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vanish/>
          <w:sz w:val="18"/>
          <w:szCs w:val="18"/>
        </w:rPr>
      </w:pPr>
    </w:p>
    <w:tbl>
      <w:tblPr>
        <w:tblStyle w:val="94"/>
        <w:tblpPr w:leftFromText="180" w:rightFromText="180" w:vertAnchor="text" w:horzAnchor="margin" w:tblpX="12" w:tblpY="158"/>
        <w:tblW w:w="9125" w:type="dxa"/>
        <w:tblInd w:w="0" w:type="dxa"/>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Layout w:type="fixed"/>
        <w:tblCellMar>
          <w:top w:w="0" w:type="dxa"/>
          <w:left w:w="108" w:type="dxa"/>
          <w:bottom w:w="0" w:type="dxa"/>
          <w:right w:w="108" w:type="dxa"/>
        </w:tblCellMar>
      </w:tblPr>
      <w:tblGrid>
        <w:gridCol w:w="1294"/>
        <w:gridCol w:w="2213"/>
        <w:gridCol w:w="1702"/>
        <w:gridCol w:w="1532"/>
        <w:gridCol w:w="458"/>
        <w:gridCol w:w="1926"/>
      </w:tblGrid>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237" w:hRule="exact"/>
        </w:trPr>
        <w:tc>
          <w:tcPr>
            <w:tcW w:w="9125" w:type="dxa"/>
            <w:gridSpan w:val="6"/>
          </w:tcPr>
          <w:p>
            <w:pPr>
              <w:rPr>
                <w:sz w:val="21"/>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07" w:hRule="atLeast"/>
        </w:trPr>
        <w:tc>
          <w:tcPr>
            <w:tcW w:w="5209" w:type="dxa"/>
            <w:gridSpan w:val="3"/>
            <w:vMerge w:val="restart"/>
          </w:tcPr>
          <w:p>
            <w:pPr>
              <w:rPr>
                <w:sz w:val="21"/>
              </w:rPr>
            </w:pPr>
            <w:bookmarkStart w:id="0" w:name="RaacCvMk文件编号01" w:colFirst="2" w:colLast="2"/>
          </w:p>
        </w:tc>
        <w:tc>
          <w:tcPr>
            <w:tcW w:w="1532" w:type="dxa"/>
            <w:vAlign w:val="center"/>
          </w:tcPr>
          <w:p>
            <w:pPr>
              <w:rPr>
                <w:b/>
                <w:bCs/>
                <w:color w:val="FF0000"/>
                <w:sz w:val="21"/>
              </w:rPr>
            </w:pPr>
            <w:r>
              <w:rPr>
                <w:b/>
                <w:bCs/>
                <w:color w:val="FF0000"/>
                <w:sz w:val="21"/>
              </w:rPr>
              <w:t>编　　号</w:t>
            </w:r>
          </w:p>
          <w:p>
            <w:pPr>
              <w:rPr>
                <w:b/>
                <w:bCs/>
                <w:color w:val="FF0000"/>
                <w:sz w:val="21"/>
              </w:rPr>
            </w:pPr>
            <w:r>
              <w:rPr>
                <w:b/>
                <w:bCs/>
                <w:color w:val="FF0000"/>
                <w:sz w:val="21"/>
              </w:rPr>
              <w:t>Reference</w:t>
            </w:r>
          </w:p>
        </w:tc>
        <w:tc>
          <w:tcPr>
            <w:tcW w:w="2384" w:type="dxa"/>
            <w:gridSpan w:val="2"/>
            <w:tcBorders>
              <w:top w:val="nil"/>
              <w:bottom w:val="single" w:color="FF0000" w:sz="8" w:space="0"/>
            </w:tcBorders>
            <w:vAlign w:val="center"/>
          </w:tcPr>
          <w:p>
            <w:pPr>
              <w:rPr>
                <w:b/>
                <w:bCs/>
                <w:sz w:val="21"/>
              </w:rPr>
            </w:pPr>
          </w:p>
        </w:tc>
      </w:tr>
      <w:bookmarkEnd w:id="0"/>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07" w:hRule="atLeast"/>
        </w:trPr>
        <w:tc>
          <w:tcPr>
            <w:tcW w:w="5209" w:type="dxa"/>
            <w:gridSpan w:val="3"/>
            <w:vMerge w:val="continue"/>
          </w:tcPr>
          <w:p>
            <w:pPr>
              <w:rPr>
                <w:sz w:val="21"/>
              </w:rPr>
            </w:pPr>
            <w:bookmarkStart w:id="1" w:name="RaacCvMk密级01" w:colFirst="2" w:colLast="2"/>
          </w:p>
        </w:tc>
        <w:tc>
          <w:tcPr>
            <w:tcW w:w="1532" w:type="dxa"/>
            <w:vAlign w:val="center"/>
          </w:tcPr>
          <w:p>
            <w:pPr>
              <w:rPr>
                <w:b/>
                <w:bCs/>
                <w:color w:val="FF0000"/>
                <w:sz w:val="21"/>
              </w:rPr>
            </w:pPr>
            <w:r>
              <w:rPr>
                <w:b/>
                <w:bCs/>
                <w:color w:val="FF0000"/>
                <w:sz w:val="21"/>
              </w:rPr>
              <w:t>密　　级</w:t>
            </w:r>
          </w:p>
          <w:p>
            <w:pPr>
              <w:rPr>
                <w:b/>
                <w:bCs/>
                <w:color w:val="FF0000"/>
                <w:sz w:val="21"/>
              </w:rPr>
            </w:pPr>
            <w:r>
              <w:rPr>
                <w:b/>
                <w:bCs/>
                <w:color w:val="FF0000"/>
                <w:sz w:val="21"/>
              </w:rPr>
              <w:t>Confidentiality</w:t>
            </w:r>
          </w:p>
        </w:tc>
        <w:tc>
          <w:tcPr>
            <w:tcW w:w="2384" w:type="dxa"/>
            <w:gridSpan w:val="2"/>
            <w:tcBorders>
              <w:top w:val="single" w:color="FF0000" w:sz="8" w:space="0"/>
              <w:bottom w:val="single" w:color="FF0000" w:sz="8" w:space="0"/>
            </w:tcBorders>
            <w:vAlign w:val="center"/>
          </w:tcPr>
          <w:p>
            <w:pPr>
              <w:rPr>
                <w:b/>
                <w:bCs/>
                <w:sz w:val="21"/>
              </w:rPr>
            </w:pPr>
            <w:r>
              <w:rPr>
                <w:rFonts w:hint="eastAsia"/>
                <w:b/>
                <w:bCs/>
                <w:sz w:val="21"/>
              </w:rPr>
              <w:t>内部</w:t>
            </w:r>
          </w:p>
        </w:tc>
      </w:tr>
      <w:bookmarkEnd w:id="1"/>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07" w:hRule="atLeast"/>
        </w:trPr>
        <w:tc>
          <w:tcPr>
            <w:tcW w:w="5209" w:type="dxa"/>
            <w:gridSpan w:val="3"/>
            <w:vMerge w:val="continue"/>
          </w:tcPr>
          <w:p>
            <w:pPr>
              <w:rPr>
                <w:sz w:val="21"/>
              </w:rPr>
            </w:pPr>
            <w:bookmarkStart w:id="2" w:name="RaacCvMk阶段代号01" w:colFirst="2" w:colLast="2"/>
          </w:p>
        </w:tc>
        <w:tc>
          <w:tcPr>
            <w:tcW w:w="1532" w:type="dxa"/>
            <w:vAlign w:val="center"/>
          </w:tcPr>
          <w:p>
            <w:pPr>
              <w:rPr>
                <w:b/>
                <w:bCs/>
                <w:color w:val="FF0000"/>
                <w:sz w:val="21"/>
              </w:rPr>
            </w:pPr>
            <w:r>
              <w:rPr>
                <w:b/>
                <w:bCs/>
                <w:color w:val="FF0000"/>
                <w:sz w:val="21"/>
              </w:rPr>
              <w:t>阶段标记</w:t>
            </w:r>
          </w:p>
          <w:p>
            <w:pPr>
              <w:rPr>
                <w:b/>
                <w:bCs/>
                <w:color w:val="FF0000"/>
                <w:sz w:val="21"/>
              </w:rPr>
            </w:pPr>
            <w:r>
              <w:rPr>
                <w:b/>
                <w:bCs/>
                <w:color w:val="FF0000"/>
                <w:sz w:val="21"/>
              </w:rPr>
              <w:t>Phase</w:t>
            </w:r>
          </w:p>
        </w:tc>
        <w:tc>
          <w:tcPr>
            <w:tcW w:w="2384" w:type="dxa"/>
            <w:gridSpan w:val="2"/>
            <w:tcBorders>
              <w:top w:val="single" w:color="FF0000" w:sz="8" w:space="0"/>
              <w:bottom w:val="single" w:color="FF0000" w:sz="8" w:space="0"/>
            </w:tcBorders>
            <w:vAlign w:val="center"/>
          </w:tcPr>
          <w:p>
            <w:pPr>
              <w:rPr>
                <w:b/>
                <w:bCs/>
                <w:sz w:val="21"/>
              </w:rPr>
            </w:pPr>
            <w:r>
              <w:rPr>
                <w:b/>
                <w:bCs/>
                <w:sz w:val="21"/>
              </w:rPr>
              <w:t>Z</w:t>
            </w:r>
          </w:p>
        </w:tc>
      </w:tr>
      <w:bookmarkEnd w:id="2"/>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507" w:hRule="atLeast"/>
        </w:trPr>
        <w:tc>
          <w:tcPr>
            <w:tcW w:w="5209" w:type="dxa"/>
            <w:gridSpan w:val="3"/>
            <w:vMerge w:val="continue"/>
          </w:tcPr>
          <w:p>
            <w:pPr>
              <w:rPr>
                <w:sz w:val="21"/>
              </w:rPr>
            </w:pPr>
            <w:bookmarkStart w:id="3" w:name="RaacCvMk页数01" w:colFirst="2" w:colLast="2"/>
          </w:p>
        </w:tc>
        <w:tc>
          <w:tcPr>
            <w:tcW w:w="1532" w:type="dxa"/>
            <w:vAlign w:val="center"/>
          </w:tcPr>
          <w:p>
            <w:pPr>
              <w:rPr>
                <w:b/>
                <w:bCs/>
                <w:color w:val="FF0000"/>
                <w:sz w:val="21"/>
              </w:rPr>
            </w:pPr>
            <w:r>
              <w:rPr>
                <w:b/>
                <w:bCs/>
                <w:color w:val="FF0000"/>
                <w:sz w:val="21"/>
              </w:rPr>
              <w:t>页　　数</w:t>
            </w:r>
          </w:p>
          <w:p>
            <w:pPr>
              <w:rPr>
                <w:b/>
                <w:bCs/>
                <w:color w:val="FF0000"/>
                <w:sz w:val="21"/>
              </w:rPr>
            </w:pPr>
            <w:r>
              <w:rPr>
                <w:b/>
                <w:bCs/>
                <w:color w:val="FF0000"/>
                <w:sz w:val="21"/>
              </w:rPr>
              <w:t>Pages</w:t>
            </w:r>
          </w:p>
        </w:tc>
        <w:tc>
          <w:tcPr>
            <w:tcW w:w="2384" w:type="dxa"/>
            <w:gridSpan w:val="2"/>
            <w:tcBorders>
              <w:top w:val="single" w:color="FF0000" w:sz="8" w:space="0"/>
              <w:bottom w:val="single" w:color="FF0000" w:sz="8" w:space="0"/>
            </w:tcBorders>
            <w:vAlign w:val="center"/>
          </w:tcPr>
          <w:p>
            <w:pPr>
              <w:rPr>
                <w:b/>
                <w:bCs/>
                <w:sz w:val="21"/>
              </w:rPr>
            </w:pPr>
            <w:r>
              <w:rPr>
                <w:b/>
                <w:bCs/>
                <w:sz w:val="21"/>
              </w:rPr>
              <w:t>438</w:t>
            </w:r>
          </w:p>
        </w:tc>
      </w:tr>
      <w:bookmarkEnd w:id="3"/>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899" w:hRule="atLeast"/>
        </w:trPr>
        <w:tc>
          <w:tcPr>
            <w:tcW w:w="9125" w:type="dxa"/>
            <w:gridSpan w:val="6"/>
            <w:vAlign w:val="bottom"/>
          </w:tcPr>
          <w:p>
            <w:pPr>
              <w:rPr>
                <w:b/>
                <w:bCs/>
                <w:sz w:val="32"/>
                <w:szCs w:val="32"/>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056" w:hRule="atLeast"/>
        </w:trPr>
        <w:tc>
          <w:tcPr>
            <w:tcW w:w="9125" w:type="dxa"/>
            <w:gridSpan w:val="6"/>
            <w:vAlign w:val="bottom"/>
          </w:tcPr>
          <w:tbl>
            <w:tblPr>
              <w:tblStyle w:val="94"/>
              <w:tblpPr w:leftFromText="180" w:rightFromText="180" w:vertAnchor="text" w:horzAnchor="margin" w:tblpXSpec="center" w:tblpY="169"/>
              <w:tblOverlap w:val="never"/>
              <w:tblW w:w="6966" w:type="dxa"/>
              <w:tblInd w:w="2" w:type="dxa"/>
              <w:tblLayout w:type="fixed"/>
              <w:tblCellMar>
                <w:top w:w="0" w:type="dxa"/>
                <w:left w:w="108" w:type="dxa"/>
                <w:bottom w:w="0" w:type="dxa"/>
                <w:right w:w="108" w:type="dxa"/>
              </w:tblCellMar>
            </w:tblPr>
            <w:tblGrid>
              <w:gridCol w:w="1831"/>
              <w:gridCol w:w="5135"/>
            </w:tblGrid>
            <w:tr>
              <w:tblPrEx>
                <w:tblCellMar>
                  <w:top w:w="0" w:type="dxa"/>
                  <w:left w:w="108" w:type="dxa"/>
                  <w:bottom w:w="0" w:type="dxa"/>
                  <w:right w:w="108" w:type="dxa"/>
                </w:tblCellMar>
              </w:tblPrEx>
              <w:trPr>
                <w:cantSplit/>
                <w:trHeight w:val="962" w:hRule="atLeast"/>
              </w:trPr>
              <w:tc>
                <w:tcPr>
                  <w:tcW w:w="1831" w:type="dxa"/>
                  <w:vAlign w:val="center"/>
                </w:tcPr>
                <w:p>
                  <w:pPr>
                    <w:spacing w:line="300" w:lineRule="auto"/>
                    <w:rPr>
                      <w:b/>
                      <w:bCs/>
                      <w:color w:val="FF0000"/>
                      <w:sz w:val="32"/>
                      <w:szCs w:val="32"/>
                    </w:rPr>
                  </w:pPr>
                  <w:bookmarkStart w:id="4" w:name="RaacCvMk产品代号01" w:colFirst="1" w:colLast="1"/>
                  <w:r>
                    <w:rPr>
                      <w:b/>
                      <w:bCs/>
                      <w:color w:val="FF0000"/>
                      <w:sz w:val="32"/>
                      <w:szCs w:val="32"/>
                    </w:rPr>
                    <w:t>型号代号</w:t>
                  </w:r>
                </w:p>
                <w:p>
                  <w:pPr>
                    <w:spacing w:line="300" w:lineRule="auto"/>
                    <w:rPr>
                      <w:b/>
                      <w:bCs/>
                      <w:color w:val="FF0000"/>
                      <w:szCs w:val="32"/>
                    </w:rPr>
                  </w:pPr>
                  <w:r>
                    <w:rPr>
                      <w:b/>
                      <w:bCs/>
                      <w:color w:val="FF0000"/>
                      <w:szCs w:val="32"/>
                    </w:rPr>
                    <w:t>PROJECT</w:t>
                  </w:r>
                </w:p>
              </w:tc>
              <w:tc>
                <w:tcPr>
                  <w:tcW w:w="5135" w:type="dxa"/>
                  <w:tcBorders>
                    <w:left w:val="nil"/>
                    <w:bottom w:val="single" w:color="FF0000" w:sz="4" w:space="0"/>
                  </w:tcBorders>
                  <w:vAlign w:val="center"/>
                </w:tcPr>
                <w:p>
                  <w:pPr>
                    <w:ind w:firstLine="1108" w:firstLineChars="345"/>
                    <w:rPr>
                      <w:b/>
                      <w:bCs/>
                      <w:sz w:val="32"/>
                      <w:szCs w:val="32"/>
                    </w:rPr>
                  </w:pPr>
                  <w:r>
                    <w:rPr>
                      <w:rFonts w:hint="eastAsia"/>
                      <w:b/>
                      <w:bCs/>
                      <w:sz w:val="32"/>
                      <w:szCs w:val="32"/>
                    </w:rPr>
                    <w:t>ET</w:t>
                  </w:r>
                  <w:r>
                    <w:rPr>
                      <w:b/>
                      <w:bCs/>
                      <w:sz w:val="32"/>
                      <w:szCs w:val="32"/>
                    </w:rPr>
                    <w:t>RSS-</w:t>
                  </w:r>
                  <w:r>
                    <w:rPr>
                      <w:rFonts w:hint="eastAsia"/>
                      <w:b/>
                      <w:bCs/>
                      <w:sz w:val="32"/>
                      <w:szCs w:val="32"/>
                    </w:rPr>
                    <w:t>1</w:t>
                  </w:r>
                </w:p>
              </w:tc>
            </w:tr>
            <w:bookmarkEnd w:id="4"/>
            <w:tr>
              <w:tblPrEx>
                <w:tblCellMar>
                  <w:top w:w="0" w:type="dxa"/>
                  <w:left w:w="108" w:type="dxa"/>
                  <w:bottom w:w="0" w:type="dxa"/>
                  <w:right w:w="108" w:type="dxa"/>
                </w:tblCellMar>
              </w:tblPrEx>
              <w:trPr>
                <w:cantSplit/>
                <w:trHeight w:val="1074" w:hRule="exact"/>
              </w:trPr>
              <w:tc>
                <w:tcPr>
                  <w:tcW w:w="1831" w:type="dxa"/>
                  <w:vAlign w:val="center"/>
                </w:tcPr>
                <w:p>
                  <w:pPr>
                    <w:spacing w:line="300" w:lineRule="auto"/>
                    <w:rPr>
                      <w:b/>
                      <w:color w:val="FF0000"/>
                      <w:sz w:val="32"/>
                      <w:szCs w:val="32"/>
                    </w:rPr>
                  </w:pPr>
                  <w:bookmarkStart w:id="5" w:name="RaacCvMk文件名称01" w:colFirst="1" w:colLast="1"/>
                  <w:r>
                    <w:rPr>
                      <w:b/>
                      <w:color w:val="FF0000"/>
                      <w:sz w:val="32"/>
                      <w:szCs w:val="32"/>
                    </w:rPr>
                    <w:t>文件名称</w:t>
                  </w:r>
                </w:p>
                <w:p>
                  <w:pPr>
                    <w:spacing w:line="300" w:lineRule="auto"/>
                    <w:rPr>
                      <w:b/>
                      <w:color w:val="FF0000"/>
                      <w:szCs w:val="32"/>
                    </w:rPr>
                  </w:pPr>
                  <w:r>
                    <w:rPr>
                      <w:b/>
                      <w:color w:val="FF0000"/>
                      <w:szCs w:val="32"/>
                    </w:rPr>
                    <w:t>TITLE</w:t>
                  </w:r>
                </w:p>
              </w:tc>
              <w:tc>
                <w:tcPr>
                  <w:tcW w:w="5135" w:type="dxa"/>
                  <w:tcBorders>
                    <w:top w:val="single" w:color="FF0000" w:sz="4" w:space="0"/>
                    <w:left w:val="nil"/>
                    <w:bottom w:val="single" w:color="FF0000" w:sz="4" w:space="0"/>
                  </w:tcBorders>
                  <w:vAlign w:val="center"/>
                </w:tcPr>
                <w:p>
                  <w:pPr>
                    <w:rPr>
                      <w:b/>
                      <w:bCs/>
                      <w:sz w:val="30"/>
                      <w:szCs w:val="30"/>
                    </w:rPr>
                  </w:pPr>
                  <w:r>
                    <w:rPr>
                      <w:rFonts w:hint="eastAsia"/>
                      <w:b/>
                      <w:bCs/>
                      <w:sz w:val="30"/>
                      <w:szCs w:val="30"/>
                    </w:rPr>
                    <w:t>ET</w:t>
                  </w:r>
                  <w:r>
                    <w:rPr>
                      <w:b/>
                      <w:bCs/>
                      <w:sz w:val="30"/>
                      <w:szCs w:val="30"/>
                    </w:rPr>
                    <w:t>RSS-</w:t>
                  </w:r>
                  <w:r>
                    <w:rPr>
                      <w:rFonts w:hint="eastAsia"/>
                      <w:b/>
                      <w:bCs/>
                      <w:sz w:val="30"/>
                      <w:szCs w:val="30"/>
                    </w:rPr>
                    <w:t>1</w:t>
                  </w:r>
                  <w:r>
                    <w:rPr>
                      <w:b/>
                      <w:bCs/>
                      <w:sz w:val="30"/>
                      <w:szCs w:val="30"/>
                    </w:rPr>
                    <w:t xml:space="preserve"> Satellite Telemetry Data Format and Handing Requirement</w:t>
                  </w:r>
                </w:p>
              </w:tc>
            </w:tr>
            <w:bookmarkEnd w:id="5"/>
          </w:tbl>
          <w:p>
            <w:pPr>
              <w:jc w:val="center"/>
              <w:rPr>
                <w:b/>
                <w:bCs/>
                <w:sz w:val="21"/>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9125" w:type="dxa"/>
            <w:gridSpan w:val="6"/>
            <w:vAlign w:val="bottom"/>
          </w:tcPr>
          <w:p>
            <w:pPr>
              <w:jc w:val="center"/>
              <w:rPr>
                <w:b/>
                <w:bCs/>
                <w:sz w:val="21"/>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39" w:hRule="atLeast"/>
        </w:trPr>
        <w:tc>
          <w:tcPr>
            <w:tcW w:w="1294" w:type="dxa"/>
            <w:vMerge w:val="restart"/>
            <w:vAlign w:val="center"/>
          </w:tcPr>
          <w:p>
            <w:pPr>
              <w:jc w:val="right"/>
              <w:rPr>
                <w:b/>
                <w:bCs/>
                <w:color w:val="FF0000"/>
                <w:sz w:val="28"/>
                <w:szCs w:val="28"/>
              </w:rPr>
            </w:pPr>
            <w:bookmarkStart w:id="6" w:name="RaacCvMk编写人01" w:colFirst="2" w:colLast="2"/>
          </w:p>
        </w:tc>
        <w:tc>
          <w:tcPr>
            <w:tcW w:w="2213" w:type="dxa"/>
            <w:vAlign w:val="center"/>
          </w:tcPr>
          <w:p>
            <w:pPr>
              <w:rPr>
                <w:b/>
                <w:bCs/>
                <w:color w:val="FF0000"/>
                <w:sz w:val="28"/>
                <w:szCs w:val="28"/>
              </w:rPr>
            </w:pPr>
            <w:r>
              <w:rPr>
                <w:b/>
                <w:bCs/>
                <w:color w:val="FF0000"/>
                <w:sz w:val="28"/>
                <w:szCs w:val="28"/>
              </w:rPr>
              <w:t>编　　写</w:t>
            </w:r>
          </w:p>
          <w:p>
            <w:pPr>
              <w:rPr>
                <w:b/>
                <w:bCs/>
                <w:color w:val="FF0000"/>
                <w:sz w:val="28"/>
                <w:szCs w:val="28"/>
              </w:rPr>
            </w:pPr>
            <w:r>
              <w:rPr>
                <w:b/>
                <w:bCs/>
                <w:color w:val="FF0000"/>
                <w:sz w:val="28"/>
                <w:szCs w:val="28"/>
              </w:rPr>
              <w:t>Written by</w:t>
            </w:r>
          </w:p>
        </w:tc>
        <w:tc>
          <w:tcPr>
            <w:tcW w:w="3692" w:type="dxa"/>
            <w:gridSpan w:val="3"/>
            <w:tcBorders>
              <w:top w:val="nil"/>
              <w:bottom w:val="single" w:color="FF0000" w:sz="8" w:space="0"/>
            </w:tcBorders>
            <w:vAlign w:val="center"/>
          </w:tcPr>
          <w:p>
            <w:pPr>
              <w:rPr>
                <w:rFonts w:ascii="Times New Roman" w:hAnsi="Times New Roman" w:eastAsia="宋体" w:cs="Times New Roman"/>
                <w:b/>
                <w:bCs/>
                <w:kern w:val="2"/>
                <w:sz w:val="28"/>
                <w:szCs w:val="28"/>
                <w:lang w:val="en-US" w:eastAsia="zh-CN" w:bidi="ar-SA"/>
              </w:rPr>
            </w:pPr>
            <w:r>
              <w:rPr>
                <w:rFonts w:hint="eastAsia"/>
                <w:b/>
                <w:bCs/>
                <w:sz w:val="28"/>
                <w:szCs w:val="28"/>
              </w:rPr>
              <w:t>苏晨光20190901</w:t>
            </w:r>
          </w:p>
        </w:tc>
        <w:tc>
          <w:tcPr>
            <w:tcW w:w="1926" w:type="dxa"/>
            <w:vMerge w:val="restart"/>
            <w:vAlign w:val="center"/>
          </w:tcPr>
          <w:p>
            <w:pPr>
              <w:rPr>
                <w:sz w:val="21"/>
              </w:rPr>
            </w:pPr>
          </w:p>
        </w:tc>
      </w:tr>
      <w:bookmarkEnd w:id="6"/>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73" w:hRule="exact"/>
        </w:trPr>
        <w:tc>
          <w:tcPr>
            <w:tcW w:w="1294" w:type="dxa"/>
            <w:vMerge w:val="continue"/>
            <w:vAlign w:val="center"/>
          </w:tcPr>
          <w:p>
            <w:pPr>
              <w:jc w:val="right"/>
              <w:rPr>
                <w:b/>
                <w:bCs/>
                <w:color w:val="FF0000"/>
                <w:sz w:val="28"/>
                <w:szCs w:val="28"/>
              </w:rPr>
            </w:pPr>
            <w:bookmarkStart w:id="7" w:name="RaacCvMk校对01" w:colFirst="2" w:colLast="2"/>
          </w:p>
        </w:tc>
        <w:tc>
          <w:tcPr>
            <w:tcW w:w="2213" w:type="dxa"/>
            <w:vAlign w:val="center"/>
          </w:tcPr>
          <w:p>
            <w:pPr>
              <w:rPr>
                <w:b/>
                <w:bCs/>
                <w:color w:val="FF0000"/>
                <w:sz w:val="28"/>
                <w:szCs w:val="28"/>
              </w:rPr>
            </w:pPr>
            <w:r>
              <w:rPr>
                <w:b/>
                <w:bCs/>
                <w:color w:val="FF0000"/>
                <w:sz w:val="28"/>
                <w:szCs w:val="28"/>
              </w:rPr>
              <w:t>校　　对</w:t>
            </w:r>
          </w:p>
          <w:p>
            <w:pPr>
              <w:rPr>
                <w:b/>
                <w:bCs/>
                <w:color w:val="FF0000"/>
                <w:sz w:val="28"/>
                <w:szCs w:val="28"/>
              </w:rPr>
            </w:pPr>
            <w:r>
              <w:rPr>
                <w:b/>
                <w:bCs/>
                <w:color w:val="FF0000"/>
                <w:sz w:val="28"/>
                <w:szCs w:val="28"/>
              </w:rPr>
              <w:t>Checked by</w:t>
            </w:r>
          </w:p>
        </w:tc>
        <w:tc>
          <w:tcPr>
            <w:tcW w:w="3692" w:type="dxa"/>
            <w:gridSpan w:val="3"/>
            <w:tcBorders>
              <w:top w:val="single" w:color="FF0000" w:sz="8" w:space="0"/>
              <w:bottom w:val="single" w:color="FF0000" w:sz="8" w:space="0"/>
            </w:tcBorders>
            <w:vAlign w:val="center"/>
          </w:tcPr>
          <w:p>
            <w:pPr>
              <w:spacing w:after="240"/>
              <w:rPr>
                <w:rFonts w:ascii="Times New Roman" w:hAnsi="Times New Roman" w:eastAsia="宋体" w:cs="Times New Roman"/>
                <w:b/>
                <w:bCs/>
                <w:kern w:val="2"/>
                <w:sz w:val="28"/>
                <w:szCs w:val="28"/>
                <w:lang w:val="en-US" w:eastAsia="zh-CN" w:bidi="ar-SA"/>
              </w:rPr>
            </w:pPr>
            <w:r>
              <w:rPr>
                <w:rFonts w:hint="eastAsia"/>
                <w:b/>
                <w:bCs/>
                <w:sz w:val="28"/>
                <w:szCs w:val="28"/>
              </w:rPr>
              <w:t>李国军20190901</w:t>
            </w:r>
          </w:p>
        </w:tc>
        <w:tc>
          <w:tcPr>
            <w:tcW w:w="1926" w:type="dxa"/>
            <w:vMerge w:val="continue"/>
            <w:vAlign w:val="center"/>
          </w:tcPr>
          <w:p>
            <w:pPr>
              <w:rPr>
                <w:sz w:val="21"/>
              </w:rPr>
            </w:pPr>
          </w:p>
        </w:tc>
      </w:tr>
      <w:bookmarkEnd w:id="7"/>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00" w:hRule="exact"/>
        </w:trPr>
        <w:tc>
          <w:tcPr>
            <w:tcW w:w="1294" w:type="dxa"/>
            <w:vMerge w:val="continue"/>
            <w:vAlign w:val="center"/>
          </w:tcPr>
          <w:p>
            <w:pPr>
              <w:jc w:val="right"/>
              <w:rPr>
                <w:b/>
                <w:bCs/>
                <w:color w:val="FF0000"/>
                <w:sz w:val="28"/>
                <w:szCs w:val="28"/>
              </w:rPr>
            </w:pPr>
            <w:bookmarkStart w:id="8" w:name="RaacCvMk审核01" w:colFirst="2" w:colLast="2"/>
          </w:p>
        </w:tc>
        <w:tc>
          <w:tcPr>
            <w:tcW w:w="2213" w:type="dxa"/>
            <w:vAlign w:val="center"/>
          </w:tcPr>
          <w:p>
            <w:pPr>
              <w:rPr>
                <w:b/>
                <w:bCs/>
                <w:color w:val="FF0000"/>
                <w:sz w:val="28"/>
                <w:szCs w:val="28"/>
              </w:rPr>
            </w:pPr>
            <w:r>
              <w:rPr>
                <w:b/>
                <w:bCs/>
                <w:color w:val="FF0000"/>
                <w:sz w:val="28"/>
                <w:szCs w:val="28"/>
              </w:rPr>
              <w:t>审　　核</w:t>
            </w:r>
          </w:p>
          <w:p>
            <w:pPr>
              <w:rPr>
                <w:b/>
                <w:bCs/>
                <w:color w:val="FF0000"/>
                <w:sz w:val="28"/>
                <w:szCs w:val="28"/>
              </w:rPr>
            </w:pPr>
            <w:r>
              <w:rPr>
                <w:b/>
                <w:bCs/>
                <w:color w:val="FF0000"/>
                <w:sz w:val="28"/>
                <w:szCs w:val="28"/>
              </w:rPr>
              <w:t>Reviewed by</w:t>
            </w:r>
          </w:p>
        </w:tc>
        <w:tc>
          <w:tcPr>
            <w:tcW w:w="3692" w:type="dxa"/>
            <w:gridSpan w:val="3"/>
            <w:tcBorders>
              <w:top w:val="single" w:color="FF0000" w:sz="8" w:space="0"/>
              <w:bottom w:val="single" w:color="FF0000" w:sz="8" w:space="0"/>
            </w:tcBorders>
            <w:vAlign w:val="center"/>
          </w:tcPr>
          <w:p>
            <w:pPr>
              <w:spacing w:after="240"/>
              <w:rPr>
                <w:rFonts w:ascii="Times New Roman" w:hAnsi="Times New Roman" w:eastAsia="宋体" w:cs="Times New Roman"/>
                <w:b/>
                <w:bCs/>
                <w:kern w:val="2"/>
                <w:sz w:val="28"/>
                <w:szCs w:val="28"/>
                <w:lang w:val="en-US" w:eastAsia="zh-CN" w:bidi="ar-SA"/>
              </w:rPr>
            </w:pPr>
            <w:r>
              <w:rPr>
                <w:rFonts w:hint="eastAsia"/>
                <w:b/>
                <w:bCs/>
                <w:sz w:val="28"/>
                <w:szCs w:val="28"/>
              </w:rPr>
              <w:t>李军予20190901 吕大旻20190901</w:t>
            </w:r>
          </w:p>
        </w:tc>
        <w:tc>
          <w:tcPr>
            <w:tcW w:w="1926" w:type="dxa"/>
            <w:vMerge w:val="continue"/>
            <w:vAlign w:val="center"/>
          </w:tcPr>
          <w:p>
            <w:pPr>
              <w:rPr>
                <w:sz w:val="21"/>
              </w:rPr>
            </w:pPr>
          </w:p>
        </w:tc>
      </w:tr>
      <w:bookmarkEnd w:id="8"/>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50" w:hRule="exact"/>
        </w:trPr>
        <w:tc>
          <w:tcPr>
            <w:tcW w:w="1294" w:type="dxa"/>
            <w:vMerge w:val="continue"/>
            <w:vAlign w:val="center"/>
          </w:tcPr>
          <w:p>
            <w:pPr>
              <w:jc w:val="right"/>
              <w:rPr>
                <w:b/>
                <w:bCs/>
                <w:color w:val="FF0000"/>
                <w:sz w:val="28"/>
                <w:szCs w:val="28"/>
              </w:rPr>
            </w:pPr>
            <w:bookmarkStart w:id="9" w:name="RaacCvMk标审01" w:colFirst="2" w:colLast="2"/>
          </w:p>
        </w:tc>
        <w:tc>
          <w:tcPr>
            <w:tcW w:w="2213" w:type="dxa"/>
            <w:vAlign w:val="center"/>
          </w:tcPr>
          <w:p>
            <w:pPr>
              <w:rPr>
                <w:b/>
                <w:bCs/>
                <w:color w:val="FF0000"/>
                <w:sz w:val="28"/>
                <w:szCs w:val="28"/>
              </w:rPr>
            </w:pPr>
            <w:r>
              <w:rPr>
                <w:b/>
                <w:bCs/>
                <w:color w:val="FF0000"/>
                <w:sz w:val="28"/>
                <w:szCs w:val="28"/>
              </w:rPr>
              <w:t>标　　审</w:t>
            </w:r>
          </w:p>
          <w:p>
            <w:pPr>
              <w:rPr>
                <w:b/>
                <w:bCs/>
                <w:color w:val="FF0000"/>
                <w:sz w:val="28"/>
                <w:szCs w:val="28"/>
              </w:rPr>
            </w:pPr>
            <w:r>
              <w:rPr>
                <w:b/>
                <w:bCs/>
                <w:color w:val="FF0000"/>
                <w:sz w:val="28"/>
                <w:szCs w:val="28"/>
              </w:rPr>
              <w:t>Form checked by</w:t>
            </w:r>
          </w:p>
        </w:tc>
        <w:tc>
          <w:tcPr>
            <w:tcW w:w="3692" w:type="dxa"/>
            <w:gridSpan w:val="3"/>
            <w:tcBorders>
              <w:top w:val="single" w:color="FF0000" w:sz="8" w:space="0"/>
              <w:bottom w:val="single" w:color="FF0000" w:sz="8" w:space="0"/>
            </w:tcBorders>
            <w:vAlign w:val="center"/>
          </w:tcPr>
          <w:p>
            <w:pPr>
              <w:spacing w:after="240"/>
              <w:rPr>
                <w:rFonts w:ascii="Times New Roman" w:hAnsi="Times New Roman" w:eastAsia="宋体" w:cs="Times New Roman"/>
                <w:b/>
                <w:bCs/>
                <w:kern w:val="2"/>
                <w:sz w:val="28"/>
                <w:szCs w:val="28"/>
                <w:lang w:val="en-US" w:eastAsia="zh-CN" w:bidi="ar-SA"/>
              </w:rPr>
            </w:pPr>
            <w:r>
              <w:rPr>
                <w:rFonts w:hint="eastAsia"/>
                <w:b/>
                <w:bCs/>
                <w:sz w:val="28"/>
                <w:szCs w:val="28"/>
              </w:rPr>
              <w:t>蒋轶颍20190902</w:t>
            </w:r>
          </w:p>
        </w:tc>
        <w:tc>
          <w:tcPr>
            <w:tcW w:w="1926" w:type="dxa"/>
            <w:vMerge w:val="continue"/>
            <w:vAlign w:val="center"/>
          </w:tcPr>
          <w:p>
            <w:pPr>
              <w:rPr>
                <w:sz w:val="21"/>
              </w:rPr>
            </w:pPr>
          </w:p>
        </w:tc>
      </w:tr>
      <w:bookmarkEnd w:id="9"/>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cantSplit/>
          <w:trHeight w:val="764" w:hRule="exact"/>
        </w:trPr>
        <w:tc>
          <w:tcPr>
            <w:tcW w:w="1294" w:type="dxa"/>
            <w:vMerge w:val="continue"/>
            <w:vAlign w:val="center"/>
          </w:tcPr>
          <w:p>
            <w:pPr>
              <w:jc w:val="right"/>
              <w:rPr>
                <w:b/>
                <w:bCs/>
                <w:color w:val="FF0000"/>
                <w:sz w:val="28"/>
                <w:szCs w:val="28"/>
              </w:rPr>
            </w:pPr>
            <w:bookmarkStart w:id="10" w:name="RaacCvMk批准01" w:colFirst="2" w:colLast="2"/>
          </w:p>
        </w:tc>
        <w:tc>
          <w:tcPr>
            <w:tcW w:w="2213" w:type="dxa"/>
            <w:vAlign w:val="center"/>
          </w:tcPr>
          <w:p>
            <w:pPr>
              <w:rPr>
                <w:b/>
                <w:bCs/>
                <w:color w:val="FF0000"/>
                <w:sz w:val="28"/>
                <w:szCs w:val="28"/>
              </w:rPr>
            </w:pPr>
            <w:r>
              <w:rPr>
                <w:b/>
                <w:bCs/>
                <w:color w:val="FF0000"/>
                <w:sz w:val="28"/>
                <w:szCs w:val="28"/>
              </w:rPr>
              <w:t>批　　准</w:t>
            </w:r>
          </w:p>
          <w:p>
            <w:pPr>
              <w:rPr>
                <w:b/>
                <w:bCs/>
                <w:color w:val="FF0000"/>
                <w:sz w:val="28"/>
                <w:szCs w:val="28"/>
              </w:rPr>
            </w:pPr>
            <w:r>
              <w:rPr>
                <w:b/>
                <w:bCs/>
                <w:color w:val="FF0000"/>
                <w:sz w:val="28"/>
                <w:szCs w:val="28"/>
              </w:rPr>
              <w:t>Approved by</w:t>
            </w:r>
          </w:p>
        </w:tc>
        <w:tc>
          <w:tcPr>
            <w:tcW w:w="3692" w:type="dxa"/>
            <w:gridSpan w:val="3"/>
            <w:tcBorders>
              <w:top w:val="single" w:color="FF0000" w:sz="8" w:space="0"/>
              <w:bottom w:val="single" w:color="FF0000" w:sz="8" w:space="0"/>
            </w:tcBorders>
            <w:vAlign w:val="center"/>
          </w:tcPr>
          <w:p>
            <w:pPr>
              <w:spacing w:after="240"/>
              <w:rPr>
                <w:rFonts w:ascii="Times New Roman" w:hAnsi="Times New Roman" w:eastAsia="宋体" w:cs="Times New Roman"/>
                <w:b/>
                <w:bCs/>
                <w:kern w:val="2"/>
                <w:sz w:val="28"/>
                <w:szCs w:val="28"/>
                <w:lang w:val="en-US" w:eastAsia="zh-CN" w:bidi="ar-SA"/>
              </w:rPr>
            </w:pPr>
            <w:r>
              <w:rPr>
                <w:rFonts w:hint="eastAsia"/>
                <w:b/>
                <w:bCs/>
                <w:sz w:val="28"/>
                <w:szCs w:val="28"/>
              </w:rPr>
              <w:t>谭田20190902</w:t>
            </w:r>
          </w:p>
        </w:tc>
        <w:tc>
          <w:tcPr>
            <w:tcW w:w="1926" w:type="dxa"/>
            <w:vMerge w:val="continue"/>
            <w:vAlign w:val="center"/>
          </w:tcPr>
          <w:p>
            <w:pPr>
              <w:rPr>
                <w:sz w:val="21"/>
              </w:rPr>
            </w:pPr>
          </w:p>
        </w:tc>
      </w:tr>
      <w:bookmarkEnd w:id="10"/>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048" w:hRule="exact"/>
        </w:trPr>
        <w:tc>
          <w:tcPr>
            <w:tcW w:w="9125" w:type="dxa"/>
            <w:gridSpan w:val="6"/>
            <w:vAlign w:val="center"/>
          </w:tcPr>
          <w:p>
            <w:pPr>
              <w:jc w:val="center"/>
              <w:rPr>
                <w:b/>
                <w:bCs/>
                <w:color w:val="FF0000"/>
                <w:sz w:val="21"/>
              </w:rPr>
            </w:pPr>
          </w:p>
        </w:tc>
      </w:tr>
      <w:tr>
        <w:tblPrEx>
          <w:tblBorders>
            <w:top w:val="thinThickSmallGap" w:color="FF0000" w:sz="24" w:space="0"/>
            <w:left w:val="thinThickSmallGap" w:color="FF0000" w:sz="24" w:space="0"/>
            <w:bottom w:val="thickThinSmallGap" w:color="FF0000" w:sz="24" w:space="0"/>
            <w:right w:val="thickThinSmallGap" w:color="FF0000" w:sz="24" w:space="0"/>
            <w:insideH w:val="none" w:color="auto" w:sz="0" w:space="0"/>
            <w:insideV w:val="none" w:color="auto" w:sz="0" w:space="0"/>
          </w:tblBorders>
          <w:tblCellMar>
            <w:top w:w="0" w:type="dxa"/>
            <w:left w:w="108" w:type="dxa"/>
            <w:bottom w:w="0" w:type="dxa"/>
            <w:right w:w="108" w:type="dxa"/>
          </w:tblCellMar>
        </w:tblPrEx>
        <w:trPr>
          <w:trHeight w:val="1635" w:hRule="atLeast"/>
        </w:trPr>
        <w:tc>
          <w:tcPr>
            <w:tcW w:w="9125" w:type="dxa"/>
            <w:gridSpan w:val="6"/>
            <w:vAlign w:val="center"/>
          </w:tcPr>
          <w:p>
            <w:pPr>
              <w:jc w:val="center"/>
              <w:rPr>
                <w:b/>
                <w:bCs/>
                <w:color w:val="FF0000"/>
                <w:sz w:val="28"/>
              </w:rPr>
            </w:pPr>
            <w:r>
              <w:rPr>
                <w:b/>
                <w:bCs/>
                <w:color w:val="FF0000"/>
                <w:sz w:val="28"/>
              </w:rPr>
              <w:t>中国空间技术研究院</w:t>
            </w:r>
          </w:p>
          <w:p>
            <w:pPr>
              <w:jc w:val="center"/>
              <w:rPr>
                <w:b/>
                <w:bCs/>
                <w:color w:val="FF0000"/>
                <w:sz w:val="28"/>
              </w:rPr>
            </w:pPr>
            <w:r>
              <w:rPr>
                <w:b/>
                <w:bCs/>
                <w:color w:val="FF0000"/>
                <w:sz w:val="28"/>
              </w:rPr>
              <w:t>China Academy of Space Technology</w:t>
            </w:r>
          </w:p>
        </w:tc>
      </w:tr>
    </w:tbl>
    <w:tbl>
      <w:tblPr>
        <w:tblStyle w:val="94"/>
        <w:tblpPr w:leftFromText="181" w:rightFromText="181" w:vertAnchor="page" w:horzAnchor="page" w:tblpX="370" w:tblpY="7162"/>
        <w:tblW w:w="1190" w:type="dxa"/>
        <w:tblInd w:w="0" w:type="dxa"/>
        <w:tblLayout w:type="fixed"/>
        <w:tblCellMar>
          <w:top w:w="0" w:type="dxa"/>
          <w:left w:w="108" w:type="dxa"/>
          <w:bottom w:w="0" w:type="dxa"/>
          <w:right w:w="108" w:type="dxa"/>
        </w:tblCellMar>
      </w:tblPr>
      <w:tblGrid>
        <w:gridCol w:w="1190"/>
      </w:tblGrid>
      <w:tr>
        <w:tblPrEx>
          <w:tblCellMar>
            <w:top w:w="0" w:type="dxa"/>
            <w:left w:w="108" w:type="dxa"/>
            <w:bottom w:w="0" w:type="dxa"/>
            <w:right w:w="108" w:type="dxa"/>
          </w:tblCellMar>
        </w:tblPrEx>
        <w:tc>
          <w:tcPr>
            <w:tcW w:w="1190" w:type="dxa"/>
            <w:tcBorders>
              <w:bottom w:val="single" w:color="FF0000" w:sz="8" w:space="0"/>
            </w:tcBorders>
            <w:tcMar>
              <w:left w:w="0" w:type="dxa"/>
              <w:right w:w="0" w:type="dxa"/>
            </w:tcMar>
          </w:tcPr>
          <w:p>
            <w:pPr>
              <w:jc w:val="center"/>
              <w:rPr>
                <w:b/>
                <w:bCs/>
                <w:color w:val="FF0000"/>
              </w:rPr>
            </w:pPr>
            <w:r>
              <w:rPr>
                <w:b/>
                <w:bCs/>
                <w:color w:val="FF0000"/>
              </w:rPr>
              <w:t>会 签</w:t>
            </w:r>
          </w:p>
          <w:p>
            <w:pPr>
              <w:jc w:val="center"/>
              <w:rPr>
                <w:b/>
                <w:bCs/>
                <w:color w:val="FF0000"/>
              </w:rPr>
            </w:pPr>
            <w:r>
              <w:rPr>
                <w:b/>
                <w:bCs/>
                <w:color w:val="FF0000"/>
              </w:rPr>
              <w:t>Confirmed by</w:t>
            </w: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bookmarkStart w:id="11" w:name="RaacCvMk会签竖01"/>
            <w:bookmarkStart w:id="12" w:name="RaacCvMkNoWrite" w:colFirst="0" w:colLast="0"/>
          </w:p>
        </w:tc>
      </w:tr>
      <w:bookmarkEnd w:id="11"/>
      <w:bookmarkEnd w:id="12"/>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r>
        <w:tblPrEx>
          <w:tblCellMar>
            <w:top w:w="0" w:type="dxa"/>
            <w:left w:w="108" w:type="dxa"/>
            <w:bottom w:w="0" w:type="dxa"/>
            <w:right w:w="108" w:type="dxa"/>
          </w:tblCellMar>
        </w:tblPrEx>
        <w:trPr>
          <w:trHeight w:val="465" w:hRule="atLeast"/>
        </w:trPr>
        <w:tc>
          <w:tcPr>
            <w:tcW w:w="1190" w:type="dxa"/>
            <w:tcBorders>
              <w:top w:val="single" w:color="FF0000" w:sz="8" w:space="0"/>
              <w:bottom w:val="single" w:color="FF0000" w:sz="8" w:space="0"/>
            </w:tcBorders>
            <w:tcMar>
              <w:left w:w="0" w:type="dxa"/>
              <w:right w:w="57" w:type="dxa"/>
            </w:tcMar>
            <w:vAlign w:val="bottom"/>
          </w:tcPr>
          <w:p>
            <w:pPr>
              <w:rPr>
                <w:sz w:val="18"/>
                <w:szCs w:val="18"/>
              </w:rPr>
            </w:pPr>
          </w:p>
        </w:tc>
      </w:tr>
    </w:tbl>
    <w:p>
      <w:pPr>
        <w:sectPr>
          <w:footerReference r:id="rId5" w:type="default"/>
          <w:footerReference r:id="rId6" w:type="even"/>
          <w:pgSz w:w="11907" w:h="16840"/>
          <w:pgMar w:top="1701" w:right="1418" w:bottom="1304" w:left="1701" w:header="851" w:footer="913" w:gutter="0"/>
          <w:pgNumType w:start="1"/>
          <w:cols w:space="720" w:num="1"/>
          <w:docGrid w:linePitch="326" w:charSpace="0"/>
        </w:sectPr>
      </w:pPr>
    </w:p>
    <w:p/>
    <w:tbl>
      <w:tblPr>
        <w:tblStyle w:val="94"/>
        <w:tblW w:w="9000" w:type="dxa"/>
        <w:tblInd w:w="108"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
      <w:tblGrid>
        <w:gridCol w:w="1980"/>
        <w:gridCol w:w="2160"/>
        <w:gridCol w:w="2340"/>
        <w:gridCol w:w="2520"/>
      </w:tblGrid>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trHeight w:val="522" w:hRule="atLeast"/>
        </w:trPr>
        <w:tc>
          <w:tcPr>
            <w:tcW w:w="9000" w:type="dxa"/>
            <w:gridSpan w:val="4"/>
            <w:tcBorders>
              <w:bottom w:val="nil"/>
            </w:tcBorders>
          </w:tcPr>
          <w:p>
            <w:pPr>
              <w:rPr>
                <w:b/>
                <w:bCs/>
                <w:color w:val="FF0000"/>
                <w:sz w:val="28"/>
                <w:szCs w:val="28"/>
              </w:rPr>
            </w:pPr>
            <w:r>
              <w:rPr>
                <w:b/>
                <w:bCs/>
                <w:color w:val="FF0000"/>
                <w:sz w:val="28"/>
                <w:szCs w:val="28"/>
              </w:rPr>
              <w:t>内容概要 / SUMMARY</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trHeight w:val="5597" w:hRule="atLeast"/>
        </w:trPr>
        <w:tc>
          <w:tcPr>
            <w:tcW w:w="9000" w:type="dxa"/>
            <w:gridSpan w:val="4"/>
            <w:tcBorders>
              <w:top w:val="nil"/>
              <w:bottom w:val="single" w:color="FF0000" w:sz="4" w:space="0"/>
            </w:tcBorders>
          </w:tcPr>
          <w:p>
            <w:pPr>
              <w:spacing w:line="480" w:lineRule="auto"/>
              <w:ind w:firstLine="629"/>
            </w:pPr>
            <w:r>
              <w:t xml:space="preserve">This document gives telemetry data format and handing requirement for </w:t>
            </w:r>
            <w:r>
              <w:rPr>
                <w:rFonts w:hint="eastAsia"/>
              </w:rPr>
              <w:t>ET</w:t>
            </w:r>
            <w:r>
              <w:t>RSS-</w:t>
            </w:r>
            <w:r>
              <w:rPr>
                <w:rFonts w:hint="eastAsia"/>
              </w:rPr>
              <w:t>1</w:t>
            </w:r>
            <w:r>
              <w:t xml:space="preserve"> Satellite.</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trHeight w:val="459" w:hRule="atLeast"/>
        </w:trPr>
        <w:tc>
          <w:tcPr>
            <w:tcW w:w="9000" w:type="dxa"/>
            <w:gridSpan w:val="4"/>
            <w:tcBorders>
              <w:bottom w:val="nil"/>
            </w:tcBorders>
          </w:tcPr>
          <w:p>
            <w:pPr>
              <w:rPr>
                <w:b/>
                <w:bCs/>
                <w:sz w:val="30"/>
              </w:rPr>
            </w:pPr>
            <w:r>
              <w:rPr>
                <w:b/>
                <w:bCs/>
                <w:color w:val="FF0000"/>
                <w:sz w:val="28"/>
                <w:szCs w:val="28"/>
              </w:rPr>
              <w:t>主题词 / KEY WORDS</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1454" w:hRule="atLeast"/>
        </w:trPr>
        <w:tc>
          <w:tcPr>
            <w:tcW w:w="9000" w:type="dxa"/>
            <w:gridSpan w:val="4"/>
            <w:tcBorders>
              <w:top w:val="nil"/>
            </w:tcBorders>
          </w:tcPr>
          <w:p>
            <w:pPr>
              <w:ind w:firstLine="431" w:firstLineChars="154"/>
            </w:pPr>
            <w:r>
              <w:rPr>
                <w:rFonts w:hint="eastAsia"/>
                <w:sz w:val="28"/>
              </w:rPr>
              <w:t>ET</w:t>
            </w:r>
            <w:r>
              <w:rPr>
                <w:sz w:val="28"/>
              </w:rPr>
              <w:t>RSS-</w:t>
            </w:r>
            <w:r>
              <w:rPr>
                <w:rFonts w:hint="eastAsia"/>
                <w:sz w:val="28"/>
              </w:rPr>
              <w:t>1</w:t>
            </w:r>
            <w:r>
              <w:rPr>
                <w:sz w:val="28"/>
              </w:rPr>
              <w:t xml:space="preserve"> Satellite Telemetry Data Format and Handing Requirement</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603" w:hRule="atLeast"/>
        </w:trPr>
        <w:tc>
          <w:tcPr>
            <w:tcW w:w="9000" w:type="dxa"/>
            <w:gridSpan w:val="4"/>
          </w:tcPr>
          <w:p>
            <w:pPr>
              <w:jc w:val="center"/>
              <w:rPr>
                <w:sz w:val="28"/>
              </w:rPr>
            </w:pPr>
            <w:r>
              <w:rPr>
                <w:b/>
                <w:bCs/>
                <w:color w:val="FF0000"/>
                <w:sz w:val="28"/>
                <w:szCs w:val="28"/>
              </w:rPr>
              <w:t>更改栏 / CHANGE</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b/>
                <w:bCs/>
                <w:color w:val="FF0000"/>
              </w:rPr>
            </w:pPr>
            <w:r>
              <w:rPr>
                <w:b/>
                <w:bCs/>
                <w:color w:val="FF0000"/>
                <w:szCs w:val="28"/>
              </w:rPr>
              <w:t>更改单号</w:t>
            </w:r>
          </w:p>
          <w:p>
            <w:pPr>
              <w:jc w:val="center"/>
              <w:rPr>
                <w:b/>
                <w:bCs/>
                <w:color w:val="FF0000"/>
                <w:szCs w:val="28"/>
              </w:rPr>
            </w:pPr>
            <w:r>
              <w:rPr>
                <w:b/>
                <w:bCs/>
                <w:color w:val="FF0000"/>
              </w:rPr>
              <w:t>Serial No.</w:t>
            </w:r>
          </w:p>
        </w:tc>
        <w:tc>
          <w:tcPr>
            <w:tcW w:w="2160" w:type="dxa"/>
            <w:vAlign w:val="center"/>
          </w:tcPr>
          <w:p>
            <w:pPr>
              <w:jc w:val="center"/>
              <w:rPr>
                <w:b/>
                <w:bCs/>
                <w:color w:val="FF0000"/>
                <w:szCs w:val="28"/>
              </w:rPr>
            </w:pPr>
            <w:r>
              <w:rPr>
                <w:b/>
                <w:bCs/>
                <w:color w:val="FF0000"/>
                <w:szCs w:val="28"/>
              </w:rPr>
              <w:t>更改日期</w:t>
            </w:r>
          </w:p>
          <w:p>
            <w:pPr>
              <w:jc w:val="center"/>
              <w:rPr>
                <w:b/>
                <w:bCs/>
                <w:color w:val="FF0000"/>
                <w:szCs w:val="28"/>
              </w:rPr>
            </w:pPr>
            <w:r>
              <w:rPr>
                <w:b/>
                <w:bCs/>
                <w:color w:val="FF0000"/>
                <w:szCs w:val="28"/>
              </w:rPr>
              <w:t>Date</w:t>
            </w:r>
          </w:p>
        </w:tc>
        <w:tc>
          <w:tcPr>
            <w:tcW w:w="2340" w:type="dxa"/>
            <w:vAlign w:val="center"/>
          </w:tcPr>
          <w:p>
            <w:pPr>
              <w:jc w:val="center"/>
              <w:rPr>
                <w:b/>
                <w:bCs/>
                <w:color w:val="FF0000"/>
                <w:szCs w:val="28"/>
              </w:rPr>
            </w:pPr>
            <w:r>
              <w:rPr>
                <w:b/>
                <w:bCs/>
                <w:color w:val="FF0000"/>
                <w:szCs w:val="28"/>
              </w:rPr>
              <w:t>更改人</w:t>
            </w:r>
          </w:p>
          <w:p>
            <w:pPr>
              <w:jc w:val="center"/>
              <w:rPr>
                <w:b/>
                <w:bCs/>
                <w:color w:val="FF0000"/>
                <w:szCs w:val="28"/>
              </w:rPr>
            </w:pPr>
            <w:r>
              <w:rPr>
                <w:b/>
                <w:bCs/>
                <w:color w:val="FF0000"/>
                <w:szCs w:val="28"/>
              </w:rPr>
              <w:t>Changed by</w:t>
            </w:r>
          </w:p>
        </w:tc>
        <w:tc>
          <w:tcPr>
            <w:tcW w:w="2520" w:type="dxa"/>
            <w:vAlign w:val="center"/>
          </w:tcPr>
          <w:p>
            <w:pPr>
              <w:jc w:val="center"/>
              <w:rPr>
                <w:b/>
                <w:bCs/>
                <w:color w:val="FF0000"/>
                <w:szCs w:val="28"/>
              </w:rPr>
            </w:pPr>
            <w:r>
              <w:rPr>
                <w:b/>
                <w:bCs/>
                <w:color w:val="FF0000"/>
                <w:szCs w:val="28"/>
              </w:rPr>
              <w:t>更改办法</w:t>
            </w:r>
          </w:p>
          <w:p>
            <w:pPr>
              <w:jc w:val="center"/>
              <w:rPr>
                <w:b/>
                <w:bCs/>
                <w:color w:val="FF0000"/>
                <w:szCs w:val="28"/>
              </w:rPr>
            </w:pPr>
            <w:r>
              <w:rPr>
                <w:b/>
                <w:bCs/>
                <w:color w:val="FF0000"/>
                <w:szCs w:val="28"/>
              </w:rPr>
              <w:t>Methods</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rPr>
          <w:cantSplit/>
          <w:trHeight w:val="415" w:hRule="atLeast"/>
        </w:trPr>
        <w:tc>
          <w:tcPr>
            <w:tcW w:w="1980" w:type="dxa"/>
            <w:vAlign w:val="center"/>
          </w:tcPr>
          <w:p>
            <w:pPr>
              <w:jc w:val="center"/>
              <w:rPr>
                <w:sz w:val="21"/>
              </w:rPr>
            </w:pPr>
          </w:p>
        </w:tc>
        <w:tc>
          <w:tcPr>
            <w:tcW w:w="2160" w:type="dxa"/>
            <w:vAlign w:val="center"/>
          </w:tcPr>
          <w:p>
            <w:pPr>
              <w:jc w:val="center"/>
              <w:rPr>
                <w:sz w:val="21"/>
              </w:rPr>
            </w:pPr>
          </w:p>
        </w:tc>
        <w:tc>
          <w:tcPr>
            <w:tcW w:w="2340" w:type="dxa"/>
            <w:vAlign w:val="center"/>
          </w:tcPr>
          <w:p>
            <w:pPr>
              <w:jc w:val="center"/>
              <w:rPr>
                <w:sz w:val="21"/>
              </w:rPr>
            </w:pPr>
          </w:p>
        </w:tc>
        <w:tc>
          <w:tcPr>
            <w:tcW w:w="2520" w:type="dxa"/>
            <w:vAlign w:val="center"/>
          </w:tcPr>
          <w:p>
            <w:pPr>
              <w:jc w:val="center"/>
              <w:rPr>
                <w:sz w:val="21"/>
              </w:rPr>
            </w:pPr>
          </w:p>
        </w:tc>
      </w:tr>
    </w:tbl>
    <w:p>
      <w:pPr>
        <w:sectPr>
          <w:pgSz w:w="11907" w:h="16840"/>
          <w:pgMar w:top="1701" w:right="1418" w:bottom="1304" w:left="1701" w:header="851" w:footer="913" w:gutter="0"/>
          <w:pgNumType w:start="1"/>
          <w:cols w:space="720" w:num="1"/>
          <w:titlePg/>
          <w:docGrid w:linePitch="326" w:charSpace="0"/>
        </w:sectPr>
      </w:pPr>
    </w:p>
    <w:p>
      <w:pPr>
        <w:jc w:val="center"/>
        <w:rPr>
          <w:b/>
        </w:rPr>
      </w:pPr>
      <w:r>
        <w:rPr>
          <w:b/>
        </w:rPr>
        <w:t>CONTENT</w:t>
      </w:r>
    </w:p>
    <w:p/>
    <w:p>
      <w:pPr>
        <w:pStyle w:val="78"/>
        <w:tabs>
          <w:tab w:val="right" w:leader="dot" w:pos="8901"/>
        </w:tabs>
      </w:pPr>
      <w:r>
        <w:fldChar w:fldCharType="begin"/>
      </w:r>
      <w:r>
        <w:instrText xml:space="preserve"> TOC \o "1-3" \h \z \u </w:instrText>
      </w:r>
      <w:r>
        <w:fldChar w:fldCharType="separate"/>
      </w:r>
      <w:r>
        <w:fldChar w:fldCharType="begin"/>
      </w:r>
      <w:r>
        <w:instrText xml:space="preserve"> HYPERLINK \l _Toc26692 </w:instrText>
      </w:r>
      <w:r>
        <w:fldChar w:fldCharType="separate"/>
      </w:r>
      <w:r>
        <w:rPr>
          <w:rFonts w:hint="eastAsia" w:ascii="宋体" w:hAnsi="Times New Roman" w:eastAsia="宋体"/>
          <w:bCs/>
          <w:i w:val="0"/>
          <w:iCs w:val="0"/>
          <w:szCs w:val="28"/>
        </w:rPr>
        <w:t xml:space="preserve">1 </w:t>
      </w:r>
      <w:r>
        <w:t>INTRODUCTION</w:t>
      </w:r>
      <w:r>
        <w:tab/>
      </w:r>
      <w:r>
        <w:fldChar w:fldCharType="begin"/>
      </w:r>
      <w:r>
        <w:instrText xml:space="preserve"> PAGEREF _Toc26692 </w:instrText>
      </w:r>
      <w:r>
        <w:fldChar w:fldCharType="separate"/>
      </w:r>
      <w:r>
        <w:t>1</w:t>
      </w:r>
      <w:r>
        <w:fldChar w:fldCharType="end"/>
      </w:r>
      <w:r>
        <w:fldChar w:fldCharType="end"/>
      </w:r>
    </w:p>
    <w:p>
      <w:pPr>
        <w:pStyle w:val="78"/>
        <w:tabs>
          <w:tab w:val="right" w:leader="dot" w:pos="8901"/>
        </w:tabs>
      </w:pPr>
      <w:r>
        <w:fldChar w:fldCharType="begin"/>
      </w:r>
      <w:r>
        <w:instrText xml:space="preserve"> HYPERLINK \l _Toc9952 </w:instrText>
      </w:r>
      <w:r>
        <w:fldChar w:fldCharType="separate"/>
      </w:r>
      <w:r>
        <w:rPr>
          <w:rFonts w:hint="eastAsia" w:ascii="宋体" w:hAnsi="Times New Roman" w:eastAsia="宋体"/>
          <w:bCs/>
          <w:i w:val="0"/>
          <w:iCs w:val="0"/>
          <w:szCs w:val="28"/>
        </w:rPr>
        <w:t xml:space="preserve">2 </w:t>
      </w:r>
      <w:r>
        <w:rPr>
          <w:lang w:val="en-US"/>
        </w:rPr>
        <w:t>ACRONYM</w:t>
      </w:r>
      <w:r>
        <w:tab/>
      </w:r>
      <w:r>
        <w:fldChar w:fldCharType="begin"/>
      </w:r>
      <w:r>
        <w:instrText xml:space="preserve"> PAGEREF _Toc9952 </w:instrText>
      </w:r>
      <w:r>
        <w:fldChar w:fldCharType="separate"/>
      </w:r>
      <w:r>
        <w:t>1</w:t>
      </w:r>
      <w:r>
        <w:fldChar w:fldCharType="end"/>
      </w:r>
      <w:r>
        <w:fldChar w:fldCharType="end"/>
      </w:r>
    </w:p>
    <w:p>
      <w:pPr>
        <w:pStyle w:val="78"/>
        <w:tabs>
          <w:tab w:val="right" w:leader="dot" w:pos="8901"/>
        </w:tabs>
      </w:pPr>
      <w:r>
        <w:fldChar w:fldCharType="begin"/>
      </w:r>
      <w:r>
        <w:instrText xml:space="preserve"> HYPERLINK \l _Toc27838 </w:instrText>
      </w:r>
      <w:r>
        <w:fldChar w:fldCharType="separate"/>
      </w:r>
      <w:r>
        <w:rPr>
          <w:rFonts w:hint="eastAsia" w:ascii="宋体" w:hAnsi="Times New Roman" w:eastAsia="宋体"/>
          <w:bCs/>
          <w:i w:val="0"/>
          <w:iCs w:val="0"/>
          <w:szCs w:val="28"/>
          <w:lang w:eastAsia="zh-CN"/>
        </w:rPr>
        <w:t xml:space="preserve">3 </w:t>
      </w:r>
      <w:r>
        <w:t>Terms &amp; Definitions</w:t>
      </w:r>
      <w:r>
        <w:tab/>
      </w:r>
      <w:r>
        <w:fldChar w:fldCharType="begin"/>
      </w:r>
      <w:r>
        <w:instrText xml:space="preserve"> PAGEREF _Toc27838 </w:instrText>
      </w:r>
      <w:r>
        <w:fldChar w:fldCharType="separate"/>
      </w:r>
      <w:r>
        <w:t>3</w:t>
      </w:r>
      <w:r>
        <w:fldChar w:fldCharType="end"/>
      </w:r>
      <w:r>
        <w:fldChar w:fldCharType="end"/>
      </w:r>
    </w:p>
    <w:p>
      <w:pPr>
        <w:pStyle w:val="78"/>
        <w:tabs>
          <w:tab w:val="right" w:leader="dot" w:pos="8901"/>
        </w:tabs>
      </w:pPr>
      <w:r>
        <w:fldChar w:fldCharType="begin"/>
      </w:r>
      <w:r>
        <w:instrText xml:space="preserve"> HYPERLINK \l _Toc31425 </w:instrText>
      </w:r>
      <w:r>
        <w:fldChar w:fldCharType="separate"/>
      </w:r>
      <w:r>
        <w:rPr>
          <w:rFonts w:hint="eastAsia" w:ascii="宋体" w:hAnsi="Times New Roman" w:eastAsia="宋体"/>
          <w:bCs/>
          <w:i w:val="0"/>
          <w:iCs w:val="0"/>
          <w:szCs w:val="28"/>
          <w:lang w:val="en-US" w:eastAsia="zh-CN"/>
        </w:rPr>
        <w:t xml:space="preserve">4 </w:t>
      </w:r>
      <w:r>
        <w:rPr>
          <w:lang w:val="en-US"/>
        </w:rPr>
        <w:t>TELEMETRY CHARACTERISTICS</w:t>
      </w:r>
      <w:r>
        <w:tab/>
      </w:r>
      <w:r>
        <w:fldChar w:fldCharType="begin"/>
      </w:r>
      <w:r>
        <w:instrText xml:space="preserve"> PAGEREF _Toc31425 </w:instrText>
      </w:r>
      <w:r>
        <w:fldChar w:fldCharType="separate"/>
      </w:r>
      <w:r>
        <w:t>4</w:t>
      </w:r>
      <w:r>
        <w:fldChar w:fldCharType="end"/>
      </w:r>
      <w:r>
        <w:fldChar w:fldCharType="end"/>
      </w:r>
    </w:p>
    <w:p>
      <w:pPr>
        <w:pStyle w:val="78"/>
        <w:tabs>
          <w:tab w:val="right" w:leader="dot" w:pos="8901"/>
        </w:tabs>
      </w:pPr>
      <w:r>
        <w:fldChar w:fldCharType="begin"/>
      </w:r>
      <w:r>
        <w:instrText xml:space="preserve"> HYPERLINK \l _Toc17363 </w:instrText>
      </w:r>
      <w:r>
        <w:fldChar w:fldCharType="separate"/>
      </w:r>
      <w:r>
        <w:rPr>
          <w:rFonts w:hint="eastAsia" w:ascii="宋体" w:hAnsi="Times New Roman" w:eastAsia="宋体"/>
          <w:bCs/>
          <w:i w:val="0"/>
          <w:iCs w:val="0"/>
          <w:szCs w:val="28"/>
        </w:rPr>
        <w:t xml:space="preserve">5 </w:t>
      </w:r>
      <w:r>
        <w:rPr>
          <w:lang w:val="en-US"/>
        </w:rPr>
        <w:t>TM PACKET FORMAT</w:t>
      </w:r>
      <w:r>
        <w:tab/>
      </w:r>
      <w:r>
        <w:fldChar w:fldCharType="begin"/>
      </w:r>
      <w:r>
        <w:instrText xml:space="preserve"> PAGEREF _Toc17363 </w:instrText>
      </w:r>
      <w:r>
        <w:fldChar w:fldCharType="separate"/>
      </w:r>
      <w:r>
        <w:t>4</w:t>
      </w:r>
      <w:r>
        <w:fldChar w:fldCharType="end"/>
      </w:r>
      <w:r>
        <w:fldChar w:fldCharType="end"/>
      </w:r>
    </w:p>
    <w:p>
      <w:pPr>
        <w:pStyle w:val="79"/>
        <w:tabs>
          <w:tab w:val="right" w:leader="dot" w:pos="8901"/>
        </w:tabs>
      </w:pPr>
      <w:r>
        <w:fldChar w:fldCharType="begin"/>
      </w:r>
      <w:r>
        <w:instrText xml:space="preserve"> HYPERLINK \l _Toc6519 </w:instrText>
      </w:r>
      <w:r>
        <w:fldChar w:fldCharType="separate"/>
      </w:r>
      <w:r>
        <w:rPr>
          <w:rFonts w:hint="eastAsia" w:ascii="宋体" w:hAnsi="Times New Roman" w:eastAsia="宋体"/>
          <w:bCs/>
          <w:i w:val="0"/>
          <w:iCs w:val="0"/>
          <w:szCs w:val="28"/>
        </w:rPr>
        <w:t xml:space="preserve">5.1 </w:t>
      </w:r>
      <w:r>
        <w:rPr>
          <w:rFonts w:eastAsia="宋体"/>
          <w:lang w:val="en-US"/>
        </w:rPr>
        <w:t>Packet Identification</w:t>
      </w:r>
      <w:r>
        <w:tab/>
      </w:r>
      <w:r>
        <w:fldChar w:fldCharType="begin"/>
      </w:r>
      <w:r>
        <w:instrText xml:space="preserve"> PAGEREF _Toc6519 </w:instrText>
      </w:r>
      <w:r>
        <w:fldChar w:fldCharType="separate"/>
      </w:r>
      <w:r>
        <w:t>4</w:t>
      </w:r>
      <w:r>
        <w:fldChar w:fldCharType="end"/>
      </w:r>
      <w:r>
        <w:fldChar w:fldCharType="end"/>
      </w:r>
    </w:p>
    <w:p>
      <w:pPr>
        <w:pStyle w:val="79"/>
        <w:tabs>
          <w:tab w:val="right" w:leader="dot" w:pos="8901"/>
        </w:tabs>
      </w:pPr>
      <w:r>
        <w:fldChar w:fldCharType="begin"/>
      </w:r>
      <w:r>
        <w:instrText xml:space="preserve"> HYPERLINK \l _Toc10094 </w:instrText>
      </w:r>
      <w:r>
        <w:fldChar w:fldCharType="separate"/>
      </w:r>
      <w:r>
        <w:rPr>
          <w:rFonts w:hint="eastAsia" w:ascii="宋体" w:hAnsi="Times New Roman" w:eastAsia="宋体"/>
          <w:bCs/>
          <w:i w:val="0"/>
          <w:iCs w:val="0"/>
          <w:szCs w:val="28"/>
        </w:rPr>
        <w:t xml:space="preserve">5.2 </w:t>
      </w:r>
      <w:r>
        <w:rPr>
          <w:rFonts w:eastAsia="宋体"/>
          <w:lang w:val="en-US"/>
        </w:rPr>
        <w:t>Packet Sequence Control</w:t>
      </w:r>
      <w:r>
        <w:tab/>
      </w:r>
      <w:r>
        <w:fldChar w:fldCharType="begin"/>
      </w:r>
      <w:r>
        <w:instrText xml:space="preserve"> PAGEREF _Toc10094 </w:instrText>
      </w:r>
      <w:r>
        <w:fldChar w:fldCharType="separate"/>
      </w:r>
      <w:r>
        <w:t>5</w:t>
      </w:r>
      <w:r>
        <w:fldChar w:fldCharType="end"/>
      </w:r>
      <w:r>
        <w:fldChar w:fldCharType="end"/>
      </w:r>
    </w:p>
    <w:p>
      <w:pPr>
        <w:pStyle w:val="79"/>
        <w:tabs>
          <w:tab w:val="right" w:leader="dot" w:pos="8901"/>
        </w:tabs>
      </w:pPr>
      <w:r>
        <w:fldChar w:fldCharType="begin"/>
      </w:r>
      <w:r>
        <w:instrText xml:space="preserve"> HYPERLINK \l _Toc11408 </w:instrText>
      </w:r>
      <w:r>
        <w:fldChar w:fldCharType="separate"/>
      </w:r>
      <w:r>
        <w:rPr>
          <w:rFonts w:hint="eastAsia" w:ascii="宋体" w:hAnsi="Times New Roman" w:eastAsia="宋体"/>
          <w:bCs/>
          <w:i w:val="0"/>
          <w:iCs w:val="0"/>
          <w:szCs w:val="28"/>
        </w:rPr>
        <w:t xml:space="preserve">5.3 </w:t>
      </w:r>
      <w:r>
        <w:rPr>
          <w:rFonts w:eastAsia="宋体"/>
          <w:lang w:val="en-US"/>
        </w:rPr>
        <w:t>Packet Data Length</w:t>
      </w:r>
      <w:r>
        <w:tab/>
      </w:r>
      <w:r>
        <w:fldChar w:fldCharType="begin"/>
      </w:r>
      <w:r>
        <w:instrText xml:space="preserve"> PAGEREF _Toc11408 </w:instrText>
      </w:r>
      <w:r>
        <w:fldChar w:fldCharType="separate"/>
      </w:r>
      <w:r>
        <w:t>5</w:t>
      </w:r>
      <w:r>
        <w:fldChar w:fldCharType="end"/>
      </w:r>
      <w:r>
        <w:fldChar w:fldCharType="end"/>
      </w:r>
    </w:p>
    <w:p>
      <w:pPr>
        <w:pStyle w:val="79"/>
        <w:tabs>
          <w:tab w:val="right" w:leader="dot" w:pos="8901"/>
        </w:tabs>
      </w:pPr>
      <w:r>
        <w:fldChar w:fldCharType="begin"/>
      </w:r>
      <w:r>
        <w:instrText xml:space="preserve"> HYPERLINK \l _Toc15622 </w:instrText>
      </w:r>
      <w:r>
        <w:fldChar w:fldCharType="separate"/>
      </w:r>
      <w:r>
        <w:rPr>
          <w:rFonts w:hint="eastAsia" w:ascii="宋体" w:hAnsi="Times New Roman" w:eastAsia="宋体"/>
          <w:bCs/>
          <w:i w:val="0"/>
          <w:iCs w:val="0"/>
          <w:szCs w:val="28"/>
        </w:rPr>
        <w:t xml:space="preserve">5.4 </w:t>
      </w:r>
      <w:r>
        <w:rPr>
          <w:rFonts w:eastAsia="宋体"/>
          <w:lang w:val="en-US"/>
        </w:rPr>
        <w:t>Packet Data Field</w:t>
      </w:r>
      <w:r>
        <w:tab/>
      </w:r>
      <w:r>
        <w:fldChar w:fldCharType="begin"/>
      </w:r>
      <w:r>
        <w:instrText xml:space="preserve"> PAGEREF _Toc15622 </w:instrText>
      </w:r>
      <w:r>
        <w:fldChar w:fldCharType="separate"/>
      </w:r>
      <w:r>
        <w:t>5</w:t>
      </w:r>
      <w:r>
        <w:fldChar w:fldCharType="end"/>
      </w:r>
      <w:r>
        <w:fldChar w:fldCharType="end"/>
      </w:r>
    </w:p>
    <w:p>
      <w:pPr>
        <w:pStyle w:val="78"/>
        <w:tabs>
          <w:tab w:val="right" w:leader="dot" w:pos="8901"/>
        </w:tabs>
      </w:pPr>
      <w:r>
        <w:fldChar w:fldCharType="begin"/>
      </w:r>
      <w:r>
        <w:instrText xml:space="preserve"> HYPERLINK \l _Toc25920 </w:instrText>
      </w:r>
      <w:r>
        <w:fldChar w:fldCharType="separate"/>
      </w:r>
      <w:r>
        <w:rPr>
          <w:rFonts w:hint="eastAsia" w:ascii="宋体" w:hAnsi="Times New Roman" w:eastAsia="宋体"/>
          <w:bCs/>
          <w:i w:val="0"/>
          <w:iCs w:val="0"/>
          <w:szCs w:val="28"/>
        </w:rPr>
        <w:t xml:space="preserve">6 </w:t>
      </w:r>
      <w:r>
        <w:rPr>
          <w:lang w:val="en-US"/>
        </w:rPr>
        <w:t>TELEMETRY TRANSFER FRAME</w:t>
      </w:r>
      <w:r>
        <w:tab/>
      </w:r>
      <w:r>
        <w:fldChar w:fldCharType="begin"/>
      </w:r>
      <w:r>
        <w:instrText xml:space="preserve"> PAGEREF _Toc25920 </w:instrText>
      </w:r>
      <w:r>
        <w:fldChar w:fldCharType="separate"/>
      </w:r>
      <w:r>
        <w:t>5</w:t>
      </w:r>
      <w:r>
        <w:fldChar w:fldCharType="end"/>
      </w:r>
      <w:r>
        <w:fldChar w:fldCharType="end"/>
      </w:r>
    </w:p>
    <w:p>
      <w:pPr>
        <w:pStyle w:val="78"/>
        <w:tabs>
          <w:tab w:val="right" w:leader="dot" w:pos="8901"/>
        </w:tabs>
      </w:pPr>
      <w:r>
        <w:fldChar w:fldCharType="begin"/>
      </w:r>
      <w:r>
        <w:instrText xml:space="preserve"> HYPERLINK \l _Toc29747 </w:instrText>
      </w:r>
      <w:r>
        <w:fldChar w:fldCharType="separate"/>
      </w:r>
      <w:r>
        <w:rPr>
          <w:rFonts w:hint="eastAsia" w:ascii="宋体" w:hAnsi="Times New Roman" w:eastAsia="宋体"/>
          <w:bCs/>
          <w:i w:val="0"/>
          <w:iCs w:val="0"/>
          <w:szCs w:val="28"/>
        </w:rPr>
        <w:t xml:space="preserve">7 </w:t>
      </w:r>
      <w:r>
        <w:rPr>
          <w:lang w:val="en-US"/>
        </w:rPr>
        <w:t>TELEMETRY PROCESSING</w:t>
      </w:r>
      <w:r>
        <w:tab/>
      </w:r>
      <w:r>
        <w:fldChar w:fldCharType="begin"/>
      </w:r>
      <w:r>
        <w:instrText xml:space="preserve"> PAGEREF _Toc29747 </w:instrText>
      </w:r>
      <w:r>
        <w:fldChar w:fldCharType="separate"/>
      </w:r>
      <w:r>
        <w:t>1</w:t>
      </w:r>
      <w:r>
        <w:fldChar w:fldCharType="end"/>
      </w:r>
      <w:r>
        <w:fldChar w:fldCharType="end"/>
      </w:r>
    </w:p>
    <w:p>
      <w:pPr>
        <w:pStyle w:val="79"/>
        <w:tabs>
          <w:tab w:val="right" w:leader="dot" w:pos="8901"/>
        </w:tabs>
      </w:pPr>
      <w:r>
        <w:fldChar w:fldCharType="begin"/>
      </w:r>
      <w:r>
        <w:instrText xml:space="preserve"> HYPERLINK \l _Toc13093 </w:instrText>
      </w:r>
      <w:r>
        <w:fldChar w:fldCharType="separate"/>
      </w:r>
      <w:r>
        <w:rPr>
          <w:rFonts w:hint="eastAsia" w:ascii="宋体" w:hAnsi="Times New Roman" w:eastAsia="宋体"/>
          <w:bCs/>
          <w:i w:val="0"/>
          <w:iCs w:val="0"/>
          <w:szCs w:val="28"/>
        </w:rPr>
        <w:t xml:space="preserve">7.1 </w:t>
      </w:r>
      <w:r>
        <w:t>Symbol specificaion</w:t>
      </w:r>
      <w:r>
        <w:tab/>
      </w:r>
      <w:r>
        <w:fldChar w:fldCharType="begin"/>
      </w:r>
      <w:r>
        <w:instrText xml:space="preserve"> PAGEREF _Toc13093 </w:instrText>
      </w:r>
      <w:r>
        <w:fldChar w:fldCharType="separate"/>
      </w:r>
      <w:r>
        <w:t>1</w:t>
      </w:r>
      <w:r>
        <w:fldChar w:fldCharType="end"/>
      </w:r>
      <w:r>
        <w:fldChar w:fldCharType="end"/>
      </w:r>
    </w:p>
    <w:p>
      <w:pPr>
        <w:pStyle w:val="79"/>
        <w:tabs>
          <w:tab w:val="right" w:leader="dot" w:pos="8901"/>
        </w:tabs>
      </w:pPr>
      <w:r>
        <w:fldChar w:fldCharType="begin"/>
      </w:r>
      <w:r>
        <w:instrText xml:space="preserve"> HYPERLINK \l _Toc27352 </w:instrText>
      </w:r>
      <w:r>
        <w:fldChar w:fldCharType="separate"/>
      </w:r>
      <w:r>
        <w:rPr>
          <w:rFonts w:hint="eastAsia" w:ascii="宋体" w:hAnsi="Times New Roman" w:eastAsia="宋体"/>
          <w:bCs/>
          <w:i w:val="0"/>
          <w:iCs w:val="0"/>
          <w:szCs w:val="28"/>
        </w:rPr>
        <w:t xml:space="preserve">7.2 </w:t>
      </w:r>
      <w:r>
        <w:t>FIXED FORMAT TELEMETRY PROCESSING</w:t>
      </w:r>
      <w:r>
        <w:tab/>
      </w:r>
      <w:r>
        <w:fldChar w:fldCharType="begin"/>
      </w:r>
      <w:r>
        <w:instrText xml:space="preserve"> PAGEREF _Toc27352 </w:instrText>
      </w:r>
      <w:r>
        <w:fldChar w:fldCharType="separate"/>
      </w:r>
      <w:r>
        <w:t>2</w:t>
      </w:r>
      <w:r>
        <w:fldChar w:fldCharType="end"/>
      </w:r>
      <w:r>
        <w:fldChar w:fldCharType="end"/>
      </w:r>
    </w:p>
    <w:p>
      <w:pPr>
        <w:pStyle w:val="78"/>
        <w:tabs>
          <w:tab w:val="right" w:leader="dot" w:pos="8901"/>
        </w:tabs>
      </w:pPr>
      <w:r>
        <w:fldChar w:fldCharType="begin"/>
      </w:r>
      <w:r>
        <w:instrText xml:space="preserve"> HYPERLINK \l _Toc32344 </w:instrText>
      </w:r>
      <w:r>
        <w:fldChar w:fldCharType="separate"/>
      </w:r>
      <w:r>
        <w:rPr>
          <w:rFonts w:hint="eastAsia" w:ascii="宋体" w:hAnsi="Times New Roman" w:eastAsia="宋体"/>
          <w:bCs/>
          <w:i w:val="0"/>
          <w:iCs w:val="0"/>
          <w:szCs w:val="28"/>
        </w:rPr>
        <w:t xml:space="preserve">8 </w:t>
      </w:r>
      <w:r>
        <w:rPr>
          <w:lang w:val="en-US"/>
        </w:rPr>
        <w:t>Fixed Format Telemetry</w:t>
      </w:r>
      <w:r>
        <w:tab/>
      </w:r>
      <w:r>
        <w:fldChar w:fldCharType="begin"/>
      </w:r>
      <w:r>
        <w:instrText xml:space="preserve"> PAGEREF _Toc32344 </w:instrText>
      </w:r>
      <w:r>
        <w:fldChar w:fldCharType="separate"/>
      </w:r>
      <w:r>
        <w:t>3</w:t>
      </w:r>
      <w:r>
        <w:fldChar w:fldCharType="end"/>
      </w:r>
      <w:r>
        <w:fldChar w:fldCharType="end"/>
      </w:r>
    </w:p>
    <w:p>
      <w:pPr>
        <w:pStyle w:val="78"/>
        <w:tabs>
          <w:tab w:val="right" w:leader="dot" w:pos="8901"/>
        </w:tabs>
      </w:pPr>
      <w:r>
        <w:fldChar w:fldCharType="begin"/>
      </w:r>
      <w:r>
        <w:instrText xml:space="preserve"> HYPERLINK \l _Toc2945 </w:instrText>
      </w:r>
      <w:r>
        <w:fldChar w:fldCharType="separate"/>
      </w:r>
      <w:r>
        <w:rPr>
          <w:rFonts w:hint="eastAsia" w:ascii="宋体" w:hAnsi="Times New Roman" w:eastAsia="宋体"/>
          <w:bCs/>
          <w:i w:val="0"/>
          <w:iCs w:val="0"/>
          <w:szCs w:val="28"/>
        </w:rPr>
        <w:t xml:space="preserve">9 </w:t>
      </w:r>
      <w:r>
        <w:rPr>
          <w:lang w:val="en-US"/>
        </w:rPr>
        <w:t>Packet Telemetry</w:t>
      </w:r>
      <w:r>
        <w:tab/>
      </w:r>
      <w:r>
        <w:fldChar w:fldCharType="begin"/>
      </w:r>
      <w:r>
        <w:instrText xml:space="preserve"> PAGEREF _Toc2945 </w:instrText>
      </w:r>
      <w:r>
        <w:fldChar w:fldCharType="separate"/>
      </w:r>
      <w:r>
        <w:t>10</w:t>
      </w:r>
      <w:r>
        <w:fldChar w:fldCharType="end"/>
      </w:r>
      <w:r>
        <w:fldChar w:fldCharType="end"/>
      </w:r>
    </w:p>
    <w:p>
      <w:pPr>
        <w:pStyle w:val="79"/>
        <w:tabs>
          <w:tab w:val="right" w:leader="dot" w:pos="8901"/>
        </w:tabs>
      </w:pPr>
      <w:r>
        <w:fldChar w:fldCharType="begin"/>
      </w:r>
      <w:r>
        <w:instrText xml:space="preserve"> HYPERLINK \l _Toc26295 </w:instrText>
      </w:r>
      <w:r>
        <w:fldChar w:fldCharType="separate"/>
      </w:r>
      <w:r>
        <w:rPr>
          <w:rFonts w:hint="eastAsia" w:ascii="宋体" w:hAnsi="Times New Roman" w:eastAsia="宋体"/>
          <w:bCs/>
          <w:i w:val="0"/>
          <w:iCs w:val="0"/>
          <w:szCs w:val="28"/>
        </w:rPr>
        <w:t xml:space="preserve">9.1 </w:t>
      </w:r>
      <w:r>
        <w:rPr>
          <w:lang w:val="zh-CN"/>
        </w:rPr>
        <w:t>OBC</w:t>
      </w:r>
      <w:r>
        <w:tab/>
      </w:r>
      <w:r>
        <w:fldChar w:fldCharType="begin"/>
      </w:r>
      <w:r>
        <w:instrText xml:space="preserve"> PAGEREF _Toc26295 </w:instrText>
      </w:r>
      <w:r>
        <w:fldChar w:fldCharType="separate"/>
      </w:r>
      <w:r>
        <w:t>14</w:t>
      </w:r>
      <w:r>
        <w:fldChar w:fldCharType="end"/>
      </w:r>
      <w:r>
        <w:fldChar w:fldCharType="end"/>
      </w:r>
    </w:p>
    <w:p>
      <w:pPr>
        <w:pStyle w:val="80"/>
        <w:tabs>
          <w:tab w:val="right" w:leader="dot" w:pos="8901"/>
        </w:tabs>
      </w:pPr>
      <w:r>
        <w:fldChar w:fldCharType="begin"/>
      </w:r>
      <w:r>
        <w:instrText xml:space="preserve"> HYPERLINK \l _Toc32756 </w:instrText>
      </w:r>
      <w:r>
        <w:fldChar w:fldCharType="separate"/>
      </w:r>
      <w:r>
        <w:rPr>
          <w:rFonts w:hint="eastAsia" w:ascii="宋体" w:hAnsi="Times New Roman" w:eastAsia="宋体"/>
          <w:bCs/>
          <w:i w:val="0"/>
          <w:iCs w:val="0"/>
          <w:szCs w:val="28"/>
        </w:rPr>
        <w:t xml:space="preserve">9.1.1 </w:t>
      </w:r>
      <w:r>
        <w:rPr>
          <w:lang w:val="zh-CN"/>
        </w:rPr>
        <w:t>OBC_fast_TM(20H)</w:t>
      </w:r>
      <w:r>
        <w:tab/>
      </w:r>
      <w:r>
        <w:fldChar w:fldCharType="begin"/>
      </w:r>
      <w:r>
        <w:instrText xml:space="preserve"> PAGEREF _Toc32756 </w:instrText>
      </w:r>
      <w:r>
        <w:fldChar w:fldCharType="separate"/>
      </w:r>
      <w:r>
        <w:t>14</w:t>
      </w:r>
      <w:r>
        <w:fldChar w:fldCharType="end"/>
      </w:r>
      <w:r>
        <w:fldChar w:fldCharType="end"/>
      </w:r>
    </w:p>
    <w:p>
      <w:pPr>
        <w:pStyle w:val="80"/>
        <w:tabs>
          <w:tab w:val="right" w:leader="dot" w:pos="8901"/>
        </w:tabs>
      </w:pPr>
      <w:r>
        <w:fldChar w:fldCharType="begin"/>
      </w:r>
      <w:r>
        <w:instrText xml:space="preserve"> HYPERLINK \l _Toc23244 </w:instrText>
      </w:r>
      <w:r>
        <w:fldChar w:fldCharType="separate"/>
      </w:r>
      <w:r>
        <w:rPr>
          <w:rFonts w:hint="eastAsia" w:ascii="宋体" w:hAnsi="Times New Roman" w:eastAsia="宋体"/>
          <w:bCs/>
          <w:i w:val="0"/>
          <w:iCs w:val="0"/>
          <w:szCs w:val="28"/>
        </w:rPr>
        <w:t xml:space="preserve">9.1.2 </w:t>
      </w:r>
      <w:r>
        <w:rPr>
          <w:lang w:val="zh-CN"/>
        </w:rPr>
        <w:t>OBC_slow_TM(40H)</w:t>
      </w:r>
      <w:r>
        <w:tab/>
      </w:r>
      <w:r>
        <w:fldChar w:fldCharType="begin"/>
      </w:r>
      <w:r>
        <w:instrText xml:space="preserve"> PAGEREF _Toc23244 </w:instrText>
      </w:r>
      <w:r>
        <w:fldChar w:fldCharType="separate"/>
      </w:r>
      <w:r>
        <w:t>35</w:t>
      </w:r>
      <w:r>
        <w:fldChar w:fldCharType="end"/>
      </w:r>
      <w:r>
        <w:fldChar w:fldCharType="end"/>
      </w:r>
    </w:p>
    <w:p>
      <w:pPr>
        <w:pStyle w:val="80"/>
        <w:tabs>
          <w:tab w:val="right" w:leader="dot" w:pos="8901"/>
        </w:tabs>
      </w:pPr>
      <w:r>
        <w:fldChar w:fldCharType="begin"/>
      </w:r>
      <w:r>
        <w:instrText xml:space="preserve"> HYPERLINK \l _Toc8453 </w:instrText>
      </w:r>
      <w:r>
        <w:fldChar w:fldCharType="separate"/>
      </w:r>
      <w:r>
        <w:rPr>
          <w:rFonts w:hint="eastAsia" w:ascii="宋体" w:hAnsi="Times New Roman" w:eastAsia="宋体"/>
          <w:bCs/>
          <w:i w:val="0"/>
          <w:iCs w:val="0"/>
          <w:szCs w:val="28"/>
        </w:rPr>
        <w:t xml:space="preserve">9.1.3 </w:t>
      </w:r>
      <w:r>
        <w:rPr>
          <w:lang w:val="zh-CN"/>
        </w:rPr>
        <w:t>OBC_TTC_TM(90H)</w:t>
      </w:r>
      <w:r>
        <w:tab/>
      </w:r>
      <w:r>
        <w:fldChar w:fldCharType="begin"/>
      </w:r>
      <w:r>
        <w:instrText xml:space="preserve"> PAGEREF _Toc8453 </w:instrText>
      </w:r>
      <w:r>
        <w:fldChar w:fldCharType="separate"/>
      </w:r>
      <w:r>
        <w:t>62</w:t>
      </w:r>
      <w:r>
        <w:fldChar w:fldCharType="end"/>
      </w:r>
      <w:r>
        <w:fldChar w:fldCharType="end"/>
      </w:r>
    </w:p>
    <w:p>
      <w:pPr>
        <w:pStyle w:val="80"/>
        <w:tabs>
          <w:tab w:val="right" w:leader="dot" w:pos="8901"/>
        </w:tabs>
      </w:pPr>
      <w:r>
        <w:fldChar w:fldCharType="begin"/>
      </w:r>
      <w:r>
        <w:instrText xml:space="preserve"> HYPERLINK \l _Toc10954 </w:instrText>
      </w:r>
      <w:r>
        <w:fldChar w:fldCharType="separate"/>
      </w:r>
      <w:r>
        <w:rPr>
          <w:rFonts w:hint="eastAsia" w:ascii="宋体" w:hAnsi="Times New Roman" w:eastAsia="宋体"/>
          <w:bCs/>
          <w:i w:val="0"/>
          <w:iCs w:val="0"/>
          <w:szCs w:val="28"/>
        </w:rPr>
        <w:t xml:space="preserve">9.1.4 </w:t>
      </w:r>
      <w:r>
        <w:rPr>
          <w:lang w:val="en-US"/>
        </w:rPr>
        <w:t>CAN_Bus_Communication_TM(A0H)</w:t>
      </w:r>
      <w:r>
        <w:tab/>
      </w:r>
      <w:r>
        <w:fldChar w:fldCharType="begin"/>
      </w:r>
      <w:r>
        <w:instrText xml:space="preserve"> PAGEREF _Toc10954 </w:instrText>
      </w:r>
      <w:r>
        <w:fldChar w:fldCharType="separate"/>
      </w:r>
      <w:r>
        <w:t>64</w:t>
      </w:r>
      <w:r>
        <w:fldChar w:fldCharType="end"/>
      </w:r>
      <w:r>
        <w:fldChar w:fldCharType="end"/>
      </w:r>
    </w:p>
    <w:p>
      <w:pPr>
        <w:pStyle w:val="80"/>
        <w:tabs>
          <w:tab w:val="right" w:leader="dot" w:pos="8901"/>
        </w:tabs>
      </w:pPr>
      <w:r>
        <w:fldChar w:fldCharType="begin"/>
      </w:r>
      <w:r>
        <w:instrText xml:space="preserve"> HYPERLINK \l _Toc5662 </w:instrText>
      </w:r>
      <w:r>
        <w:fldChar w:fldCharType="separate"/>
      </w:r>
      <w:r>
        <w:rPr>
          <w:rFonts w:hint="eastAsia" w:ascii="宋体" w:hAnsi="Times New Roman" w:eastAsia="宋体"/>
          <w:bCs/>
          <w:i w:val="0"/>
          <w:iCs w:val="0"/>
          <w:szCs w:val="28"/>
        </w:rPr>
        <w:t xml:space="preserve">9.1.5 </w:t>
      </w:r>
      <w:r>
        <w:rPr>
          <w:lang w:val="en-US"/>
        </w:rPr>
        <w:t>OBC_FORWARD_DATA_TM(B0H)</w:t>
      </w:r>
      <w:r>
        <w:tab/>
      </w:r>
      <w:r>
        <w:fldChar w:fldCharType="begin"/>
      </w:r>
      <w:r>
        <w:instrText xml:space="preserve"> PAGEREF _Toc5662 </w:instrText>
      </w:r>
      <w:r>
        <w:fldChar w:fldCharType="separate"/>
      </w:r>
      <w:r>
        <w:t>68</w:t>
      </w:r>
      <w:r>
        <w:fldChar w:fldCharType="end"/>
      </w:r>
      <w:r>
        <w:fldChar w:fldCharType="end"/>
      </w:r>
    </w:p>
    <w:p>
      <w:pPr>
        <w:pStyle w:val="80"/>
        <w:tabs>
          <w:tab w:val="right" w:leader="dot" w:pos="8901"/>
        </w:tabs>
      </w:pPr>
      <w:r>
        <w:fldChar w:fldCharType="begin"/>
      </w:r>
      <w:r>
        <w:instrText xml:space="preserve"> HYPERLINK \l _Toc8295 </w:instrText>
      </w:r>
      <w:r>
        <w:fldChar w:fldCharType="separate"/>
      </w:r>
      <w:r>
        <w:rPr>
          <w:rFonts w:hint="eastAsia" w:ascii="宋体" w:hAnsi="Times New Roman" w:eastAsia="宋体"/>
          <w:bCs/>
          <w:i w:val="0"/>
          <w:iCs w:val="0"/>
          <w:szCs w:val="28"/>
        </w:rPr>
        <w:t xml:space="preserve">9.1.6 </w:t>
      </w:r>
      <w:r>
        <w:rPr>
          <w:lang w:val="en-US"/>
        </w:rPr>
        <w:t>OBC_SRAM_DOWNLOAD_TM(C0H)</w:t>
      </w:r>
      <w:r>
        <w:tab/>
      </w:r>
      <w:r>
        <w:fldChar w:fldCharType="begin"/>
      </w:r>
      <w:r>
        <w:instrText xml:space="preserve"> PAGEREF _Toc8295 </w:instrText>
      </w:r>
      <w:r>
        <w:fldChar w:fldCharType="separate"/>
      </w:r>
      <w:r>
        <w:t>69</w:t>
      </w:r>
      <w:r>
        <w:fldChar w:fldCharType="end"/>
      </w:r>
      <w:r>
        <w:fldChar w:fldCharType="end"/>
      </w:r>
    </w:p>
    <w:p>
      <w:pPr>
        <w:pStyle w:val="80"/>
        <w:tabs>
          <w:tab w:val="right" w:leader="dot" w:pos="8901"/>
        </w:tabs>
      </w:pPr>
      <w:r>
        <w:fldChar w:fldCharType="begin"/>
      </w:r>
      <w:r>
        <w:instrText xml:space="preserve"> HYPERLINK \l _Toc10797 </w:instrText>
      </w:r>
      <w:r>
        <w:fldChar w:fldCharType="separate"/>
      </w:r>
      <w:r>
        <w:rPr>
          <w:rFonts w:hint="eastAsia" w:ascii="宋体" w:hAnsi="Times New Roman" w:eastAsia="宋体"/>
          <w:bCs/>
          <w:i w:val="0"/>
          <w:iCs w:val="0"/>
          <w:szCs w:val="28"/>
        </w:rPr>
        <w:t xml:space="preserve">9.1.7 </w:t>
      </w:r>
      <w:r>
        <w:rPr>
          <w:lang w:val="en-US"/>
        </w:rPr>
        <w:t>One_Wire_Temperature_TM(50H)</w:t>
      </w:r>
      <w:r>
        <w:tab/>
      </w:r>
      <w:r>
        <w:fldChar w:fldCharType="begin"/>
      </w:r>
      <w:r>
        <w:instrText xml:space="preserve"> PAGEREF _Toc10797 </w:instrText>
      </w:r>
      <w:r>
        <w:fldChar w:fldCharType="separate"/>
      </w:r>
      <w:r>
        <w:t>69</w:t>
      </w:r>
      <w:r>
        <w:fldChar w:fldCharType="end"/>
      </w:r>
      <w:r>
        <w:fldChar w:fldCharType="end"/>
      </w:r>
    </w:p>
    <w:p>
      <w:pPr>
        <w:pStyle w:val="80"/>
        <w:tabs>
          <w:tab w:val="right" w:leader="dot" w:pos="8901"/>
        </w:tabs>
      </w:pPr>
      <w:r>
        <w:fldChar w:fldCharType="begin"/>
      </w:r>
      <w:r>
        <w:instrText xml:space="preserve"> HYPERLINK \l _Toc10918 </w:instrText>
      </w:r>
      <w:r>
        <w:fldChar w:fldCharType="separate"/>
      </w:r>
      <w:r>
        <w:rPr>
          <w:rFonts w:hint="eastAsia" w:ascii="宋体" w:hAnsi="Times New Roman" w:eastAsia="宋体"/>
          <w:bCs/>
          <w:i w:val="0"/>
          <w:iCs w:val="0"/>
          <w:szCs w:val="28"/>
        </w:rPr>
        <w:t xml:space="preserve">9.1.8 </w:t>
      </w:r>
      <w:r>
        <w:rPr>
          <w:lang w:val="en-US"/>
        </w:rPr>
        <w:t>RTTC_send/respond_TM(70H)</w:t>
      </w:r>
      <w:r>
        <w:tab/>
      </w:r>
      <w:r>
        <w:fldChar w:fldCharType="begin"/>
      </w:r>
      <w:r>
        <w:instrText xml:space="preserve"> PAGEREF _Toc10918 </w:instrText>
      </w:r>
      <w:r>
        <w:fldChar w:fldCharType="separate"/>
      </w:r>
      <w:r>
        <w:t>73</w:t>
      </w:r>
      <w:r>
        <w:fldChar w:fldCharType="end"/>
      </w:r>
      <w:r>
        <w:fldChar w:fldCharType="end"/>
      </w:r>
    </w:p>
    <w:p>
      <w:pPr>
        <w:pStyle w:val="80"/>
        <w:tabs>
          <w:tab w:val="right" w:leader="dot" w:pos="8901"/>
        </w:tabs>
      </w:pPr>
      <w:r>
        <w:fldChar w:fldCharType="begin"/>
      </w:r>
      <w:r>
        <w:instrText xml:space="preserve"> HYPERLINK \l _Toc18639 </w:instrText>
      </w:r>
      <w:r>
        <w:fldChar w:fldCharType="separate"/>
      </w:r>
      <w:r>
        <w:rPr>
          <w:rFonts w:hint="eastAsia" w:ascii="宋体" w:hAnsi="Times New Roman" w:eastAsia="宋体"/>
          <w:bCs/>
          <w:i w:val="0"/>
          <w:iCs w:val="0"/>
          <w:szCs w:val="28"/>
        </w:rPr>
        <w:t xml:space="preserve">9.1.9 </w:t>
      </w:r>
      <w:r>
        <w:rPr>
          <w:lang w:val="en-US"/>
        </w:rPr>
        <w:t>OBC_RTTC_TM(F0H)</w:t>
      </w:r>
      <w:r>
        <w:tab/>
      </w:r>
      <w:r>
        <w:fldChar w:fldCharType="begin"/>
      </w:r>
      <w:r>
        <w:instrText xml:space="preserve"> PAGEREF _Toc18639 </w:instrText>
      </w:r>
      <w:r>
        <w:fldChar w:fldCharType="separate"/>
      </w:r>
      <w:r>
        <w:t>86</w:t>
      </w:r>
      <w:r>
        <w:fldChar w:fldCharType="end"/>
      </w:r>
      <w:r>
        <w:fldChar w:fldCharType="end"/>
      </w:r>
    </w:p>
    <w:p>
      <w:pPr>
        <w:pStyle w:val="80"/>
        <w:tabs>
          <w:tab w:val="right" w:leader="dot" w:pos="8901"/>
        </w:tabs>
      </w:pPr>
      <w:r>
        <w:fldChar w:fldCharType="begin"/>
      </w:r>
      <w:r>
        <w:instrText xml:space="preserve"> HYPERLINK \l _Toc25801 </w:instrText>
      </w:r>
      <w:r>
        <w:fldChar w:fldCharType="separate"/>
      </w:r>
      <w:r>
        <w:rPr>
          <w:rFonts w:hint="eastAsia" w:ascii="宋体" w:hAnsi="Times New Roman" w:eastAsia="宋体"/>
          <w:bCs/>
          <w:i w:val="0"/>
          <w:iCs w:val="0"/>
          <w:szCs w:val="28"/>
        </w:rPr>
        <w:t xml:space="preserve">9.1.10 </w:t>
      </w:r>
      <w:r>
        <w:rPr>
          <w:lang w:val="en-US"/>
        </w:rPr>
        <w:t>OBC_TTD_TM(E0H)</w:t>
      </w:r>
      <w:r>
        <w:tab/>
      </w:r>
      <w:r>
        <w:fldChar w:fldCharType="begin"/>
      </w:r>
      <w:r>
        <w:instrText xml:space="preserve"> PAGEREF _Toc25801 </w:instrText>
      </w:r>
      <w:r>
        <w:fldChar w:fldCharType="separate"/>
      </w:r>
      <w:r>
        <w:t>102</w:t>
      </w:r>
      <w:r>
        <w:fldChar w:fldCharType="end"/>
      </w:r>
      <w:r>
        <w:fldChar w:fldCharType="end"/>
      </w:r>
    </w:p>
    <w:p>
      <w:pPr>
        <w:pStyle w:val="79"/>
        <w:tabs>
          <w:tab w:val="right" w:leader="dot" w:pos="8901"/>
        </w:tabs>
      </w:pPr>
      <w:r>
        <w:fldChar w:fldCharType="begin"/>
      </w:r>
      <w:r>
        <w:instrText xml:space="preserve"> HYPERLINK \l _Toc28138 </w:instrText>
      </w:r>
      <w:r>
        <w:fldChar w:fldCharType="separate"/>
      </w:r>
      <w:r>
        <w:rPr>
          <w:rFonts w:hint="eastAsia" w:ascii="宋体" w:hAnsi="Times New Roman" w:eastAsia="宋体"/>
          <w:bCs/>
          <w:i w:val="0"/>
          <w:iCs w:val="0"/>
          <w:szCs w:val="28"/>
        </w:rPr>
        <w:t xml:space="preserve">9.2 </w:t>
      </w:r>
      <w:r>
        <w:rPr>
          <w:lang w:val="zh-CN"/>
        </w:rPr>
        <w:t>TransponderA</w:t>
      </w:r>
      <w:r>
        <w:tab/>
      </w:r>
      <w:r>
        <w:fldChar w:fldCharType="begin"/>
      </w:r>
      <w:r>
        <w:instrText xml:space="preserve"> PAGEREF _Toc28138 </w:instrText>
      </w:r>
      <w:r>
        <w:fldChar w:fldCharType="separate"/>
      </w:r>
      <w:r>
        <w:t>103</w:t>
      </w:r>
      <w:r>
        <w:fldChar w:fldCharType="end"/>
      </w:r>
      <w:r>
        <w:fldChar w:fldCharType="end"/>
      </w:r>
    </w:p>
    <w:p>
      <w:pPr>
        <w:pStyle w:val="80"/>
        <w:tabs>
          <w:tab w:val="right" w:leader="dot" w:pos="8901"/>
        </w:tabs>
      </w:pPr>
      <w:r>
        <w:fldChar w:fldCharType="begin"/>
      </w:r>
      <w:r>
        <w:instrText xml:space="preserve"> HYPERLINK \l _Toc14855 </w:instrText>
      </w:r>
      <w:r>
        <w:fldChar w:fldCharType="separate"/>
      </w:r>
      <w:r>
        <w:rPr>
          <w:rFonts w:hint="eastAsia" w:ascii="宋体" w:hAnsi="Times New Roman" w:eastAsia="宋体"/>
          <w:bCs/>
          <w:i w:val="0"/>
          <w:iCs w:val="0"/>
          <w:szCs w:val="28"/>
        </w:rPr>
        <w:t xml:space="preserve">9.2.1 </w:t>
      </w:r>
      <w:r>
        <w:rPr>
          <w:lang w:val="en-US"/>
        </w:rPr>
        <w:t>Transponder_A_fast_TM(22H)</w:t>
      </w:r>
      <w:r>
        <w:tab/>
      </w:r>
      <w:r>
        <w:fldChar w:fldCharType="begin"/>
      </w:r>
      <w:r>
        <w:instrText xml:space="preserve"> PAGEREF _Toc14855 </w:instrText>
      </w:r>
      <w:r>
        <w:fldChar w:fldCharType="separate"/>
      </w:r>
      <w:r>
        <w:t>103</w:t>
      </w:r>
      <w:r>
        <w:fldChar w:fldCharType="end"/>
      </w:r>
      <w:r>
        <w:fldChar w:fldCharType="end"/>
      </w:r>
    </w:p>
    <w:p>
      <w:pPr>
        <w:pStyle w:val="79"/>
        <w:tabs>
          <w:tab w:val="right" w:leader="dot" w:pos="8901"/>
        </w:tabs>
      </w:pPr>
      <w:r>
        <w:fldChar w:fldCharType="begin"/>
      </w:r>
      <w:r>
        <w:instrText xml:space="preserve"> HYPERLINK \l _Toc25375 </w:instrText>
      </w:r>
      <w:r>
        <w:fldChar w:fldCharType="separate"/>
      </w:r>
      <w:r>
        <w:rPr>
          <w:rFonts w:hint="eastAsia" w:ascii="宋体" w:hAnsi="Times New Roman" w:eastAsia="宋体"/>
          <w:bCs/>
          <w:i w:val="0"/>
          <w:iCs w:val="0"/>
          <w:szCs w:val="28"/>
        </w:rPr>
        <w:t xml:space="preserve">9.3 </w:t>
      </w:r>
      <w:r>
        <w:rPr>
          <w:lang w:val="zh-CN"/>
        </w:rPr>
        <w:t>TransponderB</w:t>
      </w:r>
      <w:r>
        <w:tab/>
      </w:r>
      <w:r>
        <w:fldChar w:fldCharType="begin"/>
      </w:r>
      <w:r>
        <w:instrText xml:space="preserve"> PAGEREF _Toc25375 </w:instrText>
      </w:r>
      <w:r>
        <w:fldChar w:fldCharType="separate"/>
      </w:r>
      <w:r>
        <w:t>109</w:t>
      </w:r>
      <w:r>
        <w:fldChar w:fldCharType="end"/>
      </w:r>
      <w:r>
        <w:fldChar w:fldCharType="end"/>
      </w:r>
    </w:p>
    <w:p>
      <w:pPr>
        <w:pStyle w:val="80"/>
        <w:tabs>
          <w:tab w:val="right" w:leader="dot" w:pos="8901"/>
        </w:tabs>
      </w:pPr>
      <w:r>
        <w:fldChar w:fldCharType="begin"/>
      </w:r>
      <w:r>
        <w:instrText xml:space="preserve"> HYPERLINK \l _Toc13241 </w:instrText>
      </w:r>
      <w:r>
        <w:fldChar w:fldCharType="separate"/>
      </w:r>
      <w:r>
        <w:rPr>
          <w:rFonts w:hint="eastAsia" w:ascii="宋体" w:hAnsi="Times New Roman" w:eastAsia="宋体"/>
          <w:bCs/>
          <w:i w:val="0"/>
          <w:iCs w:val="0"/>
          <w:szCs w:val="28"/>
        </w:rPr>
        <w:t xml:space="preserve">9.3.1 </w:t>
      </w:r>
      <w:r>
        <w:rPr>
          <w:lang w:val="en-US"/>
        </w:rPr>
        <w:t>Transponder_B_fast_TM(25H)</w:t>
      </w:r>
      <w:r>
        <w:tab/>
      </w:r>
      <w:r>
        <w:fldChar w:fldCharType="begin"/>
      </w:r>
      <w:r>
        <w:instrText xml:space="preserve"> PAGEREF _Toc13241 </w:instrText>
      </w:r>
      <w:r>
        <w:fldChar w:fldCharType="separate"/>
      </w:r>
      <w:r>
        <w:t>109</w:t>
      </w:r>
      <w:r>
        <w:fldChar w:fldCharType="end"/>
      </w:r>
      <w:r>
        <w:fldChar w:fldCharType="end"/>
      </w:r>
    </w:p>
    <w:p>
      <w:pPr>
        <w:pStyle w:val="79"/>
        <w:tabs>
          <w:tab w:val="right" w:leader="dot" w:pos="8901"/>
        </w:tabs>
      </w:pPr>
      <w:r>
        <w:fldChar w:fldCharType="begin"/>
      </w:r>
      <w:r>
        <w:instrText xml:space="preserve"> HYPERLINK \l _Toc16821 </w:instrText>
      </w:r>
      <w:r>
        <w:fldChar w:fldCharType="separate"/>
      </w:r>
      <w:r>
        <w:rPr>
          <w:rFonts w:hint="eastAsia" w:ascii="宋体" w:hAnsi="Times New Roman" w:eastAsia="宋体"/>
          <w:bCs/>
          <w:i w:val="0"/>
          <w:iCs w:val="0"/>
          <w:szCs w:val="28"/>
        </w:rPr>
        <w:t xml:space="preserve">9.4 </w:t>
      </w:r>
      <w:r>
        <w:rPr>
          <w:lang w:val="zh-CN"/>
        </w:rPr>
        <w:t>PCU</w:t>
      </w:r>
      <w:r>
        <w:tab/>
      </w:r>
      <w:r>
        <w:fldChar w:fldCharType="begin"/>
      </w:r>
      <w:r>
        <w:instrText xml:space="preserve"> PAGEREF _Toc16821 </w:instrText>
      </w:r>
      <w:r>
        <w:fldChar w:fldCharType="separate"/>
      </w:r>
      <w:r>
        <w:t>115</w:t>
      </w:r>
      <w:r>
        <w:fldChar w:fldCharType="end"/>
      </w:r>
      <w:r>
        <w:fldChar w:fldCharType="end"/>
      </w:r>
    </w:p>
    <w:p>
      <w:pPr>
        <w:pStyle w:val="80"/>
        <w:tabs>
          <w:tab w:val="right" w:leader="dot" w:pos="8901"/>
        </w:tabs>
      </w:pPr>
      <w:r>
        <w:fldChar w:fldCharType="begin"/>
      </w:r>
      <w:r>
        <w:instrText xml:space="preserve"> HYPERLINK \l _Toc11798 </w:instrText>
      </w:r>
      <w:r>
        <w:fldChar w:fldCharType="separate"/>
      </w:r>
      <w:r>
        <w:rPr>
          <w:rFonts w:hint="eastAsia" w:ascii="宋体" w:hAnsi="Times New Roman" w:eastAsia="宋体"/>
          <w:bCs/>
          <w:i w:val="0"/>
          <w:iCs w:val="0"/>
          <w:szCs w:val="28"/>
        </w:rPr>
        <w:t xml:space="preserve">9.4.1 </w:t>
      </w:r>
      <w:r>
        <w:rPr>
          <w:lang w:val="zh-CN"/>
        </w:rPr>
        <w:t>PCU_fast_TM(23H)</w:t>
      </w:r>
      <w:r>
        <w:tab/>
      </w:r>
      <w:r>
        <w:fldChar w:fldCharType="begin"/>
      </w:r>
      <w:r>
        <w:instrText xml:space="preserve"> PAGEREF _Toc11798 </w:instrText>
      </w:r>
      <w:r>
        <w:fldChar w:fldCharType="separate"/>
      </w:r>
      <w:r>
        <w:t>115</w:t>
      </w:r>
      <w:r>
        <w:fldChar w:fldCharType="end"/>
      </w:r>
      <w:r>
        <w:fldChar w:fldCharType="end"/>
      </w:r>
    </w:p>
    <w:p>
      <w:pPr>
        <w:pStyle w:val="80"/>
        <w:tabs>
          <w:tab w:val="right" w:leader="dot" w:pos="8901"/>
        </w:tabs>
      </w:pPr>
      <w:r>
        <w:fldChar w:fldCharType="begin"/>
      </w:r>
      <w:r>
        <w:instrText xml:space="preserve"> HYPERLINK \l _Toc9448 </w:instrText>
      </w:r>
      <w:r>
        <w:fldChar w:fldCharType="separate"/>
      </w:r>
      <w:r>
        <w:rPr>
          <w:rFonts w:hint="eastAsia" w:ascii="宋体" w:hAnsi="Times New Roman" w:eastAsia="宋体"/>
          <w:bCs/>
          <w:i w:val="0"/>
          <w:iCs w:val="0"/>
          <w:szCs w:val="28"/>
        </w:rPr>
        <w:t xml:space="preserve">9.4.2 </w:t>
      </w:r>
      <w:r>
        <w:rPr>
          <w:lang w:val="zh-CN"/>
        </w:rPr>
        <w:t>PCU_slow_TM(43H)</w:t>
      </w:r>
      <w:r>
        <w:tab/>
      </w:r>
      <w:r>
        <w:fldChar w:fldCharType="begin"/>
      </w:r>
      <w:r>
        <w:instrText xml:space="preserve"> PAGEREF _Toc9448 </w:instrText>
      </w:r>
      <w:r>
        <w:fldChar w:fldCharType="separate"/>
      </w:r>
      <w:r>
        <w:t>118</w:t>
      </w:r>
      <w:r>
        <w:fldChar w:fldCharType="end"/>
      </w:r>
      <w:r>
        <w:fldChar w:fldCharType="end"/>
      </w:r>
    </w:p>
    <w:p>
      <w:pPr>
        <w:pStyle w:val="79"/>
        <w:tabs>
          <w:tab w:val="right" w:leader="dot" w:pos="8901"/>
        </w:tabs>
      </w:pPr>
      <w:r>
        <w:fldChar w:fldCharType="begin"/>
      </w:r>
      <w:r>
        <w:instrText xml:space="preserve"> HYPERLINK \l _Toc20413 </w:instrText>
      </w:r>
      <w:r>
        <w:fldChar w:fldCharType="separate"/>
      </w:r>
      <w:r>
        <w:rPr>
          <w:rFonts w:hint="eastAsia" w:ascii="宋体" w:hAnsi="Times New Roman" w:eastAsia="宋体"/>
          <w:bCs/>
          <w:i w:val="0"/>
          <w:iCs w:val="0"/>
          <w:szCs w:val="28"/>
        </w:rPr>
        <w:t xml:space="preserve">9.5 </w:t>
      </w:r>
      <w:r>
        <w:rPr>
          <w:lang w:val="zh-CN"/>
        </w:rPr>
        <w:t>AOCC</w:t>
      </w:r>
      <w:r>
        <w:tab/>
      </w:r>
      <w:r>
        <w:fldChar w:fldCharType="begin"/>
      </w:r>
      <w:r>
        <w:instrText xml:space="preserve"> PAGEREF _Toc20413 </w:instrText>
      </w:r>
      <w:r>
        <w:fldChar w:fldCharType="separate"/>
      </w:r>
      <w:r>
        <w:t>123</w:t>
      </w:r>
      <w:r>
        <w:fldChar w:fldCharType="end"/>
      </w:r>
      <w:r>
        <w:fldChar w:fldCharType="end"/>
      </w:r>
    </w:p>
    <w:p>
      <w:pPr>
        <w:pStyle w:val="80"/>
        <w:tabs>
          <w:tab w:val="right" w:leader="dot" w:pos="8901"/>
        </w:tabs>
      </w:pPr>
      <w:r>
        <w:fldChar w:fldCharType="begin"/>
      </w:r>
      <w:r>
        <w:instrText xml:space="preserve"> HYPERLINK \l _Toc6096 </w:instrText>
      </w:r>
      <w:r>
        <w:fldChar w:fldCharType="separate"/>
      </w:r>
      <w:r>
        <w:rPr>
          <w:rFonts w:hint="eastAsia" w:ascii="宋体" w:hAnsi="Times New Roman" w:eastAsia="宋体"/>
          <w:bCs/>
          <w:i w:val="0"/>
          <w:iCs w:val="0"/>
          <w:szCs w:val="28"/>
        </w:rPr>
        <w:t xml:space="preserve">9.5.1 </w:t>
      </w:r>
      <w:r>
        <w:rPr>
          <w:lang w:val="zh-CN"/>
        </w:rPr>
        <w:t>AOCs_fast_TM1(24H)</w:t>
      </w:r>
      <w:r>
        <w:tab/>
      </w:r>
      <w:r>
        <w:fldChar w:fldCharType="begin"/>
      </w:r>
      <w:r>
        <w:instrText xml:space="preserve"> PAGEREF _Toc6096 </w:instrText>
      </w:r>
      <w:r>
        <w:fldChar w:fldCharType="separate"/>
      </w:r>
      <w:r>
        <w:t>123</w:t>
      </w:r>
      <w:r>
        <w:fldChar w:fldCharType="end"/>
      </w:r>
      <w:r>
        <w:fldChar w:fldCharType="end"/>
      </w:r>
    </w:p>
    <w:p>
      <w:pPr>
        <w:pStyle w:val="80"/>
        <w:tabs>
          <w:tab w:val="right" w:leader="dot" w:pos="8901"/>
        </w:tabs>
      </w:pPr>
      <w:r>
        <w:fldChar w:fldCharType="begin"/>
      </w:r>
      <w:r>
        <w:instrText xml:space="preserve"> HYPERLINK \l _Toc17048 </w:instrText>
      </w:r>
      <w:r>
        <w:fldChar w:fldCharType="separate"/>
      </w:r>
      <w:r>
        <w:rPr>
          <w:rFonts w:hint="eastAsia" w:ascii="宋体" w:hAnsi="Times New Roman" w:eastAsia="宋体"/>
          <w:bCs/>
          <w:i w:val="0"/>
          <w:iCs w:val="0"/>
          <w:szCs w:val="28"/>
        </w:rPr>
        <w:t xml:space="preserve">9.5.2 </w:t>
      </w:r>
      <w:r>
        <w:rPr>
          <w:lang w:val="zh-CN"/>
        </w:rPr>
        <w:t>AOCs_fast_TM2(24H)</w:t>
      </w:r>
      <w:r>
        <w:tab/>
      </w:r>
      <w:r>
        <w:fldChar w:fldCharType="begin"/>
      </w:r>
      <w:r>
        <w:instrText xml:space="preserve"> PAGEREF _Toc17048 </w:instrText>
      </w:r>
      <w:r>
        <w:fldChar w:fldCharType="separate"/>
      </w:r>
      <w:r>
        <w:t>153</w:t>
      </w:r>
      <w:r>
        <w:fldChar w:fldCharType="end"/>
      </w:r>
      <w:r>
        <w:fldChar w:fldCharType="end"/>
      </w:r>
    </w:p>
    <w:p>
      <w:pPr>
        <w:pStyle w:val="80"/>
        <w:tabs>
          <w:tab w:val="right" w:leader="dot" w:pos="8901"/>
        </w:tabs>
      </w:pPr>
      <w:r>
        <w:fldChar w:fldCharType="begin"/>
      </w:r>
      <w:r>
        <w:instrText xml:space="preserve"> HYPERLINK \l _Toc25385 </w:instrText>
      </w:r>
      <w:r>
        <w:fldChar w:fldCharType="separate"/>
      </w:r>
      <w:r>
        <w:rPr>
          <w:rFonts w:hint="eastAsia" w:ascii="宋体" w:hAnsi="Times New Roman" w:eastAsia="宋体"/>
          <w:bCs/>
          <w:i w:val="0"/>
          <w:iCs w:val="0"/>
          <w:szCs w:val="28"/>
        </w:rPr>
        <w:t xml:space="preserve">9.5.3 </w:t>
      </w:r>
      <w:r>
        <w:rPr>
          <w:lang w:val="en-US"/>
        </w:rPr>
        <w:t>AOCC_GPS_Orbit_Calculation_TM(24H)</w:t>
      </w:r>
      <w:r>
        <w:tab/>
      </w:r>
      <w:r>
        <w:fldChar w:fldCharType="begin"/>
      </w:r>
      <w:r>
        <w:instrText xml:space="preserve"> PAGEREF _Toc25385 </w:instrText>
      </w:r>
      <w:r>
        <w:fldChar w:fldCharType="separate"/>
      </w:r>
      <w:r>
        <w:t>192</w:t>
      </w:r>
      <w:r>
        <w:fldChar w:fldCharType="end"/>
      </w:r>
      <w:r>
        <w:fldChar w:fldCharType="end"/>
      </w:r>
    </w:p>
    <w:p>
      <w:pPr>
        <w:pStyle w:val="80"/>
        <w:tabs>
          <w:tab w:val="right" w:leader="dot" w:pos="8901"/>
        </w:tabs>
      </w:pPr>
      <w:r>
        <w:fldChar w:fldCharType="begin"/>
      </w:r>
      <w:r>
        <w:instrText xml:space="preserve"> HYPERLINK \l _Toc24807 </w:instrText>
      </w:r>
      <w:r>
        <w:fldChar w:fldCharType="separate"/>
      </w:r>
      <w:r>
        <w:rPr>
          <w:rFonts w:hint="eastAsia" w:ascii="宋体" w:hAnsi="Times New Roman" w:eastAsia="宋体"/>
          <w:bCs/>
          <w:i w:val="0"/>
          <w:iCs w:val="0"/>
          <w:szCs w:val="28"/>
        </w:rPr>
        <w:t xml:space="preserve">9.5.4 </w:t>
      </w:r>
      <w:r>
        <w:rPr>
          <w:lang w:val="en-US"/>
        </w:rPr>
        <w:t>AOCC_Orbit_Parameter_Injection_ReturnTM(24H)</w:t>
      </w:r>
      <w:r>
        <w:tab/>
      </w:r>
      <w:r>
        <w:fldChar w:fldCharType="begin"/>
      </w:r>
      <w:r>
        <w:instrText xml:space="preserve"> PAGEREF _Toc24807 </w:instrText>
      </w:r>
      <w:r>
        <w:fldChar w:fldCharType="separate"/>
      </w:r>
      <w:r>
        <w:t>198</w:t>
      </w:r>
      <w:r>
        <w:fldChar w:fldCharType="end"/>
      </w:r>
      <w:r>
        <w:fldChar w:fldCharType="end"/>
      </w:r>
    </w:p>
    <w:p>
      <w:pPr>
        <w:pStyle w:val="80"/>
        <w:tabs>
          <w:tab w:val="right" w:leader="dot" w:pos="8901"/>
        </w:tabs>
      </w:pPr>
      <w:r>
        <w:fldChar w:fldCharType="begin"/>
      </w:r>
      <w:r>
        <w:instrText xml:space="preserve"> HYPERLINK \l _Toc17102 </w:instrText>
      </w:r>
      <w:r>
        <w:fldChar w:fldCharType="separate"/>
      </w:r>
      <w:r>
        <w:rPr>
          <w:rFonts w:hint="eastAsia" w:ascii="宋体" w:hAnsi="Times New Roman" w:eastAsia="宋体"/>
          <w:bCs/>
          <w:i w:val="0"/>
          <w:iCs w:val="0"/>
          <w:szCs w:val="28"/>
        </w:rPr>
        <w:t xml:space="preserve">9.5.5 </w:t>
      </w:r>
      <w:r>
        <w:rPr>
          <w:lang w:val="en-US"/>
        </w:rPr>
        <w:t>AOCC_Memory_Dump_TM(24H)</w:t>
      </w:r>
      <w:r>
        <w:tab/>
      </w:r>
      <w:r>
        <w:fldChar w:fldCharType="begin"/>
      </w:r>
      <w:r>
        <w:instrText xml:space="preserve"> PAGEREF _Toc17102 </w:instrText>
      </w:r>
      <w:r>
        <w:fldChar w:fldCharType="separate"/>
      </w:r>
      <w:r>
        <w:t>206</w:t>
      </w:r>
      <w:r>
        <w:fldChar w:fldCharType="end"/>
      </w:r>
      <w:r>
        <w:fldChar w:fldCharType="end"/>
      </w:r>
    </w:p>
    <w:p>
      <w:pPr>
        <w:pStyle w:val="80"/>
        <w:tabs>
          <w:tab w:val="right" w:leader="dot" w:pos="8901"/>
        </w:tabs>
      </w:pPr>
      <w:r>
        <w:fldChar w:fldCharType="begin"/>
      </w:r>
      <w:r>
        <w:instrText xml:space="preserve"> HYPERLINK \l _Toc24422 </w:instrText>
      </w:r>
      <w:r>
        <w:fldChar w:fldCharType="separate"/>
      </w:r>
      <w:r>
        <w:rPr>
          <w:rFonts w:hint="eastAsia" w:ascii="宋体" w:hAnsi="Times New Roman" w:eastAsia="宋体"/>
          <w:bCs/>
          <w:i w:val="0"/>
          <w:iCs w:val="0"/>
          <w:szCs w:val="28"/>
        </w:rPr>
        <w:t xml:space="preserve">9.5.6 </w:t>
      </w:r>
      <w:r>
        <w:rPr>
          <w:lang w:val="zh-CN"/>
        </w:rPr>
        <w:t>AOCs_slow_TM1(44H)</w:t>
      </w:r>
      <w:r>
        <w:tab/>
      </w:r>
      <w:r>
        <w:fldChar w:fldCharType="begin"/>
      </w:r>
      <w:r>
        <w:instrText xml:space="preserve"> PAGEREF _Toc24422 </w:instrText>
      </w:r>
      <w:r>
        <w:fldChar w:fldCharType="separate"/>
      </w:r>
      <w:r>
        <w:t>212</w:t>
      </w:r>
      <w:r>
        <w:fldChar w:fldCharType="end"/>
      </w:r>
      <w:r>
        <w:fldChar w:fldCharType="end"/>
      </w:r>
    </w:p>
    <w:p>
      <w:pPr>
        <w:pStyle w:val="80"/>
        <w:tabs>
          <w:tab w:val="right" w:leader="dot" w:pos="8901"/>
        </w:tabs>
      </w:pPr>
      <w:r>
        <w:fldChar w:fldCharType="begin"/>
      </w:r>
      <w:r>
        <w:instrText xml:space="preserve"> HYPERLINK \l _Toc1960 </w:instrText>
      </w:r>
      <w:r>
        <w:fldChar w:fldCharType="separate"/>
      </w:r>
      <w:r>
        <w:rPr>
          <w:rFonts w:hint="eastAsia" w:ascii="宋体" w:hAnsi="Times New Roman" w:eastAsia="宋体"/>
          <w:bCs/>
          <w:i w:val="0"/>
          <w:iCs w:val="0"/>
          <w:szCs w:val="28"/>
        </w:rPr>
        <w:t xml:space="preserve">9.5.7 </w:t>
      </w:r>
      <w:r>
        <w:rPr>
          <w:lang w:val="zh-CN"/>
        </w:rPr>
        <w:t>AOCs_slow_TM2(44H)</w:t>
      </w:r>
      <w:r>
        <w:tab/>
      </w:r>
      <w:r>
        <w:fldChar w:fldCharType="begin"/>
      </w:r>
      <w:r>
        <w:instrText xml:space="preserve"> PAGEREF _Toc1960 </w:instrText>
      </w:r>
      <w:r>
        <w:fldChar w:fldCharType="separate"/>
      </w:r>
      <w:r>
        <w:t>239</w:t>
      </w:r>
      <w:r>
        <w:fldChar w:fldCharType="end"/>
      </w:r>
      <w:r>
        <w:fldChar w:fldCharType="end"/>
      </w:r>
    </w:p>
    <w:p>
      <w:pPr>
        <w:pStyle w:val="79"/>
        <w:tabs>
          <w:tab w:val="right" w:leader="dot" w:pos="8901"/>
        </w:tabs>
      </w:pPr>
      <w:r>
        <w:fldChar w:fldCharType="begin"/>
      </w:r>
      <w:r>
        <w:instrText xml:space="preserve"> HYPERLINK \l _Toc1521 </w:instrText>
      </w:r>
      <w:r>
        <w:fldChar w:fldCharType="separate"/>
      </w:r>
      <w:r>
        <w:rPr>
          <w:rFonts w:hint="eastAsia" w:ascii="宋体" w:hAnsi="Times New Roman" w:eastAsia="宋体"/>
          <w:bCs/>
          <w:i w:val="0"/>
          <w:iCs w:val="0"/>
          <w:szCs w:val="28"/>
        </w:rPr>
        <w:t xml:space="preserve">9.6 </w:t>
      </w:r>
      <w:r>
        <w:rPr>
          <w:lang w:val="zh-CN"/>
        </w:rPr>
        <w:t>BMU</w:t>
      </w:r>
      <w:r>
        <w:tab/>
      </w:r>
      <w:r>
        <w:fldChar w:fldCharType="begin"/>
      </w:r>
      <w:r>
        <w:instrText xml:space="preserve"> PAGEREF _Toc1521 </w:instrText>
      </w:r>
      <w:r>
        <w:fldChar w:fldCharType="separate"/>
      </w:r>
      <w:r>
        <w:t>268</w:t>
      </w:r>
      <w:r>
        <w:fldChar w:fldCharType="end"/>
      </w:r>
      <w:r>
        <w:fldChar w:fldCharType="end"/>
      </w:r>
    </w:p>
    <w:p>
      <w:pPr>
        <w:pStyle w:val="80"/>
        <w:tabs>
          <w:tab w:val="right" w:leader="dot" w:pos="8901"/>
        </w:tabs>
      </w:pPr>
      <w:r>
        <w:fldChar w:fldCharType="begin"/>
      </w:r>
      <w:r>
        <w:instrText xml:space="preserve"> HYPERLINK \l _Toc4693 </w:instrText>
      </w:r>
      <w:r>
        <w:fldChar w:fldCharType="separate"/>
      </w:r>
      <w:r>
        <w:rPr>
          <w:rFonts w:hint="eastAsia" w:ascii="宋体" w:hAnsi="Times New Roman" w:eastAsia="宋体"/>
          <w:bCs/>
          <w:i w:val="0"/>
          <w:iCs w:val="0"/>
          <w:szCs w:val="28"/>
        </w:rPr>
        <w:t xml:space="preserve">9.6.1 </w:t>
      </w:r>
      <w:r>
        <w:rPr>
          <w:lang w:val="zh-CN"/>
        </w:rPr>
        <w:t>BMU_fast_TM(28H)</w:t>
      </w:r>
      <w:r>
        <w:tab/>
      </w:r>
      <w:r>
        <w:fldChar w:fldCharType="begin"/>
      </w:r>
      <w:r>
        <w:instrText xml:space="preserve"> PAGEREF _Toc4693 </w:instrText>
      </w:r>
      <w:r>
        <w:fldChar w:fldCharType="separate"/>
      </w:r>
      <w:r>
        <w:t>268</w:t>
      </w:r>
      <w:r>
        <w:fldChar w:fldCharType="end"/>
      </w:r>
      <w:r>
        <w:fldChar w:fldCharType="end"/>
      </w:r>
    </w:p>
    <w:p>
      <w:pPr>
        <w:pStyle w:val="79"/>
        <w:tabs>
          <w:tab w:val="right" w:leader="dot" w:pos="8901"/>
        </w:tabs>
      </w:pPr>
      <w:r>
        <w:fldChar w:fldCharType="begin"/>
      </w:r>
      <w:r>
        <w:instrText xml:space="preserve"> HYPERLINK \l _Toc21021 </w:instrText>
      </w:r>
      <w:r>
        <w:fldChar w:fldCharType="separate"/>
      </w:r>
      <w:r>
        <w:rPr>
          <w:rFonts w:hint="eastAsia" w:ascii="宋体" w:hAnsi="Times New Roman" w:eastAsia="宋体"/>
          <w:bCs/>
          <w:i w:val="0"/>
          <w:iCs w:val="0"/>
          <w:szCs w:val="28"/>
        </w:rPr>
        <w:t xml:space="preserve">9.7 </w:t>
      </w:r>
      <w:r>
        <w:rPr>
          <w:lang w:val="zh-CN"/>
        </w:rPr>
        <w:t>TCU</w:t>
      </w:r>
      <w:r>
        <w:tab/>
      </w:r>
      <w:r>
        <w:fldChar w:fldCharType="begin"/>
      </w:r>
      <w:r>
        <w:instrText xml:space="preserve"> PAGEREF _Toc21021 </w:instrText>
      </w:r>
      <w:r>
        <w:fldChar w:fldCharType="separate"/>
      </w:r>
      <w:r>
        <w:t>271</w:t>
      </w:r>
      <w:r>
        <w:fldChar w:fldCharType="end"/>
      </w:r>
      <w:r>
        <w:fldChar w:fldCharType="end"/>
      </w:r>
    </w:p>
    <w:p>
      <w:pPr>
        <w:pStyle w:val="80"/>
        <w:tabs>
          <w:tab w:val="right" w:leader="dot" w:pos="8901"/>
        </w:tabs>
      </w:pPr>
      <w:r>
        <w:fldChar w:fldCharType="begin"/>
      </w:r>
      <w:r>
        <w:instrText xml:space="preserve"> HYPERLINK \l _Toc13276 </w:instrText>
      </w:r>
      <w:r>
        <w:fldChar w:fldCharType="separate"/>
      </w:r>
      <w:r>
        <w:rPr>
          <w:rFonts w:hint="eastAsia" w:ascii="宋体" w:hAnsi="Times New Roman" w:eastAsia="宋体"/>
          <w:bCs/>
          <w:i w:val="0"/>
          <w:iCs w:val="0"/>
          <w:szCs w:val="28"/>
        </w:rPr>
        <w:t xml:space="preserve">9.7.1 </w:t>
      </w:r>
      <w:r>
        <w:rPr>
          <w:lang w:val="en-US"/>
        </w:rPr>
        <w:t>TCU_Anolog_fast_TM(27H)</w:t>
      </w:r>
      <w:r>
        <w:tab/>
      </w:r>
      <w:r>
        <w:fldChar w:fldCharType="begin"/>
      </w:r>
      <w:r>
        <w:instrText xml:space="preserve"> PAGEREF _Toc13276 </w:instrText>
      </w:r>
      <w:r>
        <w:fldChar w:fldCharType="separate"/>
      </w:r>
      <w:r>
        <w:t>271</w:t>
      </w:r>
      <w:r>
        <w:fldChar w:fldCharType="end"/>
      </w:r>
      <w:r>
        <w:fldChar w:fldCharType="end"/>
      </w:r>
    </w:p>
    <w:p>
      <w:pPr>
        <w:pStyle w:val="80"/>
        <w:tabs>
          <w:tab w:val="right" w:leader="dot" w:pos="8901"/>
        </w:tabs>
      </w:pPr>
      <w:r>
        <w:fldChar w:fldCharType="begin"/>
      </w:r>
      <w:r>
        <w:instrText xml:space="preserve"> HYPERLINK \l _Toc31629 </w:instrText>
      </w:r>
      <w:r>
        <w:fldChar w:fldCharType="separate"/>
      </w:r>
      <w:r>
        <w:rPr>
          <w:rFonts w:hint="eastAsia" w:ascii="宋体" w:hAnsi="Times New Roman" w:eastAsia="宋体"/>
          <w:bCs/>
          <w:i w:val="0"/>
          <w:iCs w:val="0"/>
          <w:szCs w:val="28"/>
        </w:rPr>
        <w:t xml:space="preserve">9.7.2 </w:t>
      </w:r>
      <w:r>
        <w:rPr>
          <w:lang w:val="en-US"/>
        </w:rPr>
        <w:t>TCU_Temperature_slow_TM(47H)</w:t>
      </w:r>
      <w:r>
        <w:tab/>
      </w:r>
      <w:r>
        <w:fldChar w:fldCharType="begin"/>
      </w:r>
      <w:r>
        <w:instrText xml:space="preserve"> PAGEREF _Toc31629 </w:instrText>
      </w:r>
      <w:r>
        <w:fldChar w:fldCharType="separate"/>
      </w:r>
      <w:r>
        <w:t>273</w:t>
      </w:r>
      <w:r>
        <w:fldChar w:fldCharType="end"/>
      </w:r>
      <w:r>
        <w:fldChar w:fldCharType="end"/>
      </w:r>
    </w:p>
    <w:p>
      <w:pPr>
        <w:pStyle w:val="80"/>
        <w:tabs>
          <w:tab w:val="right" w:leader="dot" w:pos="8901"/>
        </w:tabs>
      </w:pPr>
      <w:r>
        <w:fldChar w:fldCharType="begin"/>
      </w:r>
      <w:r>
        <w:instrText xml:space="preserve"> HYPERLINK \l _Toc11555 </w:instrText>
      </w:r>
      <w:r>
        <w:fldChar w:fldCharType="separate"/>
      </w:r>
      <w:r>
        <w:rPr>
          <w:rFonts w:hint="eastAsia" w:ascii="宋体" w:hAnsi="Times New Roman" w:eastAsia="宋体"/>
          <w:bCs/>
          <w:i w:val="0"/>
          <w:iCs w:val="0"/>
          <w:szCs w:val="28"/>
        </w:rPr>
        <w:t xml:space="preserve">9.7.3 </w:t>
      </w:r>
      <w:r>
        <w:rPr>
          <w:lang w:val="en-US"/>
        </w:rPr>
        <w:t>TCU_Configuration_slow_TM(67H)</w:t>
      </w:r>
      <w:r>
        <w:tab/>
      </w:r>
      <w:r>
        <w:fldChar w:fldCharType="begin"/>
      </w:r>
      <w:r>
        <w:instrText xml:space="preserve"> PAGEREF _Toc11555 </w:instrText>
      </w:r>
      <w:r>
        <w:fldChar w:fldCharType="separate"/>
      </w:r>
      <w:r>
        <w:t>302</w:t>
      </w:r>
      <w:r>
        <w:fldChar w:fldCharType="end"/>
      </w:r>
      <w:r>
        <w:fldChar w:fldCharType="end"/>
      </w:r>
    </w:p>
    <w:p>
      <w:pPr>
        <w:pStyle w:val="79"/>
        <w:tabs>
          <w:tab w:val="right" w:leader="dot" w:pos="8901"/>
        </w:tabs>
      </w:pPr>
      <w:r>
        <w:fldChar w:fldCharType="begin"/>
      </w:r>
      <w:r>
        <w:instrText xml:space="preserve"> HYPERLINK \l _Toc20502 </w:instrText>
      </w:r>
      <w:r>
        <w:fldChar w:fldCharType="separate"/>
      </w:r>
      <w:r>
        <w:rPr>
          <w:rFonts w:hint="eastAsia" w:ascii="宋体" w:hAnsi="Times New Roman" w:eastAsia="宋体"/>
          <w:bCs/>
          <w:i w:val="0"/>
          <w:iCs w:val="0"/>
          <w:szCs w:val="28"/>
        </w:rPr>
        <w:t xml:space="preserve">9.8 </w:t>
      </w:r>
      <w:r>
        <w:rPr>
          <w:lang w:val="zh-CN"/>
        </w:rPr>
        <w:t>DCU</w:t>
      </w:r>
      <w:r>
        <w:tab/>
      </w:r>
      <w:r>
        <w:fldChar w:fldCharType="begin"/>
      </w:r>
      <w:r>
        <w:instrText xml:space="preserve"> PAGEREF _Toc20502 </w:instrText>
      </w:r>
      <w:r>
        <w:fldChar w:fldCharType="separate"/>
      </w:r>
      <w:r>
        <w:t>357</w:t>
      </w:r>
      <w:r>
        <w:fldChar w:fldCharType="end"/>
      </w:r>
      <w:r>
        <w:fldChar w:fldCharType="end"/>
      </w:r>
    </w:p>
    <w:p>
      <w:pPr>
        <w:pStyle w:val="80"/>
        <w:tabs>
          <w:tab w:val="right" w:leader="dot" w:pos="8901"/>
        </w:tabs>
      </w:pPr>
      <w:r>
        <w:fldChar w:fldCharType="begin"/>
      </w:r>
      <w:r>
        <w:instrText xml:space="preserve"> HYPERLINK \l _Toc2825 </w:instrText>
      </w:r>
      <w:r>
        <w:fldChar w:fldCharType="separate"/>
      </w:r>
      <w:r>
        <w:rPr>
          <w:rFonts w:hint="eastAsia" w:ascii="宋体" w:hAnsi="Times New Roman" w:eastAsia="宋体"/>
          <w:bCs/>
          <w:i w:val="0"/>
          <w:iCs w:val="0"/>
          <w:szCs w:val="28"/>
        </w:rPr>
        <w:t xml:space="preserve">9.8.1 </w:t>
      </w:r>
      <w:r>
        <w:rPr>
          <w:lang w:val="zh-CN"/>
        </w:rPr>
        <w:t>DTS_fast_TM(2BH)</w:t>
      </w:r>
      <w:r>
        <w:tab/>
      </w:r>
      <w:r>
        <w:fldChar w:fldCharType="begin"/>
      </w:r>
      <w:r>
        <w:instrText xml:space="preserve"> PAGEREF _Toc2825 </w:instrText>
      </w:r>
      <w:r>
        <w:fldChar w:fldCharType="separate"/>
      </w:r>
      <w:r>
        <w:t>357</w:t>
      </w:r>
      <w:r>
        <w:fldChar w:fldCharType="end"/>
      </w:r>
      <w:r>
        <w:fldChar w:fldCharType="end"/>
      </w:r>
    </w:p>
    <w:p>
      <w:pPr>
        <w:pStyle w:val="80"/>
        <w:tabs>
          <w:tab w:val="right" w:leader="dot" w:pos="8901"/>
        </w:tabs>
      </w:pPr>
      <w:r>
        <w:fldChar w:fldCharType="begin"/>
      </w:r>
      <w:r>
        <w:instrText xml:space="preserve"> HYPERLINK \l _Toc19958 </w:instrText>
      </w:r>
      <w:r>
        <w:fldChar w:fldCharType="separate"/>
      </w:r>
      <w:r>
        <w:rPr>
          <w:rFonts w:hint="eastAsia" w:ascii="宋体" w:hAnsi="Times New Roman" w:eastAsia="宋体"/>
          <w:bCs/>
          <w:i w:val="0"/>
          <w:iCs w:val="0"/>
          <w:szCs w:val="28"/>
        </w:rPr>
        <w:t xml:space="preserve">9.8.2 </w:t>
      </w:r>
      <w:r>
        <w:rPr>
          <w:lang w:val="zh-CN"/>
        </w:rPr>
        <w:t>DTS_slow_TM(4BH)</w:t>
      </w:r>
      <w:r>
        <w:tab/>
      </w:r>
      <w:r>
        <w:fldChar w:fldCharType="begin"/>
      </w:r>
      <w:r>
        <w:instrText xml:space="preserve"> PAGEREF _Toc19958 </w:instrText>
      </w:r>
      <w:r>
        <w:fldChar w:fldCharType="separate"/>
      </w:r>
      <w:r>
        <w:t>361</w:t>
      </w:r>
      <w:r>
        <w:fldChar w:fldCharType="end"/>
      </w:r>
      <w:r>
        <w:fldChar w:fldCharType="end"/>
      </w:r>
    </w:p>
    <w:p>
      <w:pPr>
        <w:pStyle w:val="79"/>
        <w:tabs>
          <w:tab w:val="right" w:leader="dot" w:pos="8901"/>
        </w:tabs>
      </w:pPr>
      <w:r>
        <w:fldChar w:fldCharType="begin"/>
      </w:r>
      <w:r>
        <w:instrText xml:space="preserve"> HYPERLINK \l _Toc19535 </w:instrText>
      </w:r>
      <w:r>
        <w:fldChar w:fldCharType="separate"/>
      </w:r>
      <w:r>
        <w:rPr>
          <w:rFonts w:hint="eastAsia" w:ascii="宋体" w:hAnsi="Times New Roman" w:eastAsia="宋体"/>
          <w:bCs/>
          <w:i w:val="0"/>
          <w:iCs w:val="0"/>
          <w:szCs w:val="28"/>
        </w:rPr>
        <w:t xml:space="preserve">9.9 </w:t>
      </w:r>
      <w:r>
        <w:rPr>
          <w:lang w:val="zh-CN"/>
        </w:rPr>
        <w:t>GPS</w:t>
      </w:r>
      <w:r>
        <w:tab/>
      </w:r>
      <w:r>
        <w:fldChar w:fldCharType="begin"/>
      </w:r>
      <w:r>
        <w:instrText xml:space="preserve"> PAGEREF _Toc19535 </w:instrText>
      </w:r>
      <w:r>
        <w:fldChar w:fldCharType="separate"/>
      </w:r>
      <w:r>
        <w:t>365</w:t>
      </w:r>
      <w:r>
        <w:fldChar w:fldCharType="end"/>
      </w:r>
      <w:r>
        <w:fldChar w:fldCharType="end"/>
      </w:r>
    </w:p>
    <w:p>
      <w:pPr>
        <w:pStyle w:val="80"/>
        <w:tabs>
          <w:tab w:val="right" w:leader="dot" w:pos="8901"/>
        </w:tabs>
      </w:pPr>
      <w:r>
        <w:fldChar w:fldCharType="begin"/>
      </w:r>
      <w:r>
        <w:instrText xml:space="preserve"> HYPERLINK \l _Toc21657 </w:instrText>
      </w:r>
      <w:r>
        <w:fldChar w:fldCharType="separate"/>
      </w:r>
      <w:r>
        <w:rPr>
          <w:rFonts w:hint="eastAsia" w:ascii="宋体" w:hAnsi="Times New Roman" w:eastAsia="宋体"/>
          <w:bCs/>
          <w:i w:val="0"/>
          <w:iCs w:val="0"/>
          <w:szCs w:val="28"/>
        </w:rPr>
        <w:t xml:space="preserve">9.9.1 </w:t>
      </w:r>
      <w:r>
        <w:rPr>
          <w:lang w:val="zh-CN"/>
        </w:rPr>
        <w:t>GPS_fast_TM(2AH)</w:t>
      </w:r>
      <w:r>
        <w:tab/>
      </w:r>
      <w:r>
        <w:fldChar w:fldCharType="begin"/>
      </w:r>
      <w:r>
        <w:instrText xml:space="preserve"> PAGEREF _Toc21657 </w:instrText>
      </w:r>
      <w:r>
        <w:fldChar w:fldCharType="separate"/>
      </w:r>
      <w:r>
        <w:t>365</w:t>
      </w:r>
      <w:r>
        <w:fldChar w:fldCharType="end"/>
      </w:r>
      <w:r>
        <w:fldChar w:fldCharType="end"/>
      </w:r>
    </w:p>
    <w:p>
      <w:pPr>
        <w:pStyle w:val="80"/>
        <w:tabs>
          <w:tab w:val="right" w:leader="dot" w:pos="8901"/>
        </w:tabs>
      </w:pPr>
      <w:r>
        <w:fldChar w:fldCharType="begin"/>
      </w:r>
      <w:r>
        <w:instrText xml:space="preserve"> HYPERLINK \l _Toc26541 </w:instrText>
      </w:r>
      <w:r>
        <w:fldChar w:fldCharType="separate"/>
      </w:r>
      <w:r>
        <w:rPr>
          <w:rFonts w:hint="eastAsia" w:ascii="宋体" w:hAnsi="Times New Roman" w:eastAsia="宋体"/>
          <w:bCs/>
          <w:i w:val="0"/>
          <w:iCs w:val="0"/>
          <w:szCs w:val="28"/>
        </w:rPr>
        <w:t xml:space="preserve">9.9.2 </w:t>
      </w:r>
      <w:r>
        <w:rPr>
          <w:lang w:val="en-US"/>
        </w:rPr>
        <w:t>GPS_status_slow_TM(4AH)</w:t>
      </w:r>
      <w:r>
        <w:tab/>
      </w:r>
      <w:r>
        <w:fldChar w:fldCharType="begin"/>
      </w:r>
      <w:r>
        <w:instrText xml:space="preserve"> PAGEREF _Toc26541 </w:instrText>
      </w:r>
      <w:r>
        <w:fldChar w:fldCharType="separate"/>
      </w:r>
      <w:r>
        <w:t>368</w:t>
      </w:r>
      <w:r>
        <w:fldChar w:fldCharType="end"/>
      </w:r>
      <w:r>
        <w:fldChar w:fldCharType="end"/>
      </w:r>
    </w:p>
    <w:p>
      <w:pPr>
        <w:pStyle w:val="80"/>
        <w:tabs>
          <w:tab w:val="right" w:leader="dot" w:pos="8901"/>
        </w:tabs>
      </w:pPr>
      <w:r>
        <w:fldChar w:fldCharType="begin"/>
      </w:r>
      <w:r>
        <w:instrText xml:space="preserve"> HYPERLINK \l _Toc18635 </w:instrText>
      </w:r>
      <w:r>
        <w:fldChar w:fldCharType="separate"/>
      </w:r>
      <w:r>
        <w:rPr>
          <w:rFonts w:hint="eastAsia" w:ascii="宋体" w:hAnsi="Times New Roman" w:eastAsia="宋体"/>
          <w:bCs/>
          <w:i w:val="0"/>
          <w:iCs w:val="0"/>
          <w:szCs w:val="28"/>
        </w:rPr>
        <w:t xml:space="preserve">9.9.3 </w:t>
      </w:r>
      <w:r>
        <w:rPr>
          <w:lang w:val="en-US"/>
        </w:rPr>
        <w:t>GPS_Orbit_slow_TM(6AH)</w:t>
      </w:r>
      <w:r>
        <w:tab/>
      </w:r>
      <w:r>
        <w:fldChar w:fldCharType="begin"/>
      </w:r>
      <w:r>
        <w:instrText xml:space="preserve"> PAGEREF _Toc18635 </w:instrText>
      </w:r>
      <w:r>
        <w:fldChar w:fldCharType="separate"/>
      </w:r>
      <w:r>
        <w:t>400</w:t>
      </w:r>
      <w:r>
        <w:fldChar w:fldCharType="end"/>
      </w:r>
      <w:r>
        <w:fldChar w:fldCharType="end"/>
      </w:r>
    </w:p>
    <w:p>
      <w:pPr>
        <w:pStyle w:val="79"/>
        <w:tabs>
          <w:tab w:val="right" w:leader="dot" w:pos="8901"/>
        </w:tabs>
      </w:pPr>
      <w:r>
        <w:fldChar w:fldCharType="begin"/>
      </w:r>
      <w:r>
        <w:instrText xml:space="preserve"> HYPERLINK \l _Toc15313 </w:instrText>
      </w:r>
      <w:r>
        <w:fldChar w:fldCharType="separate"/>
      </w:r>
      <w:r>
        <w:rPr>
          <w:rFonts w:hint="eastAsia" w:ascii="宋体" w:hAnsi="Times New Roman" w:eastAsia="宋体"/>
          <w:bCs/>
          <w:i w:val="0"/>
          <w:iCs w:val="0"/>
          <w:szCs w:val="28"/>
        </w:rPr>
        <w:t xml:space="preserve">9.10 </w:t>
      </w:r>
      <w:r>
        <w:rPr>
          <w:lang w:val="zh-CN"/>
        </w:rPr>
        <w:t>MC</w:t>
      </w:r>
      <w:r>
        <w:tab/>
      </w:r>
      <w:r>
        <w:fldChar w:fldCharType="begin"/>
      </w:r>
      <w:r>
        <w:instrText xml:space="preserve"> PAGEREF _Toc15313 </w:instrText>
      </w:r>
      <w:r>
        <w:fldChar w:fldCharType="separate"/>
      </w:r>
      <w:r>
        <w:t>405</w:t>
      </w:r>
      <w:r>
        <w:fldChar w:fldCharType="end"/>
      </w:r>
      <w:r>
        <w:fldChar w:fldCharType="end"/>
      </w:r>
    </w:p>
    <w:p>
      <w:pPr>
        <w:pStyle w:val="80"/>
        <w:tabs>
          <w:tab w:val="right" w:leader="dot" w:pos="8901"/>
        </w:tabs>
      </w:pPr>
      <w:r>
        <w:fldChar w:fldCharType="begin"/>
      </w:r>
      <w:r>
        <w:instrText xml:space="preserve"> HYPERLINK \l _Toc12109 </w:instrText>
      </w:r>
      <w:r>
        <w:fldChar w:fldCharType="separate"/>
      </w:r>
      <w:r>
        <w:rPr>
          <w:rFonts w:hint="eastAsia" w:ascii="宋体" w:hAnsi="Times New Roman" w:eastAsia="宋体"/>
          <w:bCs/>
          <w:i w:val="0"/>
          <w:iCs w:val="0"/>
          <w:szCs w:val="28"/>
        </w:rPr>
        <w:t xml:space="preserve">9.10.1 </w:t>
      </w:r>
      <w:r>
        <w:rPr>
          <w:lang w:val="zh-CN"/>
        </w:rPr>
        <w:t>MC_fast_TM(2CH)</w:t>
      </w:r>
      <w:r>
        <w:tab/>
      </w:r>
      <w:r>
        <w:fldChar w:fldCharType="begin"/>
      </w:r>
      <w:r>
        <w:instrText xml:space="preserve"> PAGEREF _Toc12109 </w:instrText>
      </w:r>
      <w:r>
        <w:fldChar w:fldCharType="separate"/>
      </w:r>
      <w:r>
        <w:t>405</w:t>
      </w:r>
      <w:r>
        <w:fldChar w:fldCharType="end"/>
      </w:r>
      <w:r>
        <w:fldChar w:fldCharType="end"/>
      </w:r>
    </w:p>
    <w:p>
      <w:pPr>
        <w:pStyle w:val="78"/>
        <w:tabs>
          <w:tab w:val="right" w:leader="dot" w:pos="8901"/>
        </w:tabs>
      </w:pPr>
      <w:r>
        <w:fldChar w:fldCharType="begin"/>
      </w:r>
      <w:r>
        <w:instrText xml:space="preserve"> HYPERLINK \l _Toc6429 </w:instrText>
      </w:r>
      <w:r>
        <w:fldChar w:fldCharType="separate"/>
      </w:r>
      <w:r>
        <w:rPr>
          <w:rFonts w:hint="eastAsia"/>
          <w:lang w:eastAsia="zh-CN"/>
        </w:rPr>
        <w:t>Appendix Formula Description</w:t>
      </w:r>
      <w:r>
        <w:tab/>
      </w:r>
      <w:r>
        <w:fldChar w:fldCharType="begin"/>
      </w:r>
      <w:r>
        <w:instrText xml:space="preserve"> PAGEREF _Toc6429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_Toc17477 </w:instrText>
      </w:r>
      <w:r>
        <w:fldChar w:fldCharType="separate"/>
      </w:r>
      <w:r>
        <w:rPr>
          <w:rFonts w:hint="eastAsia"/>
        </w:rPr>
        <w:t xml:space="preserve">1.1 </w:t>
      </w:r>
      <w:r>
        <w:rPr>
          <w:rFonts w:hint="eastAsia"/>
          <w:lang w:eastAsia="zh-CN"/>
        </w:rPr>
        <w:t>Direct reading</w:t>
      </w:r>
      <w:r>
        <w:tab/>
      </w:r>
      <w:r>
        <w:fldChar w:fldCharType="begin"/>
      </w:r>
      <w:r>
        <w:instrText xml:space="preserve"> PAGEREF _Toc17477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_Toc22259 </w:instrText>
      </w:r>
      <w:r>
        <w:fldChar w:fldCharType="separate"/>
      </w:r>
      <w:r>
        <w:rPr>
          <w:rFonts w:hint="eastAsia"/>
        </w:rPr>
        <w:t xml:space="preserve">1.2 </w:t>
      </w:r>
      <w:r>
        <w:rPr>
          <w:rFonts w:hint="eastAsia"/>
          <w:lang w:eastAsia="zh-CN"/>
        </w:rPr>
        <w:t>Additive</w:t>
      </w:r>
      <w:r>
        <w:tab/>
      </w:r>
      <w:r>
        <w:fldChar w:fldCharType="begin"/>
      </w:r>
      <w:r>
        <w:instrText xml:space="preserve"> PAGEREF _Toc22259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_Toc15974 </w:instrText>
      </w:r>
      <w:r>
        <w:fldChar w:fldCharType="separate"/>
      </w:r>
      <w:r>
        <w:rPr>
          <w:rFonts w:hint="eastAsia"/>
        </w:rPr>
        <w:t xml:space="preserve">1.3 </w:t>
      </w:r>
      <w:r>
        <w:rPr>
          <w:rFonts w:hint="eastAsia"/>
          <w:lang w:eastAsia="zh-CN"/>
        </w:rPr>
        <w:t>Subtra</w:t>
      </w:r>
      <w:r>
        <w:rPr>
          <w:rFonts w:hint="eastAsia"/>
          <w:lang w:val="en-US" w:eastAsia="zh-CN"/>
        </w:rPr>
        <w:t>c</w:t>
      </w:r>
      <w:r>
        <w:rPr>
          <w:rFonts w:hint="eastAsia"/>
          <w:lang w:eastAsia="zh-CN"/>
        </w:rPr>
        <w:t>tion</w:t>
      </w:r>
      <w:r>
        <w:tab/>
      </w:r>
      <w:r>
        <w:fldChar w:fldCharType="begin"/>
      </w:r>
      <w:r>
        <w:instrText xml:space="preserve"> PAGEREF _Toc15974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_Toc21959 </w:instrText>
      </w:r>
      <w:r>
        <w:fldChar w:fldCharType="separate"/>
      </w:r>
      <w:r>
        <w:rPr>
          <w:rFonts w:hint="eastAsia"/>
        </w:rPr>
        <w:t xml:space="preserve">1.4 </w:t>
      </w:r>
      <w:r>
        <w:rPr>
          <w:rFonts w:hint="eastAsia"/>
          <w:lang w:eastAsia="zh-CN"/>
        </w:rPr>
        <w:t>Multiplication</w:t>
      </w:r>
      <w:r>
        <w:tab/>
      </w:r>
      <w:r>
        <w:fldChar w:fldCharType="begin"/>
      </w:r>
      <w:r>
        <w:instrText xml:space="preserve"> PAGEREF _Toc21959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_Toc25068 </w:instrText>
      </w:r>
      <w:r>
        <w:fldChar w:fldCharType="separate"/>
      </w:r>
      <w:r>
        <w:rPr>
          <w:rFonts w:hint="eastAsia"/>
        </w:rPr>
        <w:t xml:space="preserve">1.5 </w:t>
      </w:r>
      <w:r>
        <w:rPr>
          <w:rFonts w:hint="eastAsia"/>
          <w:lang w:eastAsia="zh-CN"/>
        </w:rPr>
        <w:t>Division</w:t>
      </w:r>
      <w:r>
        <w:tab/>
      </w:r>
      <w:r>
        <w:fldChar w:fldCharType="begin"/>
      </w:r>
      <w:r>
        <w:instrText xml:space="preserve"> PAGEREF _Toc25068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_Toc21588 </w:instrText>
      </w:r>
      <w:r>
        <w:fldChar w:fldCharType="separate"/>
      </w:r>
      <w:r>
        <w:rPr>
          <w:rFonts w:hint="eastAsia"/>
        </w:rPr>
        <w:t xml:space="preserve">1.6 </w:t>
      </w:r>
      <w:r>
        <w:rPr>
          <w:rFonts w:hint="eastAsia"/>
          <w:lang w:eastAsia="zh-CN"/>
        </w:rPr>
        <w:t>Remainder</w:t>
      </w:r>
      <w:r>
        <w:tab/>
      </w:r>
      <w:r>
        <w:fldChar w:fldCharType="begin"/>
      </w:r>
      <w:r>
        <w:instrText xml:space="preserve"> PAGEREF _Toc21588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_Toc20352 </w:instrText>
      </w:r>
      <w:r>
        <w:fldChar w:fldCharType="separate"/>
      </w:r>
      <w:r>
        <w:rPr>
          <w:rFonts w:hint="eastAsia"/>
        </w:rPr>
        <w:t xml:space="preserve">1.7 </w:t>
      </w:r>
      <w:r>
        <w:rPr>
          <w:rFonts w:hint="eastAsia"/>
          <w:lang w:eastAsia="zh-CN"/>
        </w:rPr>
        <w:t>Linear processing</w:t>
      </w:r>
      <w:r>
        <w:tab/>
      </w:r>
      <w:r>
        <w:fldChar w:fldCharType="begin"/>
      </w:r>
      <w:r>
        <w:instrText xml:space="preserve"> PAGEREF _Toc20352 </w:instrText>
      </w:r>
      <w:r>
        <w:fldChar w:fldCharType="separate"/>
      </w:r>
      <w:r>
        <w:t>409</w:t>
      </w:r>
      <w:r>
        <w:fldChar w:fldCharType="end"/>
      </w:r>
      <w:r>
        <w:fldChar w:fldCharType="end"/>
      </w:r>
    </w:p>
    <w:p>
      <w:pPr>
        <w:pStyle w:val="79"/>
        <w:tabs>
          <w:tab w:val="right" w:leader="dot" w:pos="8901"/>
        </w:tabs>
      </w:pPr>
      <w:r>
        <w:fldChar w:fldCharType="begin"/>
      </w:r>
      <w:r>
        <w:instrText xml:space="preserve"> HYPERLINK \l _Toc25085 </w:instrText>
      </w:r>
      <w:r>
        <w:fldChar w:fldCharType="separate"/>
      </w:r>
      <w:r>
        <w:rPr>
          <w:rFonts w:hint="eastAsia"/>
        </w:rPr>
        <w:t xml:space="preserve">1.8 </w:t>
      </w:r>
      <w:r>
        <w:rPr>
          <w:rFonts w:hint="eastAsia"/>
          <w:lang w:eastAsia="zh-CN"/>
        </w:rPr>
        <w:t>Temperature Processing</w:t>
      </w:r>
      <w:r>
        <w:tab/>
      </w:r>
      <w:r>
        <w:fldChar w:fldCharType="begin"/>
      </w:r>
      <w:r>
        <w:instrText xml:space="preserve"> PAGEREF _Toc25085 </w:instrText>
      </w:r>
      <w:r>
        <w:fldChar w:fldCharType="separate"/>
      </w:r>
      <w:r>
        <w:t>409</w:t>
      </w:r>
      <w:r>
        <w:fldChar w:fldCharType="end"/>
      </w:r>
      <w:r>
        <w:fldChar w:fldCharType="end"/>
      </w:r>
    </w:p>
    <w:p>
      <w:pPr>
        <w:pStyle w:val="80"/>
        <w:tabs>
          <w:tab w:val="right" w:leader="dot" w:pos="8901"/>
        </w:tabs>
      </w:pPr>
      <w:r>
        <w:fldChar w:fldCharType="begin"/>
      </w:r>
      <w:r>
        <w:instrText xml:space="preserve"> HYPERLINK \l _Toc27892 </w:instrText>
      </w:r>
      <w:r>
        <w:fldChar w:fldCharType="separate"/>
      </w:r>
      <w:r>
        <w:rPr>
          <w:rFonts w:hint="eastAsia"/>
        </w:rPr>
        <w:t xml:space="preserve">1.8.1 </w:t>
      </w:r>
      <w:r>
        <w:rPr>
          <w:rFonts w:hint="eastAsia"/>
          <w:lang w:eastAsia="zh-CN"/>
        </w:rPr>
        <w:t>Temperature Processing I</w:t>
      </w:r>
      <w:r>
        <w:tab/>
      </w:r>
      <w:r>
        <w:fldChar w:fldCharType="begin"/>
      </w:r>
      <w:r>
        <w:instrText xml:space="preserve"> PAGEREF _Toc27892 </w:instrText>
      </w:r>
      <w:r>
        <w:fldChar w:fldCharType="separate"/>
      </w:r>
      <w:r>
        <w:t>409</w:t>
      </w:r>
      <w:r>
        <w:fldChar w:fldCharType="end"/>
      </w:r>
      <w:r>
        <w:fldChar w:fldCharType="end"/>
      </w:r>
    </w:p>
    <w:p>
      <w:pPr>
        <w:pStyle w:val="80"/>
        <w:tabs>
          <w:tab w:val="right" w:leader="dot" w:pos="8901"/>
        </w:tabs>
      </w:pPr>
      <w:r>
        <w:fldChar w:fldCharType="begin"/>
      </w:r>
      <w:r>
        <w:instrText xml:space="preserve"> HYPERLINK \l _Toc22904 </w:instrText>
      </w:r>
      <w:r>
        <w:fldChar w:fldCharType="separate"/>
      </w:r>
      <w:r>
        <w:rPr>
          <w:rFonts w:hint="eastAsia"/>
        </w:rPr>
        <w:t xml:space="preserve">1.8.2 </w:t>
      </w:r>
      <w:r>
        <w:rPr>
          <w:rFonts w:hint="eastAsia"/>
          <w:lang w:eastAsia="zh-CN"/>
        </w:rPr>
        <w:t>Temperature Processing II</w:t>
      </w:r>
      <w:r>
        <w:tab/>
      </w:r>
      <w:r>
        <w:fldChar w:fldCharType="begin"/>
      </w:r>
      <w:r>
        <w:instrText xml:space="preserve"> PAGEREF _Toc22904 </w:instrText>
      </w:r>
      <w:r>
        <w:fldChar w:fldCharType="separate"/>
      </w:r>
      <w:r>
        <w:t>410</w:t>
      </w:r>
      <w:r>
        <w:fldChar w:fldCharType="end"/>
      </w:r>
      <w:r>
        <w:fldChar w:fldCharType="end"/>
      </w:r>
    </w:p>
    <w:p>
      <w:pPr>
        <w:pStyle w:val="79"/>
        <w:tabs>
          <w:tab w:val="right" w:leader="dot" w:pos="8901"/>
        </w:tabs>
      </w:pPr>
      <w:r>
        <w:fldChar w:fldCharType="begin"/>
      </w:r>
      <w:r>
        <w:instrText xml:space="preserve"> HYPERLINK \l _Toc11683 </w:instrText>
      </w:r>
      <w:r>
        <w:fldChar w:fldCharType="separate"/>
      </w:r>
      <w:r>
        <w:rPr>
          <w:rFonts w:hint="eastAsia"/>
        </w:rPr>
        <w:t xml:space="preserve">1.9 </w:t>
      </w:r>
      <w:r>
        <w:rPr>
          <w:rFonts w:hint="eastAsia"/>
          <w:lang w:eastAsia="zh-CN"/>
        </w:rPr>
        <w:t>Custom Expression</w:t>
      </w:r>
      <w:r>
        <w:tab/>
      </w:r>
      <w:r>
        <w:fldChar w:fldCharType="begin"/>
      </w:r>
      <w:r>
        <w:instrText xml:space="preserve"> PAGEREF _Toc11683 </w:instrText>
      </w:r>
      <w:r>
        <w:fldChar w:fldCharType="separate"/>
      </w:r>
      <w:r>
        <w:t>410</w:t>
      </w:r>
      <w:r>
        <w:fldChar w:fldCharType="end"/>
      </w:r>
      <w:r>
        <w:fldChar w:fldCharType="end"/>
      </w:r>
    </w:p>
    <w:p>
      <w:pPr>
        <w:sectPr>
          <w:headerReference r:id="rId7" w:type="default"/>
          <w:footerReference r:id="rId8" w:type="default"/>
          <w:footerReference r:id="rId9" w:type="even"/>
          <w:pgSz w:w="11906" w:h="16838"/>
          <w:pgMar w:top="1701" w:right="1304" w:bottom="1418" w:left="1701" w:header="851" w:footer="1814" w:gutter="0"/>
          <w:pgNumType w:fmt="upperRoman" w:start="1"/>
          <w:cols w:space="425" w:num="1"/>
          <w:docGrid w:type="linesAndChars" w:linePitch="368" w:charSpace="1573"/>
        </w:sectPr>
      </w:pPr>
      <w:r>
        <w:fldChar w:fldCharType="end"/>
      </w:r>
    </w:p>
    <w:p>
      <w:pPr>
        <w:spacing w:line="300" w:lineRule="auto"/>
        <w:jc w:val="center"/>
        <w:rPr>
          <w:sz w:val="30"/>
        </w:rPr>
      </w:pPr>
      <w:r>
        <w:rPr>
          <w:sz w:val="30"/>
        </w:rPr>
        <w:t>ETRSS-1</w:t>
      </w:r>
      <w:r>
        <w:t xml:space="preserve"> </w:t>
      </w:r>
      <w:r>
        <w:rPr>
          <w:sz w:val="30"/>
        </w:rPr>
        <w:t>Telemetry data Format and handing requirement</w:t>
      </w:r>
    </w:p>
    <w:p>
      <w:pPr>
        <w:pStyle w:val="2"/>
      </w:pPr>
      <w:bookmarkStart w:id="13" w:name="_Toc26692"/>
      <w:bookmarkStart w:id="14" w:name="_Toc487555916"/>
      <w:r>
        <w:t>INTRODUCTION</w:t>
      </w:r>
      <w:bookmarkEnd w:id="13"/>
      <w:bookmarkEnd w:id="14"/>
    </w:p>
    <w:p>
      <w:pPr>
        <w:pStyle w:val="108"/>
        <w:spacing w:line="300" w:lineRule="auto"/>
        <w:ind w:firstLine="525"/>
        <w:rPr>
          <w:sz w:val="24"/>
        </w:rPr>
      </w:pPr>
      <w:r>
        <w:rPr>
          <w:sz w:val="24"/>
        </w:rPr>
        <w:t xml:space="preserve">This document gives telemetry data format and handing requirement for </w:t>
      </w:r>
      <w:r>
        <w:rPr>
          <w:rFonts w:hint="eastAsia"/>
          <w:sz w:val="24"/>
        </w:rPr>
        <w:t>ET</w:t>
      </w:r>
      <w:r>
        <w:rPr>
          <w:sz w:val="24"/>
        </w:rPr>
        <w:t>RSS-</w:t>
      </w:r>
      <w:r>
        <w:rPr>
          <w:rFonts w:hint="eastAsia"/>
          <w:sz w:val="24"/>
        </w:rPr>
        <w:t>1</w:t>
      </w:r>
      <w:r>
        <w:rPr>
          <w:sz w:val="24"/>
        </w:rPr>
        <w:t xml:space="preserve"> Satellite.</w:t>
      </w:r>
    </w:p>
    <w:p>
      <w:pPr>
        <w:pStyle w:val="108"/>
        <w:spacing w:line="300" w:lineRule="auto"/>
        <w:ind w:firstLine="525"/>
        <w:rPr>
          <w:sz w:val="24"/>
        </w:rPr>
      </w:pPr>
      <w:r>
        <w:rPr>
          <w:sz w:val="24"/>
        </w:rPr>
        <w:t>TM data is collected by OBC through CAN bus and edited into frames under protocol. Then, the frames shall be modulated into DPSK signal, sent to the S band transponder and transmitted to the GS.</w:t>
      </w:r>
    </w:p>
    <w:p>
      <w:pPr>
        <w:pStyle w:val="2"/>
      </w:pPr>
      <w:bookmarkStart w:id="15" w:name="_Toc487555918"/>
      <w:bookmarkStart w:id="16" w:name="_Toc9952"/>
      <w:r>
        <w:rPr>
          <w:lang w:val="en-US"/>
        </w:rPr>
        <w:t>ACRONYM</w:t>
      </w:r>
      <w:bookmarkEnd w:id="15"/>
      <w:bookmarkEnd w:id="16"/>
    </w:p>
    <w:tbl>
      <w:tblPr>
        <w:tblStyle w:val="94"/>
        <w:tblW w:w="7953" w:type="dxa"/>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550"/>
        <w:gridCol w:w="640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A/D(AD)</w:t>
            </w:r>
          </w:p>
        </w:tc>
        <w:tc>
          <w:tcPr>
            <w:tcW w:w="6403" w:type="dxa"/>
            <w:vAlign w:val="center"/>
          </w:tcPr>
          <w:p>
            <w:r>
              <w:t>Analogue-Digital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Ah</w:t>
            </w:r>
          </w:p>
        </w:tc>
        <w:tc>
          <w:tcPr>
            <w:tcW w:w="6403" w:type="dxa"/>
            <w:vAlign w:val="center"/>
          </w:tcPr>
          <w:p>
            <w:r>
              <w:t>Ampere-hour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AIT</w:t>
            </w:r>
          </w:p>
        </w:tc>
        <w:tc>
          <w:tcPr>
            <w:tcW w:w="6403" w:type="dxa"/>
            <w:vAlign w:val="center"/>
          </w:tcPr>
          <w:p>
            <w:r>
              <w:t>Assembly, Integration And Test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AGC</w:t>
            </w:r>
          </w:p>
        </w:tc>
        <w:tc>
          <w:tcPr>
            <w:tcW w:w="6403" w:type="dxa"/>
            <w:vAlign w:val="center"/>
          </w:tcPr>
          <w:p>
            <w:r>
              <w:t>Automatic Gain Control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AN</w:t>
            </w:r>
          </w:p>
        </w:tc>
        <w:tc>
          <w:tcPr>
            <w:tcW w:w="6403" w:type="dxa"/>
            <w:vAlign w:val="center"/>
          </w:tcPr>
          <w:p>
            <w:r>
              <w:t>Analogue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AOCC</w:t>
            </w:r>
          </w:p>
        </w:tc>
        <w:tc>
          <w:tcPr>
            <w:tcW w:w="6403" w:type="dxa"/>
            <w:vAlign w:val="center"/>
          </w:tcPr>
          <w:p>
            <w:r>
              <w:t>Attitude and Orbit Control Computer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AOCS</w:t>
            </w:r>
          </w:p>
        </w:tc>
        <w:tc>
          <w:tcPr>
            <w:tcW w:w="6403" w:type="dxa"/>
            <w:vAlign w:val="center"/>
          </w:tcPr>
          <w:p>
            <w:r>
              <w:t>Attitude and Orbit Control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AOS</w:t>
            </w:r>
          </w:p>
        </w:tc>
        <w:tc>
          <w:tcPr>
            <w:tcW w:w="6403" w:type="dxa"/>
            <w:vAlign w:val="center"/>
          </w:tcPr>
          <w:p>
            <w:r>
              <w:t>Advanced Orbiting 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jc w:val="center"/>
        </w:trPr>
        <w:tc>
          <w:tcPr>
            <w:tcW w:w="1550" w:type="dxa"/>
            <w:vAlign w:val="center"/>
          </w:tcPr>
          <w:p>
            <w:pPr>
              <w:rPr>
                <w:b/>
                <w:bCs/>
              </w:rPr>
            </w:pPr>
            <w:r>
              <w:rPr>
                <w:b/>
                <w:bCs/>
              </w:rPr>
              <w:t>ASS</w:t>
            </w:r>
          </w:p>
        </w:tc>
        <w:tc>
          <w:tcPr>
            <w:tcW w:w="6403" w:type="dxa"/>
            <w:vAlign w:val="center"/>
          </w:tcPr>
          <w:p>
            <w:r>
              <w:t>Analogue Sun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BCR</w:t>
            </w:r>
          </w:p>
        </w:tc>
        <w:tc>
          <w:tcPr>
            <w:tcW w:w="6403" w:type="dxa"/>
            <w:vAlign w:val="center"/>
          </w:tcPr>
          <w:p>
            <w:r>
              <w:t>Battery Charge Regulators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BDR</w:t>
            </w:r>
          </w:p>
        </w:tc>
        <w:tc>
          <w:tcPr>
            <w:tcW w:w="6403" w:type="dxa"/>
            <w:vAlign w:val="center"/>
          </w:tcPr>
          <w:p>
            <w:r>
              <w:t>Battery Discharge Regulators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BL</w:t>
            </w:r>
          </w:p>
        </w:tc>
        <w:tc>
          <w:tcPr>
            <w:tcW w:w="6403" w:type="dxa"/>
            <w:vAlign w:val="center"/>
          </w:tcPr>
          <w:p>
            <w:r>
              <w:t>Bi-level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rFonts w:hint="eastAsia"/>
                <w:b/>
                <w:bCs/>
              </w:rPr>
              <w:t>BMU</w:t>
            </w:r>
          </w:p>
        </w:tc>
        <w:tc>
          <w:tcPr>
            <w:tcW w:w="6403" w:type="dxa"/>
            <w:vAlign w:val="center"/>
          </w:tcPr>
          <w:p>
            <w:r>
              <w:rPr>
                <w:rFonts w:hint="eastAsia"/>
              </w:rPr>
              <w:t>Battery Manage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CAN</w:t>
            </w:r>
          </w:p>
        </w:tc>
        <w:tc>
          <w:tcPr>
            <w:tcW w:w="6403" w:type="dxa"/>
            <w:vAlign w:val="center"/>
          </w:tcPr>
          <w:p>
            <w:r>
              <w:t>Control Area Network</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CCD</w:t>
            </w:r>
          </w:p>
        </w:tc>
        <w:tc>
          <w:tcPr>
            <w:tcW w:w="6403" w:type="dxa"/>
            <w:vAlign w:val="center"/>
          </w:tcPr>
          <w:p>
            <w:r>
              <w:t>Charge-Coupled Device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CCSDS</w:t>
            </w:r>
          </w:p>
        </w:tc>
        <w:tc>
          <w:tcPr>
            <w:tcW w:w="6403" w:type="dxa"/>
            <w:vAlign w:val="center"/>
          </w:tcPr>
          <w:p>
            <w:r>
              <w:t>Consultative Committee for Space Data Systems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CCU</w:t>
            </w:r>
          </w:p>
        </w:tc>
        <w:tc>
          <w:tcPr>
            <w:tcW w:w="6403" w:type="dxa"/>
            <w:vAlign w:val="center"/>
          </w:tcPr>
          <w:p>
            <w:r>
              <w:t>Centre Control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CDR</w:t>
            </w:r>
          </w:p>
        </w:tc>
        <w:tc>
          <w:tcPr>
            <w:tcW w:w="6403" w:type="dxa"/>
            <w:vAlign w:val="center"/>
          </w:tcPr>
          <w:p>
            <w:r>
              <w:t>Critical Design Review</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CRC</w:t>
            </w:r>
          </w:p>
        </w:tc>
        <w:tc>
          <w:tcPr>
            <w:tcW w:w="6403" w:type="dxa"/>
            <w:vAlign w:val="center"/>
          </w:tcPr>
          <w:p>
            <w:r>
              <w:t>Cyclic Redundancy Check</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D/A(DA)</w:t>
            </w:r>
          </w:p>
        </w:tc>
        <w:tc>
          <w:tcPr>
            <w:tcW w:w="6403" w:type="dxa"/>
            <w:vAlign w:val="center"/>
          </w:tcPr>
          <w:p>
            <w:r>
              <w:t>Digital-Analogue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dB</w:t>
            </w:r>
          </w:p>
        </w:tc>
        <w:tc>
          <w:tcPr>
            <w:tcW w:w="6403" w:type="dxa"/>
            <w:vAlign w:val="center"/>
          </w:tcPr>
          <w:p>
            <w:r>
              <w:t>Decibels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DC</w:t>
            </w:r>
          </w:p>
        </w:tc>
        <w:tc>
          <w:tcPr>
            <w:tcW w:w="6403" w:type="dxa"/>
            <w:vAlign w:val="center"/>
          </w:tcPr>
          <w:p>
            <w:r>
              <w:t>Direct Current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DOD</w:t>
            </w:r>
          </w:p>
        </w:tc>
        <w:tc>
          <w:tcPr>
            <w:tcW w:w="6403" w:type="dxa"/>
            <w:vAlign w:val="center"/>
          </w:tcPr>
          <w:p>
            <w:r>
              <w:t>Depth of Discharge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DPSK</w:t>
            </w:r>
          </w:p>
        </w:tc>
        <w:tc>
          <w:tcPr>
            <w:tcW w:w="6403" w:type="dxa"/>
            <w:vAlign w:val="center"/>
          </w:tcPr>
          <w:p>
            <w:r>
              <w:t>Differential Phase Shift Keying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DS</w:t>
            </w:r>
          </w:p>
        </w:tc>
        <w:tc>
          <w:tcPr>
            <w:tcW w:w="6403" w:type="dxa"/>
            <w:vAlign w:val="center"/>
          </w:tcPr>
          <w:p>
            <w:r>
              <w:t>Digital Signal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DSS</w:t>
            </w:r>
          </w:p>
        </w:tc>
        <w:tc>
          <w:tcPr>
            <w:tcW w:w="6403" w:type="dxa"/>
            <w:vAlign w:val="center"/>
          </w:tcPr>
          <w:p>
            <w:r>
              <w:t>Digital Sun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DTS</w:t>
            </w:r>
          </w:p>
        </w:tc>
        <w:tc>
          <w:tcPr>
            <w:tcW w:w="6403" w:type="dxa"/>
            <w:vAlign w:val="center"/>
          </w:tcPr>
          <w:p>
            <w:r>
              <w:t>Data Transmission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DCU</w:t>
            </w:r>
          </w:p>
        </w:tc>
        <w:tc>
          <w:tcPr>
            <w:tcW w:w="6403" w:type="dxa"/>
            <w:vAlign w:val="center"/>
          </w:tcPr>
          <w:p>
            <w:r>
              <w:t>DTS Control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EIRP</w:t>
            </w:r>
          </w:p>
        </w:tc>
        <w:tc>
          <w:tcPr>
            <w:tcW w:w="6403" w:type="dxa"/>
            <w:vAlign w:val="center"/>
          </w:tcPr>
          <w:p>
            <w:r>
              <w:t>Equivalent Isotropic Radiated Power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FM</w:t>
            </w:r>
          </w:p>
        </w:tc>
        <w:tc>
          <w:tcPr>
            <w:tcW w:w="6403" w:type="dxa"/>
            <w:vAlign w:val="center"/>
          </w:tcPr>
          <w:p>
            <w:r>
              <w:t xml:space="preserve">Flight Model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FPGA</w:t>
            </w:r>
          </w:p>
        </w:tc>
        <w:tc>
          <w:tcPr>
            <w:tcW w:w="6403" w:type="dxa"/>
            <w:vAlign w:val="center"/>
          </w:tcPr>
          <w:p>
            <w:r>
              <w:t>Field-Programmable Gate Array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GPS</w:t>
            </w:r>
          </w:p>
        </w:tc>
        <w:tc>
          <w:tcPr>
            <w:tcW w:w="6403" w:type="dxa"/>
            <w:vAlign w:val="center"/>
          </w:tcPr>
          <w:p>
            <w:r>
              <w:t>Global Positioning 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GS</w:t>
            </w:r>
          </w:p>
        </w:tc>
        <w:tc>
          <w:tcPr>
            <w:tcW w:w="6403" w:type="dxa"/>
            <w:vAlign w:val="center"/>
          </w:tcPr>
          <w:p>
            <w:r>
              <w:t>Ground Station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G/T</w:t>
            </w:r>
          </w:p>
        </w:tc>
        <w:tc>
          <w:tcPr>
            <w:tcW w:w="6403" w:type="dxa"/>
            <w:vAlign w:val="center"/>
          </w:tcPr>
          <w:p>
            <w:r>
              <w:t>Gain/Temperature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GYRO</w:t>
            </w:r>
          </w:p>
        </w:tc>
        <w:tc>
          <w:tcPr>
            <w:tcW w:w="6403" w:type="dxa"/>
            <w:vAlign w:val="center"/>
          </w:tcPr>
          <w:p>
            <w:r>
              <w:t>Gyroscope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HR</w:t>
            </w:r>
          </w:p>
        </w:tc>
        <w:tc>
          <w:tcPr>
            <w:tcW w:w="6403" w:type="dxa"/>
            <w:vAlign w:val="center"/>
          </w:tcPr>
          <w:p>
            <w:r>
              <w:t>High Resolution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ICD</w:t>
            </w:r>
          </w:p>
        </w:tc>
        <w:tc>
          <w:tcPr>
            <w:tcW w:w="6403" w:type="dxa"/>
            <w:vAlign w:val="center"/>
          </w:tcPr>
          <w:p>
            <w:r>
              <w:t>Interface Control Document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IDS</w:t>
            </w:r>
          </w:p>
        </w:tc>
        <w:tc>
          <w:tcPr>
            <w:tcW w:w="6403" w:type="dxa"/>
            <w:vAlign w:val="center"/>
          </w:tcPr>
          <w:p>
            <w:r>
              <w:t>Interface Data Sheet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IRES</w:t>
            </w:r>
          </w:p>
        </w:tc>
        <w:tc>
          <w:tcPr>
            <w:tcW w:w="6403" w:type="dxa"/>
            <w:vAlign w:val="center"/>
          </w:tcPr>
          <w:p>
            <w:r>
              <w:t>Infrared Earth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JSLC</w:t>
            </w:r>
          </w:p>
        </w:tc>
        <w:tc>
          <w:tcPr>
            <w:tcW w:w="6403" w:type="dxa"/>
            <w:vAlign w:val="center"/>
          </w:tcPr>
          <w:p>
            <w:r>
              <w:t>JiuQuan Satellite Launch Site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LDPC</w:t>
            </w:r>
          </w:p>
        </w:tc>
        <w:tc>
          <w:tcPr>
            <w:tcW w:w="6403" w:type="dxa"/>
            <w:vAlign w:val="center"/>
          </w:tcPr>
          <w:p>
            <w:r>
              <w:t>Low Density Parity Check Code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LVDS</w:t>
            </w:r>
          </w:p>
        </w:tc>
        <w:tc>
          <w:tcPr>
            <w:tcW w:w="6403" w:type="dxa"/>
            <w:vAlign w:val="center"/>
          </w:tcPr>
          <w:p>
            <w:r>
              <w:t>Low Voltage Differential Signaling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rFonts w:hint="eastAsia"/>
                <w:b/>
                <w:bCs/>
              </w:rPr>
              <w:t>MC</w:t>
            </w:r>
          </w:p>
        </w:tc>
        <w:tc>
          <w:tcPr>
            <w:tcW w:w="6403" w:type="dxa"/>
            <w:vAlign w:val="center"/>
          </w:tcPr>
          <w:p>
            <w:r>
              <w:t>Multi-Spectrum</w:t>
            </w:r>
            <w:r>
              <w:rPr>
                <w:rFonts w:hint="eastAsia"/>
              </w:rPr>
              <w:t xml:space="preserve"> Camera</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MEA</w:t>
            </w:r>
          </w:p>
        </w:tc>
        <w:tc>
          <w:tcPr>
            <w:tcW w:w="6403" w:type="dxa"/>
            <w:vAlign w:val="center"/>
          </w:tcPr>
          <w:p>
            <w:r>
              <w:t>Main Error Amplifier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MS</w:t>
            </w:r>
          </w:p>
        </w:tc>
        <w:tc>
          <w:tcPr>
            <w:tcW w:w="6403" w:type="dxa"/>
            <w:vAlign w:val="center"/>
          </w:tcPr>
          <w:p>
            <w:r>
              <w:t>Multi-Spectrum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MT</w:t>
            </w:r>
          </w:p>
        </w:tc>
        <w:tc>
          <w:tcPr>
            <w:tcW w:w="6403" w:type="dxa"/>
            <w:vAlign w:val="center"/>
          </w:tcPr>
          <w:p>
            <w:r>
              <w:t>Magnetic Torquer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MTF</w:t>
            </w:r>
          </w:p>
        </w:tc>
        <w:tc>
          <w:tcPr>
            <w:tcW w:w="6403" w:type="dxa"/>
            <w:vAlign w:val="center"/>
          </w:tcPr>
          <w:p>
            <w:r>
              <w:t>Modulation Transfer Function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MW</w:t>
            </w:r>
          </w:p>
        </w:tc>
        <w:tc>
          <w:tcPr>
            <w:tcW w:w="6403" w:type="dxa"/>
            <w:vAlign w:val="center"/>
          </w:tcPr>
          <w:p>
            <w:r>
              <w:t>Momentum Wheel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NA</w:t>
            </w:r>
          </w:p>
        </w:tc>
        <w:tc>
          <w:tcPr>
            <w:tcW w:w="6403" w:type="dxa"/>
            <w:vAlign w:val="center"/>
          </w:tcPr>
          <w:p>
            <w:r>
              <w:t>Not Applicable/Available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NIR</w:t>
            </w:r>
          </w:p>
        </w:tc>
        <w:tc>
          <w:tcPr>
            <w:tcW w:w="6403" w:type="dxa"/>
            <w:vAlign w:val="center"/>
          </w:tcPr>
          <w:p>
            <w:r>
              <w:t>Near Infra-Red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NRZ-L</w:t>
            </w:r>
          </w:p>
        </w:tc>
        <w:tc>
          <w:tcPr>
            <w:tcW w:w="6403" w:type="dxa"/>
            <w:vAlign w:val="center"/>
          </w:tcPr>
          <w:p>
            <w:r>
              <w:t>Non-Return to Zero Level</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NRZ-S</w:t>
            </w:r>
          </w:p>
        </w:tc>
        <w:tc>
          <w:tcPr>
            <w:tcW w:w="6403" w:type="dxa"/>
            <w:vAlign w:val="center"/>
          </w:tcPr>
          <w:p>
            <w:r>
              <w:t>Non-Return to Zero Space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OBC</w:t>
            </w:r>
          </w:p>
        </w:tc>
        <w:tc>
          <w:tcPr>
            <w:tcW w:w="6403" w:type="dxa"/>
            <w:vAlign w:val="center"/>
          </w:tcPr>
          <w:p>
            <w:r>
              <w:t>On-board Computer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OBDH</w:t>
            </w:r>
          </w:p>
        </w:tc>
        <w:tc>
          <w:tcPr>
            <w:tcW w:w="6403" w:type="dxa"/>
            <w:vAlign w:val="center"/>
          </w:tcPr>
          <w:p>
            <w:r>
              <w:t>On-board Data Handling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OC</w:t>
            </w:r>
          </w:p>
        </w:tc>
        <w:tc>
          <w:tcPr>
            <w:tcW w:w="6403" w:type="dxa"/>
            <w:vAlign w:val="center"/>
          </w:tcPr>
          <w:p>
            <w:r>
              <w:t>Open-Collector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rFonts w:hint="eastAsia"/>
                <w:b/>
                <w:bCs/>
              </w:rPr>
              <w:t>PAA</w:t>
            </w:r>
          </w:p>
        </w:tc>
        <w:tc>
          <w:tcPr>
            <w:tcW w:w="6403" w:type="dxa"/>
            <w:vAlign w:val="center"/>
          </w:tcPr>
          <w:p>
            <w:r>
              <w:t>Phased</w:t>
            </w:r>
            <w:r>
              <w:rPr>
                <w:rFonts w:hint="eastAsia"/>
              </w:rPr>
              <w:t xml:space="preserve"> A</w:t>
            </w:r>
            <w:r>
              <w:t>rray</w:t>
            </w:r>
            <w:r>
              <w:rPr>
                <w:rFonts w:hint="eastAsia"/>
              </w:rPr>
              <w:t xml:space="preserve"> A</w:t>
            </w:r>
            <w:r>
              <w:t>ntenna</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PAN</w:t>
            </w:r>
          </w:p>
        </w:tc>
        <w:tc>
          <w:tcPr>
            <w:tcW w:w="6403" w:type="dxa"/>
            <w:vAlign w:val="center"/>
          </w:tcPr>
          <w:p>
            <w:r>
              <w:t>Panchromatic</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PCM</w:t>
            </w:r>
          </w:p>
        </w:tc>
        <w:tc>
          <w:tcPr>
            <w:tcW w:w="6403" w:type="dxa"/>
            <w:vAlign w:val="center"/>
          </w:tcPr>
          <w:p>
            <w:r>
              <w:t>Pulse Code Modulation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PCU</w:t>
            </w:r>
          </w:p>
        </w:tc>
        <w:tc>
          <w:tcPr>
            <w:tcW w:w="6403" w:type="dxa"/>
            <w:vAlign w:val="center"/>
          </w:tcPr>
          <w:p>
            <w:r>
              <w:t>Power Control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PLD</w:t>
            </w:r>
          </w:p>
        </w:tc>
        <w:tc>
          <w:tcPr>
            <w:tcW w:w="6403" w:type="dxa"/>
            <w:vAlign w:val="center"/>
          </w:tcPr>
          <w:p>
            <w:r>
              <w:t>Payload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PM</w:t>
            </w:r>
          </w:p>
        </w:tc>
        <w:tc>
          <w:tcPr>
            <w:tcW w:w="6403" w:type="dxa"/>
            <w:vAlign w:val="center"/>
          </w:tcPr>
          <w:p>
            <w:r>
              <w:t>Phase Modulation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PN</w:t>
            </w:r>
          </w:p>
        </w:tc>
        <w:tc>
          <w:tcPr>
            <w:tcW w:w="6403" w:type="dxa"/>
            <w:vAlign w:val="center"/>
          </w:tcPr>
          <w:p>
            <w:r>
              <w:t>Pseudo-Noise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PROM</w:t>
            </w:r>
          </w:p>
        </w:tc>
        <w:tc>
          <w:tcPr>
            <w:tcW w:w="6403" w:type="dxa"/>
            <w:vAlign w:val="center"/>
          </w:tcPr>
          <w:p>
            <w:r>
              <w:t xml:space="preserve">Programmable Read-Only Memory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PSK</w:t>
            </w:r>
          </w:p>
        </w:tc>
        <w:tc>
          <w:tcPr>
            <w:tcW w:w="6403" w:type="dxa"/>
            <w:vAlign w:val="center"/>
          </w:tcPr>
          <w:p>
            <w:r>
              <w:t>Phase Shift Keying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PSS</w:t>
            </w:r>
          </w:p>
        </w:tc>
        <w:tc>
          <w:tcPr>
            <w:tcW w:w="6403" w:type="dxa"/>
            <w:vAlign w:val="center"/>
          </w:tcPr>
          <w:p>
            <w:r>
              <w:t xml:space="preserve">Power Supply Subsystem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QPSK</w:t>
            </w:r>
          </w:p>
        </w:tc>
        <w:tc>
          <w:tcPr>
            <w:tcW w:w="6403" w:type="dxa"/>
            <w:vAlign w:val="center"/>
          </w:tcPr>
          <w:p>
            <w:r>
              <w:t>Quadrature Phase Shift Keying</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RFU</w:t>
            </w:r>
          </w:p>
        </w:tc>
        <w:tc>
          <w:tcPr>
            <w:tcW w:w="6403" w:type="dxa"/>
            <w:vAlign w:val="center"/>
          </w:tcPr>
          <w:p>
            <w:r>
              <w:t>Radio Frequency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RMS</w:t>
            </w:r>
          </w:p>
        </w:tc>
        <w:tc>
          <w:tcPr>
            <w:tcW w:w="6403" w:type="dxa"/>
            <w:vAlign w:val="center"/>
          </w:tcPr>
          <w:p>
            <w:r>
              <w:t>Root Mean Square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RTTTC</w:t>
            </w:r>
          </w:p>
        </w:tc>
        <w:tc>
          <w:tcPr>
            <w:tcW w:w="6403" w:type="dxa"/>
            <w:vAlign w:val="center"/>
          </w:tcPr>
          <w:p>
            <w:r>
              <w:t>Relative Time Tagged Telecommand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SA</w:t>
            </w:r>
          </w:p>
        </w:tc>
        <w:tc>
          <w:tcPr>
            <w:tcW w:w="6403" w:type="dxa"/>
            <w:vAlign w:val="center"/>
          </w:tcPr>
          <w:p>
            <w:r>
              <w:t>Solar Array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SCC</w:t>
            </w:r>
          </w:p>
        </w:tc>
        <w:tc>
          <w:tcPr>
            <w:tcW w:w="6403" w:type="dxa"/>
            <w:vAlign w:val="center"/>
          </w:tcPr>
          <w:p>
            <w:r>
              <w:t>Satellite Control Center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SDC</w:t>
            </w:r>
          </w:p>
        </w:tc>
        <w:tc>
          <w:tcPr>
            <w:tcW w:w="6403" w:type="dxa"/>
            <w:vAlign w:val="center"/>
          </w:tcPr>
          <w:p>
            <w:r>
              <w:t>Subsystem Distribution Controller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SLTU</w:t>
            </w:r>
          </w:p>
        </w:tc>
        <w:tc>
          <w:tcPr>
            <w:tcW w:w="6403" w:type="dxa"/>
            <w:vAlign w:val="center"/>
          </w:tcPr>
          <w:p>
            <w:r>
              <w:t>Sensor Local Terminal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SNR</w:t>
            </w:r>
          </w:p>
        </w:tc>
        <w:tc>
          <w:tcPr>
            <w:tcW w:w="6403" w:type="dxa"/>
            <w:vAlign w:val="center"/>
          </w:tcPr>
          <w:p>
            <w:r>
              <w:t>Signal to Noise Ratio</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SR</w:t>
            </w:r>
          </w:p>
        </w:tc>
        <w:tc>
          <w:tcPr>
            <w:tcW w:w="6403" w:type="dxa"/>
            <w:vAlign w:val="center"/>
          </w:tcPr>
          <w:p>
            <w:r>
              <w:t>Shunt Regulator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SRAM</w:t>
            </w:r>
          </w:p>
        </w:tc>
        <w:tc>
          <w:tcPr>
            <w:tcW w:w="6403" w:type="dxa"/>
            <w:vAlign w:val="center"/>
          </w:tcPr>
          <w:p>
            <w:r>
              <w:t>Static Random Access Memory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S</w:t>
            </w:r>
            <w:r>
              <w:rPr>
                <w:rFonts w:hint="eastAsia"/>
                <w:b/>
                <w:bCs/>
              </w:rPr>
              <w:t>T</w:t>
            </w:r>
            <w:r>
              <w:rPr>
                <w:b/>
                <w:bCs/>
              </w:rPr>
              <w:t>S</w:t>
            </w:r>
          </w:p>
        </w:tc>
        <w:tc>
          <w:tcPr>
            <w:tcW w:w="6403" w:type="dxa"/>
            <w:vAlign w:val="center"/>
          </w:tcPr>
          <w:p>
            <w:r>
              <w:t>Star Sensor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SS-H</w:t>
            </w:r>
          </w:p>
        </w:tc>
        <w:tc>
          <w:tcPr>
            <w:tcW w:w="6403" w:type="dxa"/>
            <w:vAlign w:val="center"/>
          </w:tcPr>
          <w:p>
            <w:r>
              <w:t>Star Sensor Head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SS-E</w:t>
            </w:r>
          </w:p>
        </w:tc>
        <w:tc>
          <w:tcPr>
            <w:tcW w:w="6403" w:type="dxa"/>
            <w:vAlign w:val="center"/>
          </w:tcPr>
          <w:p>
            <w:r>
              <w:t>Star Sensor Electro-box</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SSO</w:t>
            </w:r>
          </w:p>
        </w:tc>
        <w:tc>
          <w:tcPr>
            <w:tcW w:w="6403" w:type="dxa"/>
            <w:vAlign w:val="center"/>
          </w:tcPr>
          <w:p>
            <w:r>
              <w:t>Sun- Synchronous Orbit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USB</w:t>
            </w:r>
          </w:p>
        </w:tc>
        <w:tc>
          <w:tcPr>
            <w:tcW w:w="6403" w:type="dxa"/>
            <w:vAlign w:val="center"/>
          </w:tcPr>
          <w:p>
            <w:r>
              <w:t>Unified S-band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TC</w:t>
            </w:r>
          </w:p>
        </w:tc>
        <w:tc>
          <w:tcPr>
            <w:tcW w:w="6403" w:type="dxa"/>
            <w:vAlign w:val="center"/>
          </w:tcPr>
          <w:p>
            <w:r>
              <w:t>Tele-Command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TCS</w:t>
            </w:r>
          </w:p>
        </w:tc>
        <w:tc>
          <w:tcPr>
            <w:tcW w:w="6403" w:type="dxa"/>
            <w:vAlign w:val="center"/>
          </w:tcPr>
          <w:p>
            <w:r>
              <w:t>Thermal Control Subsystem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TDI</w:t>
            </w:r>
          </w:p>
        </w:tc>
        <w:tc>
          <w:tcPr>
            <w:tcW w:w="6403" w:type="dxa"/>
            <w:vAlign w:val="center"/>
          </w:tcPr>
          <w:p>
            <w:r>
              <w:t>Time Delay Integration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TDM</w:t>
            </w:r>
          </w:p>
        </w:tc>
        <w:tc>
          <w:tcPr>
            <w:tcW w:w="6403" w:type="dxa"/>
            <w:vAlign w:val="center"/>
          </w:tcPr>
          <w:p>
            <w:r>
              <w:t>TC Unit Data Module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TM</w:t>
            </w:r>
          </w:p>
        </w:tc>
        <w:tc>
          <w:tcPr>
            <w:tcW w:w="6403" w:type="dxa"/>
            <w:vAlign w:val="center"/>
          </w:tcPr>
          <w:p>
            <w:r>
              <w:t>Telemetr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TMP</w:t>
            </w:r>
          </w:p>
        </w:tc>
        <w:tc>
          <w:tcPr>
            <w:tcW w:w="6403" w:type="dxa"/>
            <w:vAlign w:val="center"/>
          </w:tcPr>
          <w:p>
            <w:r>
              <w:t>Temperature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TH</w:t>
            </w:r>
          </w:p>
        </w:tc>
        <w:tc>
          <w:tcPr>
            <w:tcW w:w="6403" w:type="dxa"/>
            <w:vAlign w:val="center"/>
          </w:tcPr>
          <w:p>
            <w:r>
              <w:t>Thermistor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TT&amp;C</w:t>
            </w:r>
          </w:p>
          <w:p>
            <w:pPr>
              <w:rPr>
                <w:b/>
                <w:bCs/>
              </w:rPr>
            </w:pPr>
            <w:r>
              <w:rPr>
                <w:b/>
                <w:bCs/>
              </w:rPr>
              <w:t>TTDB</w:t>
            </w:r>
          </w:p>
        </w:tc>
        <w:tc>
          <w:tcPr>
            <w:tcW w:w="6403" w:type="dxa"/>
            <w:vAlign w:val="center"/>
          </w:tcPr>
          <w:p>
            <w:r>
              <w:t>Telemetry Tracking and Command Subsystem</w:t>
            </w:r>
          </w:p>
          <w:p>
            <w:r>
              <w:t>Time Tagged Data Block</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TTTC</w:t>
            </w:r>
          </w:p>
        </w:tc>
        <w:tc>
          <w:tcPr>
            <w:tcW w:w="6403" w:type="dxa"/>
            <w:vAlign w:val="center"/>
          </w:tcPr>
          <w:p>
            <w:r>
              <w:t>Time Tagged Telecommand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TU</w:t>
            </w:r>
          </w:p>
        </w:tc>
        <w:tc>
          <w:tcPr>
            <w:tcW w:w="6403" w:type="dxa"/>
            <w:vAlign w:val="center"/>
          </w:tcPr>
          <w:p>
            <w:r>
              <w:t>TC Unit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TWTA</w:t>
            </w:r>
          </w:p>
        </w:tc>
        <w:tc>
          <w:tcPr>
            <w:tcW w:w="6403" w:type="dxa"/>
            <w:vAlign w:val="center"/>
          </w:tcPr>
          <w:p>
            <w:r>
              <w:t>Travel Wave Tube Amplifier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5" w:hRule="atLeast"/>
          <w:jc w:val="center"/>
        </w:trPr>
        <w:tc>
          <w:tcPr>
            <w:tcW w:w="1550" w:type="dxa"/>
            <w:vAlign w:val="center"/>
          </w:tcPr>
          <w:p>
            <w:pPr>
              <w:rPr>
                <w:b/>
                <w:bCs/>
              </w:rPr>
            </w:pPr>
            <w:r>
              <w:rPr>
                <w:b/>
                <w:bCs/>
              </w:rPr>
              <w:t>UTC</w:t>
            </w:r>
          </w:p>
        </w:tc>
        <w:tc>
          <w:tcPr>
            <w:tcW w:w="6403" w:type="dxa"/>
            <w:vAlign w:val="center"/>
          </w:tcPr>
          <w:p>
            <w:r>
              <w:t xml:space="preserve">Coordinated Universal Time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00" w:hRule="atLeast"/>
          <w:jc w:val="center"/>
        </w:trPr>
        <w:tc>
          <w:tcPr>
            <w:tcW w:w="1550" w:type="dxa"/>
            <w:vAlign w:val="center"/>
          </w:tcPr>
          <w:p>
            <w:pPr>
              <w:rPr>
                <w:b/>
                <w:bCs/>
              </w:rPr>
            </w:pPr>
            <w:r>
              <w:rPr>
                <w:b/>
                <w:bCs/>
              </w:rPr>
              <w:t>VCO</w:t>
            </w:r>
          </w:p>
        </w:tc>
        <w:tc>
          <w:tcPr>
            <w:tcW w:w="6403" w:type="dxa"/>
            <w:vAlign w:val="center"/>
          </w:tcPr>
          <w:p>
            <w:r>
              <w:t>Voltage Controlled Oscillator</w:t>
            </w:r>
          </w:p>
        </w:tc>
      </w:tr>
    </w:tbl>
    <w:p>
      <w:pPr>
        <w:pStyle w:val="108"/>
        <w:ind w:left="576"/>
        <w:rPr>
          <w:sz w:val="24"/>
        </w:rPr>
      </w:pPr>
    </w:p>
    <w:p>
      <w:pPr>
        <w:pStyle w:val="2"/>
        <w:rPr>
          <w:lang w:eastAsia="zh-CN"/>
        </w:rPr>
      </w:pPr>
      <w:bookmarkStart w:id="17" w:name="_Toc27838"/>
      <w:bookmarkStart w:id="18" w:name="_Toc41900161"/>
      <w:r>
        <w:t>Terms &amp; Definitions</w:t>
      </w:r>
      <w:bookmarkEnd w:id="17"/>
    </w:p>
    <w:p>
      <w:pPr>
        <w:numPr>
          <w:ilvl w:val="0"/>
          <w:numId w:val="41"/>
        </w:numPr>
        <w:adjustRightInd w:val="0"/>
        <w:spacing w:after="120" w:line="312" w:lineRule="atLeast"/>
        <w:textAlignment w:val="baseline"/>
        <w:rPr>
          <w:kern w:val="0"/>
          <w:szCs w:val="28"/>
        </w:rPr>
      </w:pPr>
      <w:r>
        <w:rPr>
          <w:kern w:val="0"/>
          <w:szCs w:val="28"/>
        </w:rPr>
        <w:t>Fixed Format Telemetry:</w:t>
      </w:r>
    </w:p>
    <w:p>
      <w:pPr>
        <w:adjustRightInd w:val="0"/>
        <w:spacing w:after="120" w:line="312" w:lineRule="atLeast"/>
        <w:ind w:left="996"/>
        <w:textAlignment w:val="baseline"/>
        <w:rPr>
          <w:kern w:val="0"/>
          <w:szCs w:val="28"/>
        </w:rPr>
      </w:pPr>
      <w:r>
        <w:rPr>
          <w:kern w:val="0"/>
          <w:szCs w:val="28"/>
        </w:rPr>
        <w:t>It uses W</w:t>
      </w:r>
      <w:r>
        <w:rPr>
          <w:rFonts w:hint="eastAsia"/>
          <w:kern w:val="0"/>
          <w:szCs w:val="28"/>
        </w:rPr>
        <w:t>8</w:t>
      </w:r>
      <w:r>
        <w:rPr>
          <w:kern w:val="0"/>
          <w:szCs w:val="28"/>
        </w:rPr>
        <w:t>~W</w:t>
      </w:r>
      <w:r>
        <w:rPr>
          <w:rFonts w:hint="eastAsia"/>
          <w:kern w:val="0"/>
          <w:szCs w:val="28"/>
        </w:rPr>
        <w:t>13</w:t>
      </w:r>
      <w:r>
        <w:rPr>
          <w:kern w:val="0"/>
          <w:szCs w:val="28"/>
        </w:rPr>
        <w:t xml:space="preserve"> in each telemetry transfer frame which are generated 4 frames in one second.</w:t>
      </w:r>
    </w:p>
    <w:p>
      <w:pPr>
        <w:numPr>
          <w:ilvl w:val="0"/>
          <w:numId w:val="41"/>
        </w:numPr>
        <w:adjustRightInd w:val="0"/>
        <w:spacing w:after="120" w:line="312" w:lineRule="atLeast"/>
        <w:textAlignment w:val="baseline"/>
        <w:rPr>
          <w:kern w:val="0"/>
          <w:szCs w:val="28"/>
        </w:rPr>
      </w:pPr>
      <w:r>
        <w:rPr>
          <w:kern w:val="0"/>
          <w:szCs w:val="28"/>
        </w:rPr>
        <w:t xml:space="preserve">Real-time Telemetry: </w:t>
      </w:r>
    </w:p>
    <w:p>
      <w:pPr>
        <w:adjustRightInd w:val="0"/>
        <w:spacing w:after="120" w:line="312" w:lineRule="atLeast"/>
        <w:ind w:left="996"/>
        <w:textAlignment w:val="baseline"/>
        <w:rPr>
          <w:kern w:val="0"/>
          <w:szCs w:val="28"/>
        </w:rPr>
      </w:pPr>
      <w:r>
        <w:rPr>
          <w:kern w:val="0"/>
          <w:szCs w:val="28"/>
        </w:rPr>
        <w:t>The telemetry is collected by OBC and transmitted to GS</w:t>
      </w:r>
      <w:r>
        <w:t xml:space="preserve"> </w:t>
      </w:r>
      <w:r>
        <w:rPr>
          <w:kern w:val="0"/>
          <w:szCs w:val="28"/>
        </w:rPr>
        <w:t xml:space="preserve">instantly. </w:t>
      </w:r>
    </w:p>
    <w:p>
      <w:pPr>
        <w:numPr>
          <w:ilvl w:val="0"/>
          <w:numId w:val="41"/>
        </w:numPr>
        <w:adjustRightInd w:val="0"/>
        <w:spacing w:after="120" w:line="312" w:lineRule="atLeast"/>
        <w:textAlignment w:val="baseline"/>
        <w:rPr>
          <w:kern w:val="0"/>
          <w:szCs w:val="28"/>
        </w:rPr>
      </w:pPr>
      <w:r>
        <w:rPr>
          <w:kern w:val="0"/>
          <w:szCs w:val="28"/>
        </w:rPr>
        <w:t>Delay Telemetry:</w:t>
      </w:r>
    </w:p>
    <w:p>
      <w:pPr>
        <w:adjustRightInd w:val="0"/>
        <w:spacing w:after="120" w:line="312" w:lineRule="atLeast"/>
        <w:ind w:left="996"/>
        <w:textAlignment w:val="baseline"/>
        <w:rPr>
          <w:kern w:val="0"/>
          <w:szCs w:val="28"/>
        </w:rPr>
      </w:pPr>
      <w:r>
        <w:rPr>
          <w:kern w:val="0"/>
          <w:szCs w:val="28"/>
        </w:rPr>
        <w:t>The telemetry is sampled as set period by OBC and stored into OBC SRAM. Delay telemetry will be transmitted when real-time telemetry is transmitted over by order. The corresponding sampling time for deley TM refers to the time of 430H packet.</w:t>
      </w:r>
    </w:p>
    <w:p>
      <w:pPr>
        <w:numPr>
          <w:ilvl w:val="0"/>
          <w:numId w:val="41"/>
        </w:numPr>
        <w:adjustRightInd w:val="0"/>
        <w:spacing w:after="120" w:line="312" w:lineRule="atLeast"/>
        <w:textAlignment w:val="baseline"/>
        <w:rPr>
          <w:kern w:val="0"/>
          <w:szCs w:val="28"/>
        </w:rPr>
      </w:pPr>
      <w:r>
        <w:rPr>
          <w:kern w:val="0"/>
          <w:szCs w:val="28"/>
        </w:rPr>
        <w:t>Fast Telemetry:</w:t>
      </w:r>
    </w:p>
    <w:p>
      <w:pPr>
        <w:adjustRightInd w:val="0"/>
        <w:spacing w:after="120" w:line="312" w:lineRule="atLeast"/>
        <w:ind w:left="996"/>
        <w:textAlignment w:val="baseline"/>
        <w:rPr>
          <w:kern w:val="0"/>
          <w:szCs w:val="28"/>
        </w:rPr>
      </w:pPr>
      <w:r>
        <w:rPr>
          <w:kern w:val="0"/>
          <w:szCs w:val="28"/>
        </w:rPr>
        <w:t>The collection period is 1</w:t>
      </w:r>
      <w:r>
        <w:rPr>
          <w:rFonts w:hint="eastAsia"/>
          <w:kern w:val="0"/>
          <w:szCs w:val="28"/>
        </w:rPr>
        <w:t>/2/4</w:t>
      </w:r>
      <w:r>
        <w:rPr>
          <w:kern w:val="0"/>
          <w:szCs w:val="28"/>
        </w:rPr>
        <w:t>s.</w:t>
      </w:r>
    </w:p>
    <w:p>
      <w:pPr>
        <w:numPr>
          <w:ilvl w:val="0"/>
          <w:numId w:val="41"/>
        </w:numPr>
        <w:adjustRightInd w:val="0"/>
        <w:spacing w:after="120" w:line="312" w:lineRule="atLeast"/>
        <w:textAlignment w:val="baseline"/>
        <w:rPr>
          <w:kern w:val="0"/>
          <w:szCs w:val="28"/>
        </w:rPr>
      </w:pPr>
      <w:r>
        <w:rPr>
          <w:kern w:val="0"/>
          <w:szCs w:val="28"/>
        </w:rPr>
        <w:t>Slow Telemetry:</w:t>
      </w:r>
    </w:p>
    <w:p>
      <w:pPr>
        <w:adjustRightInd w:val="0"/>
        <w:spacing w:after="120" w:line="312" w:lineRule="atLeast"/>
        <w:ind w:left="996"/>
        <w:textAlignment w:val="baseline"/>
        <w:rPr>
          <w:kern w:val="0"/>
          <w:szCs w:val="28"/>
        </w:rPr>
      </w:pPr>
      <w:r>
        <w:rPr>
          <w:kern w:val="0"/>
          <w:szCs w:val="28"/>
        </w:rPr>
        <w:t>The collection period is 8</w:t>
      </w:r>
      <w:r>
        <w:rPr>
          <w:rFonts w:hint="eastAsia"/>
          <w:kern w:val="0"/>
          <w:szCs w:val="28"/>
        </w:rPr>
        <w:t>/16/32</w:t>
      </w:r>
      <w:r>
        <w:rPr>
          <w:kern w:val="0"/>
          <w:szCs w:val="28"/>
        </w:rPr>
        <w:t>s..</w:t>
      </w:r>
    </w:p>
    <w:p>
      <w:pPr>
        <w:pStyle w:val="3"/>
      </w:pPr>
    </w:p>
    <w:bookmarkEnd w:id="18"/>
    <w:p>
      <w:pPr>
        <w:pStyle w:val="2"/>
        <w:rPr>
          <w:lang w:val="en-US" w:eastAsia="zh-CN"/>
        </w:rPr>
      </w:pPr>
      <w:bookmarkStart w:id="19" w:name="_Toc325530451"/>
      <w:bookmarkStart w:id="20" w:name="_Toc487555920"/>
      <w:bookmarkStart w:id="21" w:name="_Toc31425"/>
      <w:r>
        <w:rPr>
          <w:lang w:val="en-US"/>
        </w:rPr>
        <w:t>TELEMETRY CHARACTERISTICS</w:t>
      </w:r>
      <w:bookmarkEnd w:id="19"/>
      <w:bookmarkEnd w:id="20"/>
      <w:bookmarkEnd w:id="21"/>
    </w:p>
    <w:tbl>
      <w:tblPr>
        <w:tblStyle w:val="94"/>
        <w:tblW w:w="7587" w:type="dxa"/>
        <w:tblInd w:w="765"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3301"/>
        <w:gridCol w:w="4286"/>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01" w:type="dxa"/>
          </w:tcPr>
          <w:p>
            <w:pPr>
              <w:rPr>
                <w:b/>
                <w:bCs/>
              </w:rPr>
            </w:pPr>
            <w:r>
              <w:rPr>
                <w:b/>
                <w:bCs/>
              </w:rPr>
              <w:t>BYTE</w:t>
            </w:r>
          </w:p>
        </w:tc>
        <w:tc>
          <w:tcPr>
            <w:tcW w:w="4286" w:type="dxa"/>
          </w:tcPr>
          <w:p>
            <w:pPr>
              <w:spacing w:line="300" w:lineRule="auto"/>
            </w:pPr>
            <w:r>
              <w:t>8bits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01" w:type="dxa"/>
          </w:tcPr>
          <w:p>
            <w:pPr>
              <w:rPr>
                <w:b/>
                <w:bCs/>
              </w:rPr>
            </w:pPr>
            <w:r>
              <w:rPr>
                <w:b/>
                <w:bCs/>
              </w:rPr>
              <w:t xml:space="preserve">FRAME LENGTH: </w:t>
            </w:r>
          </w:p>
        </w:tc>
        <w:tc>
          <w:tcPr>
            <w:tcW w:w="4286" w:type="dxa"/>
          </w:tcPr>
          <w:p>
            <w:pPr>
              <w:spacing w:line="300" w:lineRule="auto"/>
            </w:pPr>
            <w:r>
              <w:rPr>
                <w:rFonts w:hint="eastAsia"/>
              </w:rPr>
              <w:t>128</w:t>
            </w:r>
            <w:r>
              <w:t>BYTES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01" w:type="dxa"/>
          </w:tcPr>
          <w:p>
            <w:pPr>
              <w:rPr>
                <w:b/>
                <w:bCs/>
              </w:rPr>
            </w:pPr>
            <w:r>
              <w:rPr>
                <w:b/>
                <w:bCs/>
              </w:rPr>
              <w:t>SYNCHRONIZATION</w:t>
            </w:r>
          </w:p>
        </w:tc>
        <w:tc>
          <w:tcPr>
            <w:tcW w:w="4286" w:type="dxa"/>
          </w:tcPr>
          <w:p>
            <w:pPr>
              <w:spacing w:line="300" w:lineRule="auto"/>
            </w:pPr>
            <w:r>
              <w:rPr>
                <w:rFonts w:hint="eastAsia"/>
              </w:rPr>
              <w:t>EB90</w:t>
            </w:r>
            <w:r>
              <w:t xml:space="preserve"> (Hex)</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01" w:type="dxa"/>
          </w:tcPr>
          <w:p>
            <w:pPr>
              <w:rPr>
                <w:b/>
                <w:bCs/>
              </w:rPr>
            </w:pPr>
            <w:r>
              <w:rPr>
                <w:b/>
                <w:bCs/>
              </w:rPr>
              <w:t>DOWNLINK BAUD RATE</w:t>
            </w:r>
          </w:p>
        </w:tc>
        <w:tc>
          <w:tcPr>
            <w:tcW w:w="4286" w:type="dxa"/>
          </w:tcPr>
          <w:p>
            <w:pPr>
              <w:spacing w:line="300" w:lineRule="auto"/>
            </w:pPr>
            <w:r>
              <w:rPr>
                <w:rFonts w:hint="eastAsia"/>
              </w:rPr>
              <w:t>4096</w:t>
            </w:r>
            <w:r>
              <w:t>bps</w:t>
            </w:r>
          </w:p>
        </w:tc>
      </w:tr>
    </w:tbl>
    <w:p>
      <w:pPr>
        <w:spacing w:line="300" w:lineRule="auto"/>
      </w:pPr>
    </w:p>
    <w:p>
      <w:pPr>
        <w:pStyle w:val="2"/>
      </w:pPr>
      <w:bookmarkStart w:id="22" w:name="_Toc487555927"/>
      <w:bookmarkStart w:id="23" w:name="_Toc17363"/>
      <w:bookmarkStart w:id="24" w:name="_Toc325530460"/>
      <w:r>
        <w:rPr>
          <w:lang w:val="en-US"/>
        </w:rPr>
        <w:t>TM PACKET FORMAT</w:t>
      </w:r>
      <w:bookmarkEnd w:id="22"/>
      <w:bookmarkEnd w:id="23"/>
      <w:bookmarkEnd w:id="24"/>
    </w:p>
    <w:p>
      <w:pPr>
        <w:spacing w:line="300" w:lineRule="auto"/>
        <w:ind w:firstLine="566"/>
      </w:pPr>
      <w:r>
        <w:t>TM packet consists of packet primary header and data field, packet primary header size is 6 bytes and consists of Packet Identification, Packet Sequence Control and Packet Data Length.</w:t>
      </w:r>
    </w:p>
    <w:p>
      <w:pPr>
        <w:pStyle w:val="21"/>
        <w:ind w:left="575" w:hanging="575"/>
        <w:jc w:val="center"/>
        <w:rPr>
          <w:color w:val="000000"/>
          <w:sz w:val="21"/>
          <w:szCs w:val="21"/>
        </w:rPr>
      </w:pPr>
      <w:r>
        <w:rPr>
          <w:rFonts w:hint="eastAsia"/>
          <w:color w:val="000000"/>
        </w:rPr>
        <w:t xml:space="preserve">Table </w:t>
      </w:r>
      <w:r>
        <w:rPr>
          <w:color w:val="000000"/>
        </w:rPr>
        <w:fldChar w:fldCharType="begin"/>
      </w:r>
      <w:r>
        <w:rPr>
          <w:color w:val="000000"/>
        </w:rPr>
        <w:instrText xml:space="preserve"> STYLEREF 1 \s </w:instrText>
      </w:r>
      <w:r>
        <w:rPr>
          <w:color w:val="000000"/>
        </w:rPr>
        <w:fldChar w:fldCharType="separate"/>
      </w:r>
      <w:r>
        <w:rPr>
          <w:color w:val="000000"/>
        </w:rPr>
        <w:t>5</w:t>
      </w:r>
      <w:r>
        <w:rPr>
          <w:color w:val="000000"/>
        </w:rPr>
        <w:fldChar w:fldCharType="end"/>
      </w:r>
      <w:r>
        <w:rPr>
          <w:color w:val="000000"/>
        </w:rPr>
        <w:noBreakHyphen/>
      </w:r>
      <w:r>
        <w:rPr>
          <w:color w:val="000000"/>
        </w:rPr>
        <w:fldChar w:fldCharType="begin"/>
      </w:r>
      <w:r>
        <w:rPr>
          <w:color w:val="000000"/>
        </w:rPr>
        <w:instrText xml:space="preserve"> </w:instrText>
      </w:r>
      <w:r>
        <w:rPr>
          <w:rFonts w:hint="eastAsia"/>
          <w:color w:val="000000"/>
        </w:rPr>
        <w:instrText xml:space="preserve">SEQ 表 \* ARABIC \s 1</w:instrText>
      </w:r>
      <w:r>
        <w:rPr>
          <w:color w:val="000000"/>
        </w:rPr>
        <w:instrText xml:space="preserve"> </w:instrText>
      </w:r>
      <w:r>
        <w:rPr>
          <w:color w:val="000000"/>
        </w:rPr>
        <w:fldChar w:fldCharType="separate"/>
      </w:r>
      <w:r>
        <w:rPr>
          <w:rFonts w:hint="eastAsia"/>
          <w:color w:val="000000"/>
        </w:rPr>
        <w:t>1</w:t>
      </w:r>
      <w:r>
        <w:rPr>
          <w:color w:val="000000"/>
        </w:rPr>
        <w:fldChar w:fldCharType="end"/>
      </w:r>
      <w:r>
        <w:t xml:space="preserve"> TM packet format</w:t>
      </w:r>
    </w:p>
    <w:tbl>
      <w:tblPr>
        <w:tblStyle w:val="94"/>
        <w:tblW w:w="9628" w:type="dxa"/>
        <w:tblInd w:w="0" w:type="dxa"/>
        <w:tblLayout w:type="fixed"/>
        <w:tblCellMar>
          <w:top w:w="0" w:type="dxa"/>
          <w:left w:w="108" w:type="dxa"/>
          <w:bottom w:w="0" w:type="dxa"/>
          <w:right w:w="108" w:type="dxa"/>
        </w:tblCellMar>
      </w:tblPr>
      <w:tblGrid>
        <w:gridCol w:w="1037"/>
        <w:gridCol w:w="949"/>
        <w:gridCol w:w="1283"/>
        <w:gridCol w:w="1442"/>
        <w:gridCol w:w="1184"/>
        <w:gridCol w:w="1184"/>
        <w:gridCol w:w="949"/>
        <w:gridCol w:w="1600"/>
      </w:tblGrid>
      <w:tr>
        <w:tblPrEx>
          <w:tblCellMar>
            <w:top w:w="0" w:type="dxa"/>
            <w:left w:w="108" w:type="dxa"/>
            <w:bottom w:w="0" w:type="dxa"/>
            <w:right w:w="108" w:type="dxa"/>
          </w:tblCellMar>
        </w:tblPrEx>
        <w:trPr>
          <w:trHeight w:val="810" w:hRule="atLeast"/>
        </w:trPr>
        <w:tc>
          <w:tcPr>
            <w:tcW w:w="8028" w:type="dxa"/>
            <w:gridSpan w:val="7"/>
            <w:tcBorders>
              <w:top w:val="single" w:color="auto" w:sz="4" w:space="0"/>
              <w:left w:val="single" w:color="auto" w:sz="4" w:space="0"/>
              <w:bottom w:val="single" w:color="auto" w:sz="4" w:space="0"/>
              <w:right w:val="single" w:color="000000" w:sz="4" w:space="0"/>
            </w:tcBorders>
            <w:shd w:val="clear" w:color="auto" w:fill="auto"/>
            <w:vAlign w:val="center"/>
          </w:tcPr>
          <w:p>
            <w:pPr>
              <w:jc w:val="center"/>
              <w:rPr>
                <w:rFonts w:eastAsia="Times New Roman"/>
                <w:color w:val="000000"/>
              </w:rPr>
            </w:pPr>
            <w:r>
              <w:rPr>
                <w:rFonts w:eastAsia="Times New Roman"/>
                <w:color w:val="000000"/>
              </w:rPr>
              <w:t>Packet Primary Header                                                        (48 bits)</w:t>
            </w:r>
          </w:p>
        </w:tc>
        <w:tc>
          <w:tcPr>
            <w:tcW w:w="1600" w:type="dxa"/>
            <w:tcBorders>
              <w:top w:val="single" w:color="auto" w:sz="4" w:space="0"/>
              <w:left w:val="nil"/>
              <w:bottom w:val="single" w:color="auto" w:sz="4" w:space="0"/>
              <w:right w:val="single" w:color="auto" w:sz="4" w:space="0"/>
            </w:tcBorders>
            <w:shd w:val="clear" w:color="auto" w:fill="auto"/>
            <w:vAlign w:val="bottom"/>
          </w:tcPr>
          <w:p>
            <w:pPr>
              <w:jc w:val="center"/>
              <w:rPr>
                <w:rFonts w:eastAsia="Times New Roman"/>
                <w:color w:val="000000"/>
              </w:rPr>
            </w:pPr>
            <w:r>
              <w:rPr>
                <w:rFonts w:eastAsia="Times New Roman"/>
                <w:color w:val="000000"/>
              </w:rPr>
              <w:t>Packet Data Field</w:t>
            </w:r>
          </w:p>
        </w:tc>
      </w:tr>
      <w:tr>
        <w:tblPrEx>
          <w:tblCellMar>
            <w:top w:w="0" w:type="dxa"/>
            <w:left w:w="108" w:type="dxa"/>
            <w:bottom w:w="0" w:type="dxa"/>
            <w:right w:w="108" w:type="dxa"/>
          </w:tblCellMar>
        </w:tblPrEx>
        <w:trPr>
          <w:trHeight w:val="690" w:hRule="atLeast"/>
        </w:trPr>
        <w:tc>
          <w:tcPr>
            <w:tcW w:w="1037"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Packet Version Number</w:t>
            </w:r>
          </w:p>
        </w:tc>
        <w:tc>
          <w:tcPr>
            <w:tcW w:w="3674" w:type="dxa"/>
            <w:gridSpan w:val="3"/>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Packet Identification</w:t>
            </w:r>
          </w:p>
        </w:tc>
        <w:tc>
          <w:tcPr>
            <w:tcW w:w="2368" w:type="dxa"/>
            <w:gridSpan w:val="2"/>
            <w:tcBorders>
              <w:top w:val="single" w:color="auto" w:sz="4" w:space="0"/>
              <w:left w:val="nil"/>
              <w:bottom w:val="single" w:color="auto" w:sz="4" w:space="0"/>
              <w:right w:val="single" w:color="auto" w:sz="4" w:space="0"/>
            </w:tcBorders>
            <w:shd w:val="clear" w:color="auto" w:fill="auto"/>
            <w:vAlign w:val="bottom"/>
          </w:tcPr>
          <w:p>
            <w:pPr>
              <w:jc w:val="center"/>
              <w:rPr>
                <w:rFonts w:eastAsia="Times New Roman"/>
                <w:color w:val="000000"/>
              </w:rPr>
            </w:pPr>
            <w:r>
              <w:rPr>
                <w:rFonts w:eastAsia="Times New Roman"/>
                <w:color w:val="000000"/>
              </w:rPr>
              <w:t>Packet Sequence Control</w:t>
            </w:r>
          </w:p>
        </w:tc>
        <w:tc>
          <w:tcPr>
            <w:tcW w:w="949"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Packet Data Length</w:t>
            </w:r>
          </w:p>
        </w:tc>
        <w:tc>
          <w:tcPr>
            <w:tcW w:w="1600"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User Data</w:t>
            </w:r>
          </w:p>
        </w:tc>
      </w:tr>
      <w:tr>
        <w:tblPrEx>
          <w:tblCellMar>
            <w:top w:w="0" w:type="dxa"/>
            <w:left w:w="108" w:type="dxa"/>
            <w:bottom w:w="0" w:type="dxa"/>
            <w:right w:w="108" w:type="dxa"/>
          </w:tblCellMar>
        </w:tblPrEx>
        <w:trPr>
          <w:trHeight w:val="1230" w:hRule="atLeast"/>
        </w:trPr>
        <w:tc>
          <w:tcPr>
            <w:tcW w:w="1037" w:type="dxa"/>
            <w:vMerge w:val="continue"/>
            <w:tcBorders>
              <w:top w:val="nil"/>
              <w:left w:val="single" w:color="auto" w:sz="4" w:space="0"/>
              <w:bottom w:val="single" w:color="auto" w:sz="4" w:space="0"/>
              <w:right w:val="single" w:color="auto" w:sz="4" w:space="0"/>
            </w:tcBorders>
            <w:vAlign w:val="center"/>
          </w:tcPr>
          <w:p>
            <w:pPr>
              <w:rPr>
                <w:rFonts w:eastAsia="Times New Roman"/>
                <w:color w:val="000000"/>
              </w:rPr>
            </w:pPr>
          </w:p>
        </w:tc>
        <w:tc>
          <w:tcPr>
            <w:tcW w:w="949" w:type="dxa"/>
            <w:tcBorders>
              <w:top w:val="nil"/>
              <w:left w:val="nil"/>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Packet Type</w:t>
            </w:r>
          </w:p>
        </w:tc>
        <w:tc>
          <w:tcPr>
            <w:tcW w:w="1283" w:type="dxa"/>
            <w:tcBorders>
              <w:top w:val="nil"/>
              <w:left w:val="nil"/>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Secondary</w:t>
            </w:r>
          </w:p>
          <w:p>
            <w:pPr>
              <w:jc w:val="center"/>
              <w:rPr>
                <w:rFonts w:eastAsia="Times New Roman"/>
                <w:color w:val="000000"/>
              </w:rPr>
            </w:pPr>
            <w:r>
              <w:rPr>
                <w:rFonts w:eastAsia="Times New Roman"/>
                <w:color w:val="000000"/>
              </w:rPr>
              <w:t>Header</w:t>
            </w:r>
          </w:p>
          <w:p>
            <w:pPr>
              <w:jc w:val="center"/>
              <w:rPr>
                <w:rFonts w:eastAsia="Times New Roman"/>
                <w:color w:val="000000"/>
              </w:rPr>
            </w:pPr>
            <w:r>
              <w:rPr>
                <w:rFonts w:eastAsia="Times New Roman"/>
                <w:color w:val="000000"/>
              </w:rPr>
              <w:t xml:space="preserve">Flag </w:t>
            </w:r>
          </w:p>
        </w:tc>
        <w:tc>
          <w:tcPr>
            <w:tcW w:w="1442" w:type="dxa"/>
            <w:tcBorders>
              <w:top w:val="nil"/>
              <w:left w:val="nil"/>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Application Process Identifier</w:t>
            </w:r>
          </w:p>
        </w:tc>
        <w:tc>
          <w:tcPr>
            <w:tcW w:w="1184" w:type="dxa"/>
            <w:tcBorders>
              <w:top w:val="nil"/>
              <w:left w:val="nil"/>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Sequence Flags</w:t>
            </w:r>
          </w:p>
        </w:tc>
        <w:tc>
          <w:tcPr>
            <w:tcW w:w="1184" w:type="dxa"/>
            <w:tcBorders>
              <w:top w:val="nil"/>
              <w:left w:val="nil"/>
              <w:bottom w:val="single" w:color="auto" w:sz="4" w:space="0"/>
              <w:right w:val="single" w:color="auto" w:sz="4" w:space="0"/>
            </w:tcBorders>
            <w:shd w:val="clear" w:color="auto" w:fill="auto"/>
            <w:vAlign w:val="center"/>
          </w:tcPr>
          <w:p>
            <w:pPr>
              <w:jc w:val="center"/>
              <w:rPr>
                <w:rFonts w:eastAsia="Times New Roman"/>
                <w:color w:val="000000"/>
              </w:rPr>
            </w:pPr>
            <w:r>
              <w:rPr>
                <w:rFonts w:eastAsia="Times New Roman"/>
                <w:color w:val="000000"/>
              </w:rPr>
              <w:t>Packet Sequence Count</w:t>
            </w:r>
          </w:p>
        </w:tc>
        <w:tc>
          <w:tcPr>
            <w:tcW w:w="949" w:type="dxa"/>
            <w:vMerge w:val="continue"/>
            <w:tcBorders>
              <w:top w:val="nil"/>
              <w:left w:val="single" w:color="auto" w:sz="4" w:space="0"/>
              <w:bottom w:val="single" w:color="auto" w:sz="4" w:space="0"/>
              <w:right w:val="single" w:color="auto" w:sz="4" w:space="0"/>
            </w:tcBorders>
            <w:vAlign w:val="center"/>
          </w:tcPr>
          <w:p>
            <w:pPr>
              <w:rPr>
                <w:rFonts w:eastAsia="Times New Roman"/>
                <w:color w:val="000000"/>
              </w:rPr>
            </w:pPr>
          </w:p>
        </w:tc>
        <w:tc>
          <w:tcPr>
            <w:tcW w:w="1600" w:type="dxa"/>
            <w:vMerge w:val="continue"/>
            <w:tcBorders>
              <w:top w:val="nil"/>
              <w:left w:val="single" w:color="auto" w:sz="4" w:space="0"/>
              <w:bottom w:val="single" w:color="auto" w:sz="4" w:space="0"/>
              <w:right w:val="single" w:color="auto" w:sz="4" w:space="0"/>
            </w:tcBorders>
            <w:vAlign w:val="center"/>
          </w:tcPr>
          <w:p>
            <w:pPr>
              <w:rPr>
                <w:rFonts w:eastAsia="Times New Roman"/>
                <w:color w:val="000000"/>
              </w:rPr>
            </w:pPr>
          </w:p>
        </w:tc>
      </w:tr>
      <w:tr>
        <w:tblPrEx>
          <w:tblCellMar>
            <w:top w:w="0" w:type="dxa"/>
            <w:left w:w="108" w:type="dxa"/>
            <w:bottom w:w="0" w:type="dxa"/>
            <w:right w:w="108" w:type="dxa"/>
          </w:tblCellMar>
        </w:tblPrEx>
        <w:trPr>
          <w:trHeight w:val="300" w:hRule="atLeast"/>
        </w:trPr>
        <w:tc>
          <w:tcPr>
            <w:tcW w:w="1037" w:type="dxa"/>
            <w:tcBorders>
              <w:top w:val="nil"/>
              <w:left w:val="single" w:color="auto" w:sz="4" w:space="0"/>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3 bits</w:t>
            </w:r>
          </w:p>
        </w:tc>
        <w:tc>
          <w:tcPr>
            <w:tcW w:w="949"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1 bit</w:t>
            </w:r>
          </w:p>
        </w:tc>
        <w:tc>
          <w:tcPr>
            <w:tcW w:w="1283"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1 bit</w:t>
            </w:r>
          </w:p>
        </w:tc>
        <w:tc>
          <w:tcPr>
            <w:tcW w:w="1442"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11 bits</w:t>
            </w:r>
          </w:p>
        </w:tc>
        <w:tc>
          <w:tcPr>
            <w:tcW w:w="1184"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2 bits</w:t>
            </w:r>
          </w:p>
        </w:tc>
        <w:tc>
          <w:tcPr>
            <w:tcW w:w="1184"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14 bits</w:t>
            </w:r>
          </w:p>
        </w:tc>
        <w:tc>
          <w:tcPr>
            <w:tcW w:w="949"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16 bits</w:t>
            </w:r>
          </w:p>
        </w:tc>
        <w:tc>
          <w:tcPr>
            <w:tcW w:w="1600"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Variable Length</w:t>
            </w:r>
          </w:p>
        </w:tc>
      </w:tr>
      <w:tr>
        <w:tblPrEx>
          <w:tblCellMar>
            <w:top w:w="0" w:type="dxa"/>
            <w:left w:w="108" w:type="dxa"/>
            <w:bottom w:w="0" w:type="dxa"/>
            <w:right w:w="108" w:type="dxa"/>
          </w:tblCellMar>
        </w:tblPrEx>
        <w:trPr>
          <w:trHeight w:val="300" w:hRule="atLeast"/>
        </w:trPr>
        <w:tc>
          <w:tcPr>
            <w:tcW w:w="1037" w:type="dxa"/>
            <w:tcBorders>
              <w:top w:val="nil"/>
              <w:left w:val="single" w:color="auto" w:sz="4" w:space="0"/>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"000"</w:t>
            </w:r>
          </w:p>
        </w:tc>
        <w:tc>
          <w:tcPr>
            <w:tcW w:w="949"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0</w:t>
            </w:r>
          </w:p>
        </w:tc>
        <w:tc>
          <w:tcPr>
            <w:tcW w:w="1283"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0</w:t>
            </w:r>
          </w:p>
        </w:tc>
        <w:tc>
          <w:tcPr>
            <w:tcW w:w="1442"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 xml:space="preserve"> </w:t>
            </w:r>
          </w:p>
        </w:tc>
        <w:tc>
          <w:tcPr>
            <w:tcW w:w="1184"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"11"</w:t>
            </w:r>
          </w:p>
        </w:tc>
        <w:tc>
          <w:tcPr>
            <w:tcW w:w="1184"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 xml:space="preserve"> </w:t>
            </w:r>
          </w:p>
        </w:tc>
        <w:tc>
          <w:tcPr>
            <w:tcW w:w="949"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 xml:space="preserve"> </w:t>
            </w:r>
          </w:p>
        </w:tc>
        <w:tc>
          <w:tcPr>
            <w:tcW w:w="1600" w:type="dxa"/>
            <w:tcBorders>
              <w:top w:val="nil"/>
              <w:left w:val="nil"/>
              <w:bottom w:val="single" w:color="auto" w:sz="4" w:space="0"/>
              <w:right w:val="single" w:color="auto" w:sz="4" w:space="0"/>
            </w:tcBorders>
            <w:shd w:val="clear" w:color="auto" w:fill="auto"/>
            <w:noWrap/>
            <w:vAlign w:val="bottom"/>
          </w:tcPr>
          <w:p>
            <w:pPr>
              <w:jc w:val="center"/>
              <w:rPr>
                <w:rFonts w:eastAsia="Times New Roman"/>
                <w:color w:val="000000"/>
              </w:rPr>
            </w:pPr>
            <w:r>
              <w:rPr>
                <w:rFonts w:eastAsia="Times New Roman"/>
                <w:color w:val="000000"/>
              </w:rPr>
              <w:t xml:space="preserve"> </w:t>
            </w:r>
          </w:p>
        </w:tc>
      </w:tr>
    </w:tbl>
    <w:p>
      <w:pPr>
        <w:spacing w:line="300" w:lineRule="auto"/>
      </w:pPr>
    </w:p>
    <w:p>
      <w:pPr>
        <w:pStyle w:val="4"/>
        <w:rPr>
          <w:rFonts w:eastAsia="宋体"/>
        </w:rPr>
      </w:pPr>
      <w:bookmarkStart w:id="25" w:name="_Toc487555928"/>
      <w:bookmarkStart w:id="26" w:name="_Toc6519"/>
      <w:r>
        <w:rPr>
          <w:rFonts w:eastAsia="宋体"/>
          <w:lang w:val="en-US"/>
        </w:rPr>
        <w:t>Packet Identification</w:t>
      </w:r>
      <w:bookmarkEnd w:id="25"/>
      <w:bookmarkEnd w:id="26"/>
    </w:p>
    <w:p>
      <w:pPr>
        <w:numPr>
          <w:ilvl w:val="0"/>
          <w:numId w:val="42"/>
        </w:numPr>
        <w:spacing w:line="360" w:lineRule="auto"/>
        <w:rPr>
          <w:color w:val="000000"/>
          <w:szCs w:val="28"/>
          <w:lang w:val="zh-CN"/>
        </w:rPr>
      </w:pPr>
      <w:bookmarkStart w:id="27" w:name="_Toc2865859"/>
      <w:bookmarkStart w:id="28" w:name="_Toc41900164"/>
      <w:r>
        <w:rPr>
          <w:color w:val="000000"/>
          <w:szCs w:val="28"/>
          <w:lang w:val="zh-CN"/>
        </w:rPr>
        <w:t>Packet Version Number shall be set to “000”.</w:t>
      </w:r>
    </w:p>
    <w:p>
      <w:pPr>
        <w:numPr>
          <w:ilvl w:val="0"/>
          <w:numId w:val="42"/>
        </w:numPr>
        <w:spacing w:line="360" w:lineRule="auto"/>
        <w:rPr>
          <w:color w:val="000000"/>
          <w:szCs w:val="28"/>
          <w:lang w:val="zh-CN"/>
        </w:rPr>
      </w:pPr>
      <w:r>
        <w:rPr>
          <w:color w:val="000000"/>
          <w:szCs w:val="28"/>
          <w:lang w:val="zh-CN"/>
        </w:rPr>
        <w:t>Packet Type shall be set to “0” for packet telemetry, used to distinguish with TC.</w:t>
      </w:r>
    </w:p>
    <w:p>
      <w:pPr>
        <w:numPr>
          <w:ilvl w:val="0"/>
          <w:numId w:val="42"/>
        </w:numPr>
        <w:spacing w:line="360" w:lineRule="auto"/>
        <w:rPr>
          <w:color w:val="000000"/>
          <w:szCs w:val="28"/>
          <w:lang w:val="zh-CN"/>
        </w:rPr>
      </w:pPr>
      <w:r>
        <w:rPr>
          <w:color w:val="000000"/>
          <w:szCs w:val="28"/>
          <w:lang w:val="zh-CN"/>
        </w:rPr>
        <w:t>Secondary Header Flag shall be “0”, namely a packet secondary header is not present.</w:t>
      </w:r>
    </w:p>
    <w:p>
      <w:pPr>
        <w:numPr>
          <w:ilvl w:val="0"/>
          <w:numId w:val="42"/>
        </w:numPr>
        <w:spacing w:line="360" w:lineRule="auto"/>
        <w:rPr>
          <w:color w:val="000000"/>
          <w:szCs w:val="28"/>
          <w:lang w:val="zh-CN"/>
        </w:rPr>
      </w:pPr>
      <w:r>
        <w:rPr>
          <w:color w:val="000000"/>
          <w:szCs w:val="28"/>
          <w:lang w:val="zh-CN"/>
        </w:rPr>
        <w:t xml:space="preserve">Application Process Identifier: 11 bits, used to identify TM packet, the highest bit: ‘0 ‘means real-time TM packet, while ‘1’ means delay time TM packet. All the bits are ‘1’ means idle packet. </w:t>
      </w:r>
    </w:p>
    <w:bookmarkEnd w:id="27"/>
    <w:bookmarkEnd w:id="28"/>
    <w:p>
      <w:pPr>
        <w:pStyle w:val="4"/>
        <w:rPr>
          <w:rFonts w:eastAsia="宋体"/>
        </w:rPr>
      </w:pPr>
      <w:bookmarkStart w:id="29" w:name="_Toc10094"/>
      <w:bookmarkStart w:id="30" w:name="_Toc487555929"/>
      <w:r>
        <w:rPr>
          <w:rFonts w:eastAsia="宋体"/>
          <w:lang w:val="en-US"/>
        </w:rPr>
        <w:t>Packet Sequence Control</w:t>
      </w:r>
      <w:bookmarkEnd w:id="29"/>
      <w:bookmarkEnd w:id="30"/>
    </w:p>
    <w:p>
      <w:pPr>
        <w:numPr>
          <w:ilvl w:val="0"/>
          <w:numId w:val="42"/>
        </w:numPr>
        <w:spacing w:line="360" w:lineRule="auto"/>
        <w:rPr>
          <w:color w:val="000000"/>
          <w:szCs w:val="28"/>
          <w:lang w:val="zh-CN"/>
        </w:rPr>
      </w:pPr>
      <w:bookmarkStart w:id="31" w:name="_Toc41900165"/>
      <w:r>
        <w:rPr>
          <w:color w:val="000000"/>
          <w:szCs w:val="28"/>
          <w:lang w:val="zh-CN"/>
        </w:rPr>
        <w:t>Sequence Flags shall be set to “11”, namely the space packet contains unsegmented user data.</w:t>
      </w:r>
    </w:p>
    <w:p>
      <w:pPr>
        <w:numPr>
          <w:ilvl w:val="0"/>
          <w:numId w:val="42"/>
        </w:numPr>
        <w:spacing w:line="360" w:lineRule="auto"/>
        <w:rPr>
          <w:color w:val="000000"/>
          <w:szCs w:val="28"/>
          <w:lang w:val="zh-CN"/>
        </w:rPr>
      </w:pPr>
      <w:r>
        <w:rPr>
          <w:color w:val="000000"/>
          <w:szCs w:val="28"/>
          <w:lang w:val="zh-CN"/>
        </w:rPr>
        <w:t>Packet Sequence Count: 14 bits, a counter for a packet.</w:t>
      </w:r>
    </w:p>
    <w:bookmarkEnd w:id="31"/>
    <w:p>
      <w:pPr>
        <w:pStyle w:val="4"/>
        <w:rPr>
          <w:rFonts w:eastAsia="宋体"/>
        </w:rPr>
      </w:pPr>
      <w:bookmarkStart w:id="32" w:name="_Toc11408"/>
      <w:bookmarkStart w:id="33" w:name="_Toc487555930"/>
      <w:r>
        <w:rPr>
          <w:rFonts w:eastAsia="宋体"/>
          <w:lang w:val="en-US"/>
        </w:rPr>
        <w:t>Packet Data Length</w:t>
      </w:r>
      <w:bookmarkEnd w:id="32"/>
      <w:bookmarkEnd w:id="33"/>
    </w:p>
    <w:p>
      <w:pPr>
        <w:spacing w:line="300" w:lineRule="auto"/>
        <w:ind w:firstLine="578"/>
      </w:pPr>
      <w:r>
        <w:t>16bits, equal to the size of packet data field minus 1.</w:t>
      </w:r>
    </w:p>
    <w:p>
      <w:pPr>
        <w:pStyle w:val="4"/>
        <w:rPr>
          <w:rFonts w:eastAsia="宋体"/>
        </w:rPr>
      </w:pPr>
      <w:bookmarkStart w:id="34" w:name="_Toc15622"/>
      <w:bookmarkStart w:id="35" w:name="_Toc487555931"/>
      <w:r>
        <w:rPr>
          <w:rFonts w:eastAsia="宋体"/>
          <w:lang w:val="en-US"/>
        </w:rPr>
        <w:t>Packet Data Field</w:t>
      </w:r>
      <w:bookmarkEnd w:id="34"/>
      <w:bookmarkEnd w:id="35"/>
    </w:p>
    <w:p>
      <w:pPr>
        <w:spacing w:line="300" w:lineRule="auto"/>
        <w:ind w:firstLine="578"/>
      </w:pPr>
      <w:r>
        <w:t>Variable Length used for stored user TM data.</w:t>
      </w:r>
    </w:p>
    <w:p>
      <w:pPr>
        <w:spacing w:line="300" w:lineRule="auto"/>
        <w:ind w:firstLine="566"/>
      </w:pPr>
    </w:p>
    <w:p>
      <w:pPr>
        <w:pStyle w:val="2"/>
      </w:pPr>
      <w:bookmarkStart w:id="36" w:name="_Toc25920"/>
      <w:bookmarkStart w:id="37" w:name="_Toc487555926"/>
      <w:r>
        <w:rPr>
          <w:lang w:val="en-US"/>
        </w:rPr>
        <w:t>TELEMETRY TRANSFER FRAME</w:t>
      </w:r>
      <w:bookmarkEnd w:id="36"/>
      <w:bookmarkEnd w:id="37"/>
    </w:p>
    <w:p>
      <w:pPr>
        <w:pStyle w:val="108"/>
        <w:spacing w:line="300" w:lineRule="auto"/>
        <w:ind w:firstLine="657"/>
        <w:rPr>
          <w:sz w:val="24"/>
        </w:rPr>
        <w:sectPr>
          <w:footerReference r:id="rId10" w:type="default"/>
          <w:pgSz w:w="11906" w:h="16838"/>
          <w:pgMar w:top="907" w:right="680" w:bottom="1928" w:left="1814" w:header="851" w:footer="1814" w:gutter="0"/>
          <w:pgNumType w:start="1"/>
          <w:cols w:space="425" w:num="1"/>
          <w:docGrid w:type="linesAndChars" w:linePitch="368" w:charSpace="1573"/>
        </w:sectPr>
      </w:pPr>
      <w:r>
        <w:rPr>
          <w:sz w:val="24"/>
        </w:rPr>
        <w:t xml:space="preserve">The length of TM frame is </w:t>
      </w:r>
      <w:r>
        <w:rPr>
          <w:rFonts w:hint="eastAsia"/>
          <w:sz w:val="24"/>
        </w:rPr>
        <w:t>128</w:t>
      </w:r>
      <w:r>
        <w:rPr>
          <w:sz w:val="24"/>
        </w:rPr>
        <w:t xml:space="preserve"> bytes (</w:t>
      </w:r>
      <w:r>
        <w:rPr>
          <w:rFonts w:hint="eastAsia"/>
          <w:sz w:val="24"/>
        </w:rPr>
        <w:t>1024</w:t>
      </w:r>
      <w:r>
        <w:rPr>
          <w:sz w:val="24"/>
        </w:rPr>
        <w:t>bits) which includes Attached Syn Marker, Transfer Frame Primary Header, Fixed Format Telemetry, Packet Telemetry, Frame Error Control Field and so on。</w:t>
      </w:r>
    </w:p>
    <w:p>
      <w:pPr>
        <w:pStyle w:val="108"/>
        <w:spacing w:line="300" w:lineRule="auto"/>
        <w:ind w:firstLine="657"/>
        <w:rPr>
          <w:sz w:val="24"/>
        </w:rPr>
      </w:pPr>
    </w:p>
    <w:p>
      <w:pPr>
        <w:pStyle w:val="21"/>
        <w:ind w:left="575" w:hanging="575"/>
        <w:jc w:val="center"/>
        <w:rPr>
          <w:color w:val="000000"/>
          <w:sz w:val="21"/>
          <w:szCs w:val="21"/>
          <w:lang w:eastAsia="zh-CN"/>
        </w:rPr>
      </w:pPr>
      <w:r>
        <w:rPr>
          <w:rFonts w:hint="eastAsia"/>
          <w:color w:val="000000"/>
        </w:rPr>
        <w:t xml:space="preserve">Table </w:t>
      </w:r>
      <w:r>
        <w:rPr>
          <w:rFonts w:hint="eastAsia"/>
          <w:color w:val="000000"/>
          <w:lang w:eastAsia="zh-CN"/>
        </w:rPr>
        <w:t>6</w:t>
      </w:r>
      <w:r>
        <w:rPr>
          <w:color w:val="000000"/>
        </w:rPr>
        <w:noBreakHyphen/>
      </w:r>
      <w:r>
        <w:rPr>
          <w:color w:val="000000"/>
        </w:rPr>
        <w:fldChar w:fldCharType="begin"/>
      </w:r>
      <w:r>
        <w:rPr>
          <w:color w:val="000000"/>
        </w:rPr>
        <w:instrText xml:space="preserve"> </w:instrText>
      </w:r>
      <w:r>
        <w:rPr>
          <w:rFonts w:hint="eastAsia"/>
          <w:color w:val="000000"/>
        </w:rPr>
        <w:instrText xml:space="preserve">SEQ 表 \* ARABIC \s 1</w:instrText>
      </w:r>
      <w:r>
        <w:rPr>
          <w:color w:val="000000"/>
        </w:rPr>
        <w:instrText xml:space="preserve"> </w:instrText>
      </w:r>
      <w:r>
        <w:rPr>
          <w:color w:val="000000"/>
        </w:rPr>
        <w:fldChar w:fldCharType="separate"/>
      </w:r>
      <w:r>
        <w:rPr>
          <w:rFonts w:hint="eastAsia"/>
          <w:color w:val="000000"/>
        </w:rPr>
        <w:t>1</w:t>
      </w:r>
      <w:r>
        <w:rPr>
          <w:color w:val="000000"/>
        </w:rPr>
        <w:fldChar w:fldCharType="end"/>
      </w:r>
      <w:r>
        <w:rPr>
          <w:rFonts w:hint="eastAsia"/>
          <w:color w:val="000000"/>
          <w:sz w:val="21"/>
          <w:szCs w:val="21"/>
          <w:lang w:eastAsia="zh-CN"/>
        </w:rPr>
        <w:t>TM packet Format</w:t>
      </w:r>
    </w:p>
    <w:tbl>
      <w:tblPr>
        <w:tblStyle w:val="94"/>
        <w:tblW w:w="12580" w:type="dxa"/>
        <w:tblInd w:w="0" w:type="dxa"/>
        <w:tblLayout w:type="fixed"/>
        <w:tblCellMar>
          <w:top w:w="0" w:type="dxa"/>
          <w:left w:w="0" w:type="dxa"/>
          <w:bottom w:w="0" w:type="dxa"/>
          <w:right w:w="0" w:type="dxa"/>
        </w:tblCellMar>
      </w:tblPr>
      <w:tblGrid>
        <w:gridCol w:w="809"/>
        <w:gridCol w:w="689"/>
        <w:gridCol w:w="571"/>
        <w:gridCol w:w="571"/>
        <w:gridCol w:w="654"/>
        <w:gridCol w:w="578"/>
        <w:gridCol w:w="1015"/>
        <w:gridCol w:w="683"/>
        <w:gridCol w:w="568"/>
        <w:gridCol w:w="460"/>
        <w:gridCol w:w="460"/>
        <w:gridCol w:w="537"/>
        <w:gridCol w:w="1043"/>
        <w:gridCol w:w="1043"/>
        <w:gridCol w:w="1000"/>
        <w:gridCol w:w="537"/>
        <w:gridCol w:w="460"/>
        <w:gridCol w:w="902"/>
      </w:tblGrid>
      <w:tr>
        <w:tblPrEx>
          <w:tblCellMar>
            <w:top w:w="0" w:type="dxa"/>
            <w:left w:w="0" w:type="dxa"/>
            <w:bottom w:w="0" w:type="dxa"/>
            <w:right w:w="0" w:type="dxa"/>
          </w:tblCellMar>
        </w:tblPrEx>
        <w:trPr>
          <w:trHeight w:val="575" w:hRule="atLeast"/>
        </w:trPr>
        <w:tc>
          <w:tcPr>
            <w:tcW w:w="8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0</w:t>
            </w:r>
          </w:p>
        </w:tc>
        <w:tc>
          <w:tcPr>
            <w:tcW w:w="68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w:t>
            </w:r>
          </w:p>
        </w:tc>
        <w:tc>
          <w:tcPr>
            <w:tcW w:w="5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2</w:t>
            </w:r>
          </w:p>
        </w:tc>
        <w:tc>
          <w:tcPr>
            <w:tcW w:w="5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3</w:t>
            </w:r>
          </w:p>
        </w:tc>
        <w:tc>
          <w:tcPr>
            <w:tcW w:w="65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4</w:t>
            </w:r>
          </w:p>
        </w:tc>
        <w:tc>
          <w:tcPr>
            <w:tcW w:w="57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5</w:t>
            </w:r>
          </w:p>
        </w:tc>
        <w:tc>
          <w:tcPr>
            <w:tcW w:w="101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6</w:t>
            </w:r>
          </w:p>
        </w:tc>
        <w:tc>
          <w:tcPr>
            <w:tcW w:w="68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7</w:t>
            </w:r>
          </w:p>
        </w:tc>
        <w:tc>
          <w:tcPr>
            <w:tcW w:w="56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8</w:t>
            </w:r>
          </w:p>
        </w:tc>
        <w:tc>
          <w:tcPr>
            <w:tcW w:w="4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4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53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13</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14</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15</w:t>
            </w:r>
          </w:p>
        </w:tc>
        <w:tc>
          <w:tcPr>
            <w:tcW w:w="10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16</w:t>
            </w:r>
          </w:p>
        </w:tc>
        <w:tc>
          <w:tcPr>
            <w:tcW w:w="53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17</w:t>
            </w:r>
          </w:p>
        </w:tc>
        <w:tc>
          <w:tcPr>
            <w:tcW w:w="4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90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127</w:t>
            </w:r>
          </w:p>
        </w:tc>
      </w:tr>
      <w:tr>
        <w:tblPrEx>
          <w:tblCellMar>
            <w:top w:w="0" w:type="dxa"/>
            <w:left w:w="0" w:type="dxa"/>
            <w:bottom w:w="0" w:type="dxa"/>
            <w:right w:w="0" w:type="dxa"/>
          </w:tblCellMar>
        </w:tblPrEx>
        <w:trPr>
          <w:trHeight w:val="541" w:hRule="atLeast"/>
        </w:trPr>
        <w:tc>
          <w:tcPr>
            <w:tcW w:w="8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EB</w:t>
            </w:r>
          </w:p>
        </w:tc>
        <w:tc>
          <w:tcPr>
            <w:tcW w:w="68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90</w:t>
            </w:r>
          </w:p>
        </w:tc>
        <w:tc>
          <w:tcPr>
            <w:tcW w:w="5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AA</w:t>
            </w:r>
          </w:p>
        </w:tc>
        <w:tc>
          <w:tcPr>
            <w:tcW w:w="5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AA</w:t>
            </w:r>
          </w:p>
        </w:tc>
        <w:tc>
          <w:tcPr>
            <w:tcW w:w="65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AA</w:t>
            </w:r>
          </w:p>
        </w:tc>
        <w:tc>
          <w:tcPr>
            <w:tcW w:w="57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AA</w:t>
            </w:r>
          </w:p>
        </w:tc>
        <w:tc>
          <w:tcPr>
            <w:tcW w:w="101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68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56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4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4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53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10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53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4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c>
          <w:tcPr>
            <w:tcW w:w="90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w:t>
            </w:r>
          </w:p>
        </w:tc>
      </w:tr>
      <w:tr>
        <w:tblPrEx>
          <w:tblCellMar>
            <w:top w:w="0" w:type="dxa"/>
            <w:left w:w="0" w:type="dxa"/>
            <w:bottom w:w="0" w:type="dxa"/>
            <w:right w:w="0" w:type="dxa"/>
          </w:tblCellMar>
        </w:tblPrEx>
        <w:trPr>
          <w:trHeight w:val="2016" w:hRule="atLeast"/>
        </w:trPr>
        <w:tc>
          <w:tcPr>
            <w:tcW w:w="1498"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 Attached Syn Marker</w:t>
            </w:r>
          </w:p>
        </w:tc>
        <w:tc>
          <w:tcPr>
            <w:tcW w:w="2374" w:type="dxa"/>
            <w:gridSpan w:val="4"/>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 Reserved</w:t>
            </w:r>
          </w:p>
        </w:tc>
        <w:tc>
          <w:tcPr>
            <w:tcW w:w="1698"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 xml:space="preserve">Transfer Frame Primary Header </w:t>
            </w:r>
          </w:p>
        </w:tc>
        <w:tc>
          <w:tcPr>
            <w:tcW w:w="2025" w:type="dxa"/>
            <w:gridSpan w:val="4"/>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Fixed Format Telemetry</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Master Channel Frame count</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Virtual Channel Frame count</w:t>
            </w:r>
          </w:p>
        </w:tc>
        <w:tc>
          <w:tcPr>
            <w:tcW w:w="10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First Packet Header Pointer</w:t>
            </w:r>
          </w:p>
        </w:tc>
        <w:tc>
          <w:tcPr>
            <w:tcW w:w="1899" w:type="dxa"/>
            <w:gridSpan w:val="3"/>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Transfer Frame Data Field</w:t>
            </w:r>
          </w:p>
        </w:tc>
      </w:tr>
      <w:tr>
        <w:tblPrEx>
          <w:tblCellMar>
            <w:top w:w="0" w:type="dxa"/>
            <w:left w:w="0" w:type="dxa"/>
            <w:bottom w:w="0" w:type="dxa"/>
            <w:right w:w="0" w:type="dxa"/>
          </w:tblCellMar>
        </w:tblPrEx>
        <w:trPr>
          <w:trHeight w:val="518" w:hRule="atLeast"/>
        </w:trPr>
        <w:tc>
          <w:tcPr>
            <w:tcW w:w="1498"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2</w:t>
            </w:r>
          </w:p>
        </w:tc>
        <w:tc>
          <w:tcPr>
            <w:tcW w:w="2374" w:type="dxa"/>
            <w:gridSpan w:val="4"/>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4</w:t>
            </w:r>
          </w:p>
        </w:tc>
        <w:tc>
          <w:tcPr>
            <w:tcW w:w="1698"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2</w:t>
            </w:r>
          </w:p>
        </w:tc>
        <w:tc>
          <w:tcPr>
            <w:tcW w:w="2025" w:type="dxa"/>
            <w:gridSpan w:val="4"/>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6</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w:t>
            </w:r>
          </w:p>
        </w:tc>
        <w:tc>
          <w:tcPr>
            <w:tcW w:w="10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w:t>
            </w:r>
          </w:p>
        </w:tc>
        <w:tc>
          <w:tcPr>
            <w:tcW w:w="10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w:t>
            </w:r>
          </w:p>
        </w:tc>
        <w:tc>
          <w:tcPr>
            <w:tcW w:w="1899" w:type="dxa"/>
            <w:gridSpan w:val="3"/>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spacing w:line="360" w:lineRule="auto"/>
              <w:jc w:val="left"/>
              <w:rPr>
                <w:color w:val="000000"/>
              </w:rPr>
            </w:pPr>
            <w:r>
              <w:rPr>
                <w:color w:val="000000"/>
              </w:rPr>
              <w:t>111</w:t>
            </w:r>
          </w:p>
        </w:tc>
      </w:tr>
    </w:tbl>
    <w:p>
      <w:pPr>
        <w:spacing w:line="360" w:lineRule="auto"/>
        <w:jc w:val="left"/>
        <w:rPr>
          <w:color w:val="000000"/>
        </w:rPr>
        <w:sectPr>
          <w:pgSz w:w="16838" w:h="11906" w:orient="landscape"/>
          <w:pgMar w:top="1814" w:right="907" w:bottom="680" w:left="1928" w:header="851" w:footer="1814" w:gutter="0"/>
          <w:pgNumType w:start="1"/>
          <w:cols w:space="425" w:num="1"/>
          <w:docGrid w:type="linesAndChars" w:linePitch="368" w:charSpace="1573"/>
        </w:sectPr>
      </w:pPr>
    </w:p>
    <w:p>
      <w:pPr>
        <w:spacing w:line="360" w:lineRule="auto"/>
        <w:jc w:val="left"/>
        <w:rPr>
          <w:color w:val="000000"/>
        </w:rPr>
      </w:pPr>
    </w:p>
    <w:p>
      <w:pPr>
        <w:spacing w:line="360" w:lineRule="auto"/>
        <w:jc w:val="left"/>
        <w:rPr>
          <w:color w:val="000000"/>
        </w:rPr>
      </w:pPr>
      <w:r>
        <w:t>TM frame format description</w:t>
      </w:r>
      <w:r>
        <w:rPr>
          <w:color w:val="000000"/>
        </w:rPr>
        <w:t>：</w:t>
      </w:r>
    </w:p>
    <w:p>
      <w:pPr>
        <w:numPr>
          <w:ilvl w:val="0"/>
          <w:numId w:val="43"/>
        </w:numPr>
        <w:spacing w:line="360" w:lineRule="auto"/>
        <w:jc w:val="left"/>
        <w:rPr>
          <w:color w:val="000000"/>
        </w:rPr>
      </w:pPr>
      <w:r>
        <w:rPr>
          <w:color w:val="000000"/>
        </w:rPr>
        <w:t>Frame Attached Syn Marker</w:t>
      </w:r>
      <w:r>
        <w:rPr>
          <w:rFonts w:hint="eastAsia"/>
          <w:color w:val="000000"/>
        </w:rPr>
        <w:t>：</w:t>
      </w:r>
      <w:r>
        <w:rPr>
          <w:color w:val="000000"/>
        </w:rPr>
        <w:t xml:space="preserve">The value is constant: </w:t>
      </w:r>
      <w:r>
        <w:rPr>
          <w:rFonts w:hint="eastAsia"/>
          <w:color w:val="000000"/>
        </w:rPr>
        <w:t>EB90</w:t>
      </w:r>
      <w:r>
        <w:rPr>
          <w:color w:val="000000"/>
        </w:rPr>
        <w:t>(Hex) , one every 0.25 second.</w:t>
      </w:r>
    </w:p>
    <w:p>
      <w:pPr>
        <w:spacing w:line="360" w:lineRule="auto"/>
        <w:jc w:val="left"/>
        <w:rPr>
          <w:color w:val="000000"/>
        </w:rPr>
      </w:pPr>
      <w:r>
        <w:rPr>
          <w:rFonts w:hint="eastAsia"/>
          <w:color w:val="000000"/>
        </w:rPr>
        <w:t xml:space="preserve">2  </w:t>
      </w:r>
      <w:r>
        <w:rPr>
          <w:color w:val="000000"/>
        </w:rPr>
        <w:t>Transfer Frame Primary Header</w:t>
      </w:r>
      <w:r>
        <w:rPr>
          <w:rFonts w:hint="eastAsia"/>
          <w:color w:val="000000"/>
        </w:rPr>
        <w:t>：</w:t>
      </w:r>
      <w:r>
        <w:rPr>
          <w:color w:val="000000"/>
        </w:rPr>
        <w:t xml:space="preserve">The value is constant: </w:t>
      </w:r>
      <w:r>
        <w:rPr>
          <w:rFonts w:hint="eastAsia"/>
          <w:color w:val="000000"/>
        </w:rPr>
        <w:t>0011</w:t>
      </w:r>
      <w:r>
        <w:rPr>
          <w:color w:val="000000"/>
        </w:rPr>
        <w:t>(Hex)</w:t>
      </w:r>
      <w:r>
        <w:rPr>
          <w:rFonts w:hint="eastAsia"/>
          <w:color w:val="000000"/>
        </w:rPr>
        <w:t>.</w:t>
      </w:r>
    </w:p>
    <w:p>
      <w:pPr>
        <w:spacing w:line="360" w:lineRule="auto"/>
        <w:jc w:val="left"/>
        <w:rPr>
          <w:color w:val="000000"/>
        </w:rPr>
      </w:pPr>
      <w:r>
        <w:rPr>
          <w:rFonts w:hint="eastAsia"/>
          <w:color w:val="000000"/>
        </w:rPr>
        <w:t xml:space="preserve">3  </w:t>
      </w:r>
      <w:r>
        <w:rPr>
          <w:color w:val="000000"/>
        </w:rPr>
        <w:t>Fixed Format Telemetry</w:t>
      </w:r>
      <w:r>
        <w:rPr>
          <w:rFonts w:hint="eastAsia"/>
          <w:color w:val="000000"/>
        </w:rPr>
        <w:t>:</w:t>
      </w:r>
      <w:r>
        <w:t xml:space="preserve"> </w:t>
      </w:r>
      <w:r>
        <w:rPr>
          <w:color w:val="000000"/>
        </w:rPr>
        <w:t xml:space="preserve">The position relative TM transfer frame is fixed, which contains </w:t>
      </w:r>
      <w:r>
        <w:rPr>
          <w:rFonts w:hint="eastAsia"/>
          <w:color w:val="000000"/>
        </w:rPr>
        <w:t>on board time and</w:t>
      </w:r>
      <w:r>
        <w:rPr>
          <w:color w:val="000000"/>
        </w:rPr>
        <w:t xml:space="preserve"> the telemetry of </w:t>
      </w:r>
      <w:r>
        <w:rPr>
          <w:rFonts w:hint="eastAsia"/>
          <w:color w:val="000000"/>
        </w:rPr>
        <w:t xml:space="preserve">Transponder </w:t>
      </w:r>
      <w:r>
        <w:rPr>
          <w:color w:val="000000"/>
        </w:rPr>
        <w:t>which are uplink and downlink status parameter.</w:t>
      </w:r>
    </w:p>
    <w:p>
      <w:pPr>
        <w:spacing w:line="360" w:lineRule="auto"/>
        <w:jc w:val="left"/>
        <w:rPr>
          <w:color w:val="000000"/>
        </w:rPr>
      </w:pPr>
      <w:r>
        <w:rPr>
          <w:rFonts w:hint="eastAsia"/>
          <w:color w:val="000000"/>
        </w:rPr>
        <w:t xml:space="preserve">4  </w:t>
      </w:r>
      <w:r>
        <w:rPr>
          <w:color w:val="000000"/>
        </w:rPr>
        <w:t>Master Channel Frame count</w:t>
      </w:r>
      <w:r>
        <w:rPr>
          <w:rFonts w:hint="eastAsia"/>
          <w:color w:val="000000"/>
        </w:rPr>
        <w:t>&amp;</w:t>
      </w:r>
      <w:r>
        <w:rPr>
          <w:color w:val="000000"/>
        </w:rPr>
        <w:t xml:space="preserve"> Virtual Channel Frame count</w:t>
      </w:r>
      <w:r>
        <w:rPr>
          <w:rFonts w:hint="eastAsia"/>
          <w:color w:val="000000"/>
        </w:rPr>
        <w:t xml:space="preserve">: </w:t>
      </w:r>
      <w:r>
        <w:rPr>
          <w:color w:val="000000"/>
        </w:rPr>
        <w:t>The count range is from 0 to 255 which shows the continuity of TM frame</w:t>
      </w:r>
      <w:r>
        <w:rPr>
          <w:rFonts w:hint="eastAsia"/>
          <w:color w:val="000000"/>
        </w:rPr>
        <w:t>.</w:t>
      </w:r>
    </w:p>
    <w:p>
      <w:pPr>
        <w:spacing w:line="360" w:lineRule="auto"/>
        <w:jc w:val="left"/>
        <w:rPr>
          <w:color w:val="000000"/>
        </w:rPr>
      </w:pPr>
      <w:r>
        <w:rPr>
          <w:rFonts w:hint="eastAsia"/>
          <w:color w:val="000000"/>
        </w:rPr>
        <w:t xml:space="preserve">5  </w:t>
      </w:r>
      <w:r>
        <w:rPr>
          <w:color w:val="000000"/>
        </w:rPr>
        <w:t>First Packet Header Pointer</w:t>
      </w:r>
      <w:r>
        <w:rPr>
          <w:rFonts w:hint="eastAsia"/>
          <w:color w:val="000000"/>
        </w:rPr>
        <w:t xml:space="preserve">: </w:t>
      </w:r>
      <w:r>
        <w:rPr>
          <w:color w:val="000000"/>
        </w:rPr>
        <w:t>First packet header pointer gives the posion of the first packet in this frame. If the value of first packet header pointer is FFH, that means there is no new packet in this frame.</w:t>
      </w:r>
    </w:p>
    <w:p>
      <w:pPr>
        <w:spacing w:line="360" w:lineRule="auto"/>
        <w:jc w:val="left"/>
        <w:rPr>
          <w:color w:val="000000"/>
        </w:rPr>
      </w:pPr>
      <w:r>
        <w:rPr>
          <w:rFonts w:hint="eastAsia"/>
          <w:color w:val="000000"/>
        </w:rPr>
        <w:t xml:space="preserve">6  </w:t>
      </w:r>
      <w:r>
        <w:rPr>
          <w:color w:val="000000"/>
        </w:rPr>
        <w:t>Transfer Frame Data Field</w:t>
      </w:r>
      <w:r>
        <w:rPr>
          <w:rFonts w:hint="eastAsia"/>
          <w:color w:val="000000"/>
        </w:rPr>
        <w:t xml:space="preserve">: </w:t>
      </w:r>
      <w:r>
        <w:rPr>
          <w:color w:val="000000"/>
        </w:rPr>
        <w:t>Transfer Frame Data Field is used for packet TM. If there is no enough space for storing a packet, the remnant bytes will be stored in the next frame.</w:t>
      </w:r>
    </w:p>
    <w:p>
      <w:pPr>
        <w:spacing w:line="300" w:lineRule="auto"/>
        <w:jc w:val="center"/>
      </w:pPr>
      <w:r>
        <w:rPr>
          <w:color w:val="000000"/>
        </w:rPr>
        <w:t xml:space="preserve">Table </w:t>
      </w:r>
      <w:r>
        <w:rPr>
          <w:rFonts w:hint="eastAsia"/>
          <w:color w:val="000000"/>
        </w:rPr>
        <w:t>6</w:t>
      </w:r>
      <w:r>
        <w:rPr>
          <w:color w:val="000000"/>
        </w:rPr>
        <w:noBreakHyphen/>
      </w:r>
      <w:r>
        <w:rPr>
          <w:color w:val="000000"/>
        </w:rPr>
        <w:fldChar w:fldCharType="begin"/>
      </w:r>
      <w:r>
        <w:rPr>
          <w:color w:val="000000"/>
        </w:rPr>
        <w:instrText xml:space="preserve"> SEQ 表 \* ARABIC \s 1 </w:instrText>
      </w:r>
      <w:r>
        <w:rPr>
          <w:color w:val="000000"/>
        </w:rPr>
        <w:fldChar w:fldCharType="separate"/>
      </w:r>
      <w:r>
        <w:rPr>
          <w:color w:val="000000"/>
        </w:rPr>
        <w:t>2</w:t>
      </w:r>
      <w:r>
        <w:rPr>
          <w:color w:val="000000"/>
        </w:rPr>
        <w:fldChar w:fldCharType="end"/>
      </w:r>
      <w:r>
        <w:rPr>
          <w:color w:val="000000"/>
        </w:rPr>
        <w:t xml:space="preserve">  Continuous Frame Format</w:t>
      </w:r>
    </w:p>
    <w:tbl>
      <w:tblPr>
        <w:tblStyle w:val="94"/>
        <w:tblW w:w="102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502"/>
        <w:gridCol w:w="528"/>
        <w:gridCol w:w="567"/>
        <w:gridCol w:w="567"/>
        <w:gridCol w:w="567"/>
        <w:gridCol w:w="612"/>
        <w:gridCol w:w="484"/>
        <w:gridCol w:w="476"/>
        <w:gridCol w:w="481"/>
        <w:gridCol w:w="466"/>
        <w:gridCol w:w="475"/>
        <w:gridCol w:w="462"/>
        <w:gridCol w:w="798"/>
        <w:gridCol w:w="574"/>
        <w:gridCol w:w="471"/>
        <w:gridCol w:w="540"/>
        <w:gridCol w:w="540"/>
        <w:gridCol w:w="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 w:type="dxa"/>
            <w:vAlign w:val="center"/>
          </w:tcPr>
          <w:p>
            <w:pPr>
              <w:pStyle w:val="108"/>
              <w:spacing w:line="300" w:lineRule="auto"/>
              <w:jc w:val="center"/>
              <w:rPr>
                <w:b/>
                <w:color w:val="000000"/>
                <w:sz w:val="21"/>
              </w:rPr>
            </w:pPr>
            <w:r>
              <w:rPr>
                <w:rFonts w:hint="eastAsia"/>
                <w:b/>
                <w:color w:val="000000"/>
                <w:sz w:val="21"/>
              </w:rPr>
              <w:t>0</w:t>
            </w:r>
          </w:p>
        </w:tc>
        <w:tc>
          <w:tcPr>
            <w:tcW w:w="502" w:type="dxa"/>
            <w:vAlign w:val="center"/>
          </w:tcPr>
          <w:p>
            <w:pPr>
              <w:pStyle w:val="108"/>
              <w:spacing w:line="300" w:lineRule="auto"/>
              <w:jc w:val="center"/>
              <w:rPr>
                <w:b/>
                <w:color w:val="000000"/>
                <w:sz w:val="21"/>
              </w:rPr>
            </w:pPr>
            <w:r>
              <w:rPr>
                <w:rFonts w:hint="eastAsia"/>
                <w:b/>
                <w:color w:val="000000"/>
                <w:sz w:val="21"/>
              </w:rPr>
              <w:t>1</w:t>
            </w:r>
          </w:p>
        </w:tc>
        <w:tc>
          <w:tcPr>
            <w:tcW w:w="528" w:type="dxa"/>
            <w:vAlign w:val="center"/>
          </w:tcPr>
          <w:p>
            <w:pPr>
              <w:pStyle w:val="108"/>
              <w:spacing w:line="300" w:lineRule="auto"/>
              <w:jc w:val="center"/>
              <w:rPr>
                <w:b/>
                <w:color w:val="000000"/>
                <w:sz w:val="21"/>
              </w:rPr>
            </w:pPr>
            <w:r>
              <w:rPr>
                <w:rFonts w:hint="eastAsia"/>
                <w:b/>
                <w:color w:val="000000"/>
                <w:sz w:val="21"/>
              </w:rPr>
              <w:t>2</w:t>
            </w:r>
          </w:p>
        </w:tc>
        <w:tc>
          <w:tcPr>
            <w:tcW w:w="567" w:type="dxa"/>
            <w:vAlign w:val="center"/>
          </w:tcPr>
          <w:p>
            <w:pPr>
              <w:pStyle w:val="108"/>
              <w:spacing w:line="300" w:lineRule="auto"/>
              <w:jc w:val="center"/>
              <w:rPr>
                <w:b/>
                <w:color w:val="000000"/>
                <w:sz w:val="21"/>
              </w:rPr>
            </w:pPr>
            <w:r>
              <w:rPr>
                <w:rFonts w:hint="eastAsia"/>
                <w:b/>
                <w:color w:val="000000"/>
                <w:sz w:val="21"/>
              </w:rPr>
              <w:t>3</w:t>
            </w:r>
          </w:p>
        </w:tc>
        <w:tc>
          <w:tcPr>
            <w:tcW w:w="567" w:type="dxa"/>
            <w:vAlign w:val="center"/>
          </w:tcPr>
          <w:p>
            <w:pPr>
              <w:pStyle w:val="108"/>
              <w:spacing w:line="300" w:lineRule="auto"/>
              <w:jc w:val="center"/>
              <w:rPr>
                <w:b/>
                <w:color w:val="000000"/>
                <w:sz w:val="21"/>
              </w:rPr>
            </w:pPr>
            <w:r>
              <w:rPr>
                <w:rFonts w:hint="eastAsia"/>
                <w:b/>
                <w:color w:val="000000"/>
                <w:sz w:val="21"/>
              </w:rPr>
              <w:t>4</w:t>
            </w:r>
          </w:p>
        </w:tc>
        <w:tc>
          <w:tcPr>
            <w:tcW w:w="567" w:type="dxa"/>
            <w:vAlign w:val="center"/>
          </w:tcPr>
          <w:p>
            <w:pPr>
              <w:pStyle w:val="108"/>
              <w:spacing w:line="300" w:lineRule="auto"/>
              <w:jc w:val="center"/>
              <w:rPr>
                <w:b/>
                <w:color w:val="000000"/>
                <w:sz w:val="21"/>
              </w:rPr>
            </w:pPr>
            <w:r>
              <w:rPr>
                <w:rFonts w:hint="eastAsia"/>
                <w:b/>
                <w:color w:val="000000"/>
                <w:sz w:val="21"/>
              </w:rPr>
              <w:t>5</w:t>
            </w:r>
          </w:p>
        </w:tc>
        <w:tc>
          <w:tcPr>
            <w:tcW w:w="612" w:type="dxa"/>
            <w:vAlign w:val="center"/>
          </w:tcPr>
          <w:p>
            <w:pPr>
              <w:pStyle w:val="108"/>
              <w:spacing w:line="300" w:lineRule="auto"/>
              <w:jc w:val="center"/>
              <w:rPr>
                <w:b/>
                <w:color w:val="000000"/>
                <w:sz w:val="21"/>
              </w:rPr>
            </w:pPr>
            <w:r>
              <w:rPr>
                <w:rFonts w:hint="eastAsia"/>
                <w:b/>
                <w:color w:val="000000"/>
                <w:sz w:val="21"/>
              </w:rPr>
              <w:t>6</w:t>
            </w:r>
          </w:p>
        </w:tc>
        <w:tc>
          <w:tcPr>
            <w:tcW w:w="484" w:type="dxa"/>
            <w:vAlign w:val="center"/>
          </w:tcPr>
          <w:p>
            <w:pPr>
              <w:pStyle w:val="108"/>
              <w:spacing w:line="300" w:lineRule="auto"/>
              <w:jc w:val="center"/>
              <w:rPr>
                <w:b/>
                <w:color w:val="000000"/>
                <w:sz w:val="21"/>
              </w:rPr>
            </w:pPr>
            <w:r>
              <w:rPr>
                <w:rFonts w:hint="eastAsia"/>
                <w:b/>
                <w:color w:val="000000"/>
                <w:sz w:val="21"/>
              </w:rPr>
              <w:t>7</w:t>
            </w:r>
          </w:p>
        </w:tc>
        <w:tc>
          <w:tcPr>
            <w:tcW w:w="476" w:type="dxa"/>
            <w:vAlign w:val="center"/>
          </w:tcPr>
          <w:p>
            <w:pPr>
              <w:pStyle w:val="108"/>
              <w:spacing w:line="300" w:lineRule="auto"/>
              <w:jc w:val="center"/>
              <w:rPr>
                <w:b/>
                <w:color w:val="000000"/>
                <w:sz w:val="21"/>
              </w:rPr>
            </w:pPr>
            <w:r>
              <w:rPr>
                <w:rFonts w:hint="eastAsia"/>
                <w:b/>
                <w:color w:val="000000"/>
                <w:sz w:val="21"/>
              </w:rPr>
              <w:t>8</w:t>
            </w:r>
          </w:p>
        </w:tc>
        <w:tc>
          <w:tcPr>
            <w:tcW w:w="481" w:type="dxa"/>
            <w:vAlign w:val="center"/>
          </w:tcPr>
          <w:p>
            <w:pPr>
              <w:pStyle w:val="108"/>
              <w:spacing w:line="300" w:lineRule="auto"/>
              <w:jc w:val="center"/>
              <w:rPr>
                <w:b/>
                <w:color w:val="000000"/>
                <w:sz w:val="21"/>
              </w:rPr>
            </w:pPr>
            <w:r>
              <w:rPr>
                <w:b/>
                <w:color w:val="000000"/>
                <w:sz w:val="21"/>
              </w:rPr>
              <w:t>…</w:t>
            </w:r>
          </w:p>
        </w:tc>
        <w:tc>
          <w:tcPr>
            <w:tcW w:w="466" w:type="dxa"/>
            <w:vAlign w:val="center"/>
          </w:tcPr>
          <w:p>
            <w:pPr>
              <w:pStyle w:val="108"/>
              <w:spacing w:line="300" w:lineRule="auto"/>
              <w:jc w:val="center"/>
              <w:rPr>
                <w:b/>
                <w:color w:val="000000"/>
                <w:sz w:val="21"/>
              </w:rPr>
            </w:pPr>
            <w:r>
              <w:rPr>
                <w:b/>
                <w:color w:val="000000"/>
                <w:sz w:val="21"/>
              </w:rPr>
              <w:t>…</w:t>
            </w:r>
          </w:p>
        </w:tc>
        <w:tc>
          <w:tcPr>
            <w:tcW w:w="475" w:type="dxa"/>
            <w:vAlign w:val="center"/>
          </w:tcPr>
          <w:p>
            <w:pPr>
              <w:pStyle w:val="108"/>
              <w:spacing w:line="300" w:lineRule="auto"/>
              <w:rPr>
                <w:b/>
                <w:color w:val="000000"/>
                <w:sz w:val="21"/>
              </w:rPr>
            </w:pPr>
            <w:r>
              <w:rPr>
                <w:b/>
                <w:color w:val="000000"/>
                <w:sz w:val="21"/>
              </w:rPr>
              <w:t>…</w:t>
            </w:r>
          </w:p>
        </w:tc>
        <w:tc>
          <w:tcPr>
            <w:tcW w:w="462" w:type="dxa"/>
            <w:vAlign w:val="center"/>
          </w:tcPr>
          <w:p>
            <w:pPr>
              <w:pStyle w:val="108"/>
              <w:spacing w:line="300" w:lineRule="auto"/>
              <w:jc w:val="center"/>
              <w:rPr>
                <w:b/>
                <w:color w:val="000000"/>
                <w:sz w:val="21"/>
              </w:rPr>
            </w:pPr>
            <w:r>
              <w:rPr>
                <w:rFonts w:hint="eastAsia"/>
                <w:b/>
                <w:color w:val="000000"/>
                <w:sz w:val="21"/>
              </w:rPr>
              <w:t>13</w:t>
            </w:r>
          </w:p>
        </w:tc>
        <w:tc>
          <w:tcPr>
            <w:tcW w:w="798" w:type="dxa"/>
            <w:vAlign w:val="center"/>
          </w:tcPr>
          <w:p>
            <w:pPr>
              <w:pStyle w:val="108"/>
              <w:spacing w:line="300" w:lineRule="auto"/>
              <w:jc w:val="center"/>
              <w:rPr>
                <w:b/>
                <w:color w:val="000000"/>
                <w:sz w:val="21"/>
              </w:rPr>
            </w:pPr>
            <w:r>
              <w:rPr>
                <w:rFonts w:hint="eastAsia"/>
                <w:b/>
                <w:color w:val="000000"/>
                <w:sz w:val="21"/>
              </w:rPr>
              <w:t>14</w:t>
            </w:r>
          </w:p>
        </w:tc>
        <w:tc>
          <w:tcPr>
            <w:tcW w:w="574" w:type="dxa"/>
            <w:vAlign w:val="center"/>
          </w:tcPr>
          <w:p>
            <w:pPr>
              <w:pStyle w:val="108"/>
              <w:spacing w:line="300" w:lineRule="auto"/>
              <w:jc w:val="center"/>
              <w:rPr>
                <w:b/>
                <w:color w:val="000000"/>
                <w:sz w:val="21"/>
              </w:rPr>
            </w:pPr>
            <w:r>
              <w:rPr>
                <w:rFonts w:hint="eastAsia"/>
                <w:b/>
                <w:color w:val="000000"/>
                <w:sz w:val="21"/>
              </w:rPr>
              <w:t>15</w:t>
            </w:r>
          </w:p>
        </w:tc>
        <w:tc>
          <w:tcPr>
            <w:tcW w:w="471" w:type="dxa"/>
            <w:vAlign w:val="center"/>
          </w:tcPr>
          <w:p>
            <w:pPr>
              <w:pStyle w:val="108"/>
              <w:spacing w:line="300" w:lineRule="auto"/>
              <w:jc w:val="center"/>
              <w:rPr>
                <w:b/>
                <w:color w:val="000000"/>
                <w:sz w:val="21"/>
              </w:rPr>
            </w:pPr>
            <w:r>
              <w:rPr>
                <w:rFonts w:hint="eastAsia"/>
                <w:b/>
                <w:color w:val="000000"/>
                <w:sz w:val="21"/>
              </w:rPr>
              <w:t>16</w:t>
            </w:r>
          </w:p>
        </w:tc>
        <w:tc>
          <w:tcPr>
            <w:tcW w:w="540" w:type="dxa"/>
            <w:vAlign w:val="center"/>
          </w:tcPr>
          <w:p>
            <w:pPr>
              <w:pStyle w:val="108"/>
              <w:spacing w:line="300" w:lineRule="auto"/>
              <w:jc w:val="center"/>
              <w:rPr>
                <w:b/>
                <w:color w:val="000000"/>
                <w:sz w:val="21"/>
              </w:rPr>
            </w:pPr>
            <w:r>
              <w:rPr>
                <w:rFonts w:hint="eastAsia"/>
                <w:b/>
                <w:color w:val="000000"/>
                <w:sz w:val="21"/>
              </w:rPr>
              <w:t>17</w:t>
            </w:r>
          </w:p>
        </w:tc>
        <w:tc>
          <w:tcPr>
            <w:tcW w:w="540" w:type="dxa"/>
            <w:vAlign w:val="center"/>
          </w:tcPr>
          <w:p>
            <w:pPr>
              <w:pStyle w:val="108"/>
              <w:spacing w:line="300" w:lineRule="auto"/>
              <w:ind w:left="-201" w:right="-108"/>
              <w:jc w:val="center"/>
              <w:rPr>
                <w:b/>
                <w:color w:val="000000"/>
                <w:sz w:val="21"/>
              </w:rPr>
            </w:pPr>
            <w:r>
              <w:rPr>
                <w:b/>
                <w:color w:val="000000"/>
                <w:sz w:val="21"/>
              </w:rPr>
              <w:t>…</w:t>
            </w:r>
          </w:p>
        </w:tc>
        <w:tc>
          <w:tcPr>
            <w:tcW w:w="606" w:type="dxa"/>
            <w:vAlign w:val="center"/>
          </w:tcPr>
          <w:p>
            <w:pPr>
              <w:pStyle w:val="108"/>
              <w:spacing w:line="300" w:lineRule="auto"/>
              <w:ind w:left="-201" w:right="-108"/>
              <w:jc w:val="center"/>
              <w:rPr>
                <w:b/>
                <w:color w:val="000000"/>
                <w:sz w:val="21"/>
              </w:rPr>
            </w:pPr>
            <w:r>
              <w:rPr>
                <w:rFonts w:hint="eastAsia"/>
                <w:b/>
                <w:color w:val="000000"/>
                <w:sz w:val="21"/>
              </w:rPr>
              <w:t>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 w:type="dxa"/>
            <w:vAlign w:val="center"/>
          </w:tcPr>
          <w:p>
            <w:pPr>
              <w:pStyle w:val="108"/>
              <w:spacing w:line="300" w:lineRule="auto"/>
              <w:jc w:val="center"/>
              <w:rPr>
                <w:color w:val="000000"/>
                <w:sz w:val="21"/>
              </w:rPr>
            </w:pPr>
            <w:r>
              <w:rPr>
                <w:rFonts w:hint="eastAsia"/>
                <w:color w:val="000000"/>
                <w:sz w:val="21"/>
              </w:rPr>
              <w:t>EB</w:t>
            </w:r>
          </w:p>
        </w:tc>
        <w:tc>
          <w:tcPr>
            <w:tcW w:w="502" w:type="dxa"/>
            <w:vAlign w:val="center"/>
          </w:tcPr>
          <w:p>
            <w:pPr>
              <w:pStyle w:val="108"/>
              <w:spacing w:line="300" w:lineRule="auto"/>
              <w:jc w:val="center"/>
              <w:rPr>
                <w:color w:val="000000"/>
                <w:sz w:val="21"/>
              </w:rPr>
            </w:pPr>
            <w:r>
              <w:rPr>
                <w:rFonts w:hint="eastAsia"/>
                <w:color w:val="000000"/>
                <w:sz w:val="21"/>
              </w:rPr>
              <w:t>90</w:t>
            </w:r>
          </w:p>
        </w:tc>
        <w:tc>
          <w:tcPr>
            <w:tcW w:w="528"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612" w:type="dxa"/>
            <w:vAlign w:val="center"/>
          </w:tcPr>
          <w:p>
            <w:pPr>
              <w:pStyle w:val="108"/>
              <w:spacing w:line="300" w:lineRule="auto"/>
              <w:jc w:val="center"/>
              <w:rPr>
                <w:color w:val="000000"/>
                <w:sz w:val="21"/>
              </w:rPr>
            </w:pPr>
            <w:r>
              <w:rPr>
                <w:rFonts w:hint="eastAsia"/>
                <w:color w:val="000000"/>
                <w:sz w:val="21"/>
              </w:rPr>
              <w:t>##</w:t>
            </w:r>
          </w:p>
        </w:tc>
        <w:tc>
          <w:tcPr>
            <w:tcW w:w="484" w:type="dxa"/>
            <w:vAlign w:val="center"/>
          </w:tcPr>
          <w:p>
            <w:pPr>
              <w:pStyle w:val="108"/>
              <w:spacing w:line="300" w:lineRule="auto"/>
              <w:jc w:val="center"/>
              <w:rPr>
                <w:color w:val="000000"/>
                <w:sz w:val="21"/>
              </w:rPr>
            </w:pPr>
            <w:r>
              <w:rPr>
                <w:rFonts w:hint="eastAsia"/>
                <w:color w:val="000000"/>
                <w:sz w:val="21"/>
              </w:rPr>
              <w:t>##</w:t>
            </w:r>
          </w:p>
        </w:tc>
        <w:tc>
          <w:tcPr>
            <w:tcW w:w="476" w:type="dxa"/>
            <w:vAlign w:val="center"/>
          </w:tcPr>
          <w:p>
            <w:pPr>
              <w:pStyle w:val="108"/>
              <w:spacing w:line="300" w:lineRule="auto"/>
              <w:jc w:val="center"/>
              <w:rPr>
                <w:color w:val="000000"/>
                <w:sz w:val="21"/>
              </w:rPr>
            </w:pPr>
            <w:r>
              <w:rPr>
                <w:rFonts w:hint="eastAsia"/>
                <w:color w:val="000000"/>
                <w:sz w:val="21"/>
              </w:rPr>
              <w:t>##</w:t>
            </w:r>
          </w:p>
        </w:tc>
        <w:tc>
          <w:tcPr>
            <w:tcW w:w="481" w:type="dxa"/>
            <w:vAlign w:val="center"/>
          </w:tcPr>
          <w:p>
            <w:pPr>
              <w:pStyle w:val="108"/>
              <w:spacing w:line="300" w:lineRule="auto"/>
              <w:jc w:val="center"/>
              <w:rPr>
                <w:color w:val="000000"/>
                <w:sz w:val="21"/>
              </w:rPr>
            </w:pPr>
            <w:r>
              <w:rPr>
                <w:rFonts w:hint="eastAsia"/>
                <w:color w:val="000000"/>
                <w:sz w:val="21"/>
              </w:rPr>
              <w:t>##</w:t>
            </w:r>
          </w:p>
        </w:tc>
        <w:tc>
          <w:tcPr>
            <w:tcW w:w="466" w:type="dxa"/>
            <w:vAlign w:val="center"/>
          </w:tcPr>
          <w:p>
            <w:pPr>
              <w:pStyle w:val="108"/>
              <w:spacing w:line="300" w:lineRule="auto"/>
              <w:jc w:val="center"/>
              <w:rPr>
                <w:color w:val="000000"/>
                <w:sz w:val="21"/>
              </w:rPr>
            </w:pPr>
            <w:r>
              <w:rPr>
                <w:rFonts w:hint="eastAsia"/>
                <w:color w:val="000000"/>
                <w:sz w:val="21"/>
              </w:rPr>
              <w:t>##</w:t>
            </w:r>
          </w:p>
        </w:tc>
        <w:tc>
          <w:tcPr>
            <w:tcW w:w="475" w:type="dxa"/>
            <w:vAlign w:val="center"/>
          </w:tcPr>
          <w:p>
            <w:pPr>
              <w:pStyle w:val="108"/>
              <w:spacing w:line="300" w:lineRule="auto"/>
              <w:jc w:val="center"/>
              <w:rPr>
                <w:b/>
                <w:color w:val="000000"/>
                <w:sz w:val="21"/>
              </w:rPr>
            </w:pPr>
            <w:r>
              <w:rPr>
                <w:rFonts w:hint="eastAsia"/>
                <w:color w:val="000000"/>
                <w:sz w:val="21"/>
              </w:rPr>
              <w:t>##</w:t>
            </w:r>
          </w:p>
        </w:tc>
        <w:tc>
          <w:tcPr>
            <w:tcW w:w="462" w:type="dxa"/>
            <w:vAlign w:val="center"/>
          </w:tcPr>
          <w:p>
            <w:pPr>
              <w:pStyle w:val="108"/>
              <w:spacing w:line="300" w:lineRule="auto"/>
              <w:jc w:val="center"/>
              <w:rPr>
                <w:b/>
                <w:color w:val="000000"/>
                <w:sz w:val="21"/>
              </w:rPr>
            </w:pPr>
            <w:r>
              <w:rPr>
                <w:rFonts w:hint="eastAsia"/>
                <w:color w:val="000000"/>
                <w:sz w:val="21"/>
              </w:rPr>
              <w:t>##</w:t>
            </w:r>
          </w:p>
        </w:tc>
        <w:tc>
          <w:tcPr>
            <w:tcW w:w="798" w:type="dxa"/>
            <w:vAlign w:val="center"/>
          </w:tcPr>
          <w:p>
            <w:pPr>
              <w:pStyle w:val="108"/>
              <w:spacing w:line="300" w:lineRule="auto"/>
              <w:jc w:val="center"/>
              <w:rPr>
                <w:rFonts w:ascii="宋体" w:hAnsi="宋体"/>
                <w:color w:val="000000"/>
                <w:sz w:val="21"/>
              </w:rPr>
            </w:pPr>
            <w:r>
              <w:rPr>
                <w:rFonts w:ascii="宋体" w:hAnsi="宋体"/>
                <w:color w:val="000000"/>
                <w:sz w:val="21"/>
              </w:rPr>
              <w:t>M</w:t>
            </w:r>
          </w:p>
        </w:tc>
        <w:tc>
          <w:tcPr>
            <w:tcW w:w="574" w:type="dxa"/>
            <w:vAlign w:val="center"/>
          </w:tcPr>
          <w:p>
            <w:pPr>
              <w:pStyle w:val="108"/>
              <w:spacing w:line="300" w:lineRule="auto"/>
              <w:jc w:val="center"/>
              <w:rPr>
                <w:b/>
                <w:color w:val="000000"/>
                <w:sz w:val="21"/>
              </w:rPr>
            </w:pPr>
            <w:r>
              <w:rPr>
                <w:rFonts w:hint="eastAsia"/>
                <w:color w:val="000000"/>
                <w:sz w:val="21"/>
              </w:rPr>
              <w:t>FE</w:t>
            </w:r>
          </w:p>
        </w:tc>
        <w:tc>
          <w:tcPr>
            <w:tcW w:w="471"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pStyle w:val="108"/>
              <w:spacing w:line="300" w:lineRule="auto"/>
              <w:jc w:val="center"/>
              <w:rPr>
                <w:color w:val="000000"/>
                <w:sz w:val="21"/>
              </w:rPr>
            </w:pPr>
            <w:r>
              <w:rPr>
                <w:rFonts w:hint="eastAsia"/>
                <w:color w:val="000000"/>
                <w:sz w:val="21"/>
              </w:rPr>
              <w:t>##</w:t>
            </w:r>
          </w:p>
        </w:tc>
        <w:tc>
          <w:tcPr>
            <w:tcW w:w="606" w:type="dxa"/>
            <w:vAlign w:val="center"/>
          </w:tcPr>
          <w:p>
            <w:pPr>
              <w:pStyle w:val="108"/>
              <w:spacing w:line="300" w:lineRule="auto"/>
              <w:jc w:val="center"/>
              <w:rPr>
                <w:color w:val="000000"/>
                <w:sz w:val="21"/>
              </w:rPr>
            </w:pPr>
            <w:r>
              <w:rPr>
                <w:rFonts w:hint="eastAsia"/>
                <w:color w:val="000000"/>
                <w:sz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 w:type="dxa"/>
            <w:vAlign w:val="center"/>
          </w:tcPr>
          <w:p>
            <w:pPr>
              <w:pStyle w:val="108"/>
              <w:spacing w:line="300" w:lineRule="auto"/>
              <w:jc w:val="center"/>
              <w:rPr>
                <w:color w:val="000000"/>
                <w:sz w:val="21"/>
              </w:rPr>
            </w:pPr>
            <w:r>
              <w:rPr>
                <w:rFonts w:hint="eastAsia"/>
                <w:color w:val="000000"/>
                <w:sz w:val="21"/>
              </w:rPr>
              <w:t>EB</w:t>
            </w:r>
          </w:p>
        </w:tc>
        <w:tc>
          <w:tcPr>
            <w:tcW w:w="502" w:type="dxa"/>
            <w:vAlign w:val="center"/>
          </w:tcPr>
          <w:p>
            <w:pPr>
              <w:pStyle w:val="108"/>
              <w:spacing w:line="300" w:lineRule="auto"/>
              <w:jc w:val="center"/>
              <w:rPr>
                <w:color w:val="000000"/>
                <w:sz w:val="21"/>
              </w:rPr>
            </w:pPr>
            <w:r>
              <w:rPr>
                <w:rFonts w:hint="eastAsia"/>
                <w:color w:val="000000"/>
                <w:sz w:val="21"/>
              </w:rPr>
              <w:t>90</w:t>
            </w:r>
          </w:p>
        </w:tc>
        <w:tc>
          <w:tcPr>
            <w:tcW w:w="528"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612" w:type="dxa"/>
            <w:vAlign w:val="center"/>
          </w:tcPr>
          <w:p>
            <w:pPr>
              <w:pStyle w:val="108"/>
              <w:spacing w:line="300" w:lineRule="auto"/>
              <w:jc w:val="center"/>
              <w:rPr>
                <w:color w:val="000000"/>
                <w:sz w:val="21"/>
              </w:rPr>
            </w:pPr>
            <w:r>
              <w:rPr>
                <w:rFonts w:hint="eastAsia"/>
                <w:color w:val="000000"/>
                <w:sz w:val="21"/>
              </w:rPr>
              <w:t>##</w:t>
            </w:r>
          </w:p>
        </w:tc>
        <w:tc>
          <w:tcPr>
            <w:tcW w:w="484" w:type="dxa"/>
            <w:vAlign w:val="center"/>
          </w:tcPr>
          <w:p>
            <w:pPr>
              <w:pStyle w:val="108"/>
              <w:spacing w:line="300" w:lineRule="auto"/>
              <w:jc w:val="center"/>
              <w:rPr>
                <w:color w:val="000000"/>
                <w:sz w:val="21"/>
              </w:rPr>
            </w:pPr>
            <w:r>
              <w:rPr>
                <w:rFonts w:hint="eastAsia"/>
                <w:color w:val="000000"/>
                <w:sz w:val="21"/>
              </w:rPr>
              <w:t>##</w:t>
            </w:r>
          </w:p>
        </w:tc>
        <w:tc>
          <w:tcPr>
            <w:tcW w:w="476" w:type="dxa"/>
            <w:vAlign w:val="center"/>
          </w:tcPr>
          <w:p>
            <w:pPr>
              <w:pStyle w:val="108"/>
              <w:spacing w:line="300" w:lineRule="auto"/>
              <w:jc w:val="center"/>
              <w:rPr>
                <w:color w:val="000000"/>
                <w:sz w:val="21"/>
              </w:rPr>
            </w:pPr>
            <w:r>
              <w:rPr>
                <w:rFonts w:hint="eastAsia"/>
                <w:color w:val="000000"/>
                <w:sz w:val="21"/>
              </w:rPr>
              <w:t>##</w:t>
            </w:r>
          </w:p>
        </w:tc>
        <w:tc>
          <w:tcPr>
            <w:tcW w:w="481" w:type="dxa"/>
            <w:vAlign w:val="center"/>
          </w:tcPr>
          <w:p>
            <w:pPr>
              <w:pStyle w:val="108"/>
              <w:spacing w:line="300" w:lineRule="auto"/>
              <w:jc w:val="center"/>
              <w:rPr>
                <w:color w:val="000000"/>
                <w:sz w:val="21"/>
              </w:rPr>
            </w:pPr>
            <w:r>
              <w:rPr>
                <w:rFonts w:hint="eastAsia"/>
                <w:color w:val="000000"/>
                <w:sz w:val="21"/>
              </w:rPr>
              <w:t>##</w:t>
            </w:r>
          </w:p>
        </w:tc>
        <w:tc>
          <w:tcPr>
            <w:tcW w:w="466" w:type="dxa"/>
            <w:vAlign w:val="center"/>
          </w:tcPr>
          <w:p>
            <w:pPr>
              <w:pStyle w:val="108"/>
              <w:spacing w:line="300" w:lineRule="auto"/>
              <w:jc w:val="center"/>
              <w:rPr>
                <w:color w:val="000000"/>
                <w:sz w:val="21"/>
              </w:rPr>
            </w:pPr>
            <w:r>
              <w:rPr>
                <w:rFonts w:hint="eastAsia"/>
                <w:color w:val="000000"/>
                <w:sz w:val="21"/>
              </w:rPr>
              <w:t>##</w:t>
            </w:r>
          </w:p>
        </w:tc>
        <w:tc>
          <w:tcPr>
            <w:tcW w:w="475" w:type="dxa"/>
            <w:vAlign w:val="center"/>
          </w:tcPr>
          <w:p>
            <w:pPr>
              <w:pStyle w:val="108"/>
              <w:spacing w:line="300" w:lineRule="auto"/>
              <w:jc w:val="center"/>
              <w:rPr>
                <w:b/>
                <w:color w:val="000000"/>
                <w:sz w:val="21"/>
              </w:rPr>
            </w:pPr>
            <w:r>
              <w:rPr>
                <w:rFonts w:hint="eastAsia"/>
                <w:color w:val="000000"/>
                <w:sz w:val="21"/>
              </w:rPr>
              <w:t>##</w:t>
            </w:r>
          </w:p>
        </w:tc>
        <w:tc>
          <w:tcPr>
            <w:tcW w:w="462" w:type="dxa"/>
            <w:vAlign w:val="center"/>
          </w:tcPr>
          <w:p>
            <w:pPr>
              <w:pStyle w:val="108"/>
              <w:spacing w:line="300" w:lineRule="auto"/>
              <w:jc w:val="center"/>
              <w:rPr>
                <w:b/>
                <w:color w:val="000000"/>
                <w:sz w:val="21"/>
              </w:rPr>
            </w:pPr>
            <w:r>
              <w:rPr>
                <w:rFonts w:hint="eastAsia"/>
                <w:color w:val="000000"/>
                <w:sz w:val="21"/>
              </w:rPr>
              <w:t>##</w:t>
            </w:r>
          </w:p>
        </w:tc>
        <w:tc>
          <w:tcPr>
            <w:tcW w:w="798" w:type="dxa"/>
            <w:vAlign w:val="center"/>
          </w:tcPr>
          <w:p>
            <w:pPr>
              <w:pStyle w:val="108"/>
              <w:spacing w:line="300" w:lineRule="auto"/>
              <w:jc w:val="center"/>
              <w:rPr>
                <w:rFonts w:ascii="宋体" w:hAnsi="宋体"/>
                <w:color w:val="000000"/>
                <w:sz w:val="21"/>
              </w:rPr>
            </w:pPr>
            <w:r>
              <w:rPr>
                <w:rFonts w:ascii="宋体" w:hAnsi="宋体"/>
                <w:color w:val="000000"/>
                <w:sz w:val="21"/>
              </w:rPr>
              <w:t>M</w:t>
            </w:r>
            <w:r>
              <w:rPr>
                <w:rFonts w:hint="eastAsia" w:ascii="宋体" w:hAnsi="宋体"/>
                <w:color w:val="000000"/>
                <w:sz w:val="21"/>
              </w:rPr>
              <w:t>+1</w:t>
            </w:r>
          </w:p>
        </w:tc>
        <w:tc>
          <w:tcPr>
            <w:tcW w:w="574" w:type="dxa"/>
            <w:vAlign w:val="center"/>
          </w:tcPr>
          <w:p>
            <w:pPr>
              <w:pStyle w:val="108"/>
              <w:spacing w:line="300" w:lineRule="auto"/>
              <w:jc w:val="center"/>
              <w:rPr>
                <w:color w:val="000000"/>
                <w:sz w:val="21"/>
              </w:rPr>
            </w:pPr>
            <w:r>
              <w:rPr>
                <w:rFonts w:hint="eastAsia"/>
                <w:color w:val="000000"/>
                <w:sz w:val="21"/>
              </w:rPr>
              <w:t>FF</w:t>
            </w:r>
          </w:p>
        </w:tc>
        <w:tc>
          <w:tcPr>
            <w:tcW w:w="471"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jc w:val="center"/>
              <w:rPr>
                <w:color w:val="000000"/>
              </w:rPr>
            </w:pPr>
            <w:r>
              <w:rPr>
                <w:rFonts w:hint="eastAsia"/>
                <w:color w:val="000000"/>
              </w:rPr>
              <w:t>##</w:t>
            </w:r>
          </w:p>
        </w:tc>
        <w:tc>
          <w:tcPr>
            <w:tcW w:w="606" w:type="dxa"/>
            <w:vAlign w:val="center"/>
          </w:tcPr>
          <w:p>
            <w:pPr>
              <w:jc w:val="center"/>
              <w:rPr>
                <w:color w:val="000000"/>
              </w:rPr>
            </w:pPr>
            <w:r>
              <w:rPr>
                <w:rFonts w:hint="eastAsia"/>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 w:type="dxa"/>
            <w:vAlign w:val="center"/>
          </w:tcPr>
          <w:p>
            <w:pPr>
              <w:pStyle w:val="108"/>
              <w:spacing w:line="300" w:lineRule="auto"/>
              <w:jc w:val="center"/>
              <w:rPr>
                <w:color w:val="000000"/>
                <w:sz w:val="21"/>
              </w:rPr>
            </w:pPr>
            <w:r>
              <w:rPr>
                <w:rFonts w:hint="eastAsia"/>
                <w:color w:val="000000"/>
                <w:sz w:val="21"/>
              </w:rPr>
              <w:t>EB</w:t>
            </w:r>
          </w:p>
        </w:tc>
        <w:tc>
          <w:tcPr>
            <w:tcW w:w="502" w:type="dxa"/>
            <w:vAlign w:val="center"/>
          </w:tcPr>
          <w:p>
            <w:pPr>
              <w:pStyle w:val="108"/>
              <w:spacing w:line="300" w:lineRule="auto"/>
              <w:jc w:val="center"/>
              <w:rPr>
                <w:color w:val="000000"/>
                <w:sz w:val="21"/>
              </w:rPr>
            </w:pPr>
            <w:r>
              <w:rPr>
                <w:rFonts w:hint="eastAsia"/>
                <w:color w:val="000000"/>
                <w:sz w:val="21"/>
              </w:rPr>
              <w:t>90</w:t>
            </w:r>
          </w:p>
        </w:tc>
        <w:tc>
          <w:tcPr>
            <w:tcW w:w="528"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612" w:type="dxa"/>
            <w:vAlign w:val="center"/>
          </w:tcPr>
          <w:p>
            <w:pPr>
              <w:pStyle w:val="108"/>
              <w:spacing w:line="300" w:lineRule="auto"/>
              <w:jc w:val="center"/>
              <w:rPr>
                <w:color w:val="000000"/>
                <w:sz w:val="21"/>
              </w:rPr>
            </w:pPr>
            <w:r>
              <w:rPr>
                <w:rFonts w:hint="eastAsia"/>
                <w:color w:val="000000"/>
                <w:sz w:val="21"/>
              </w:rPr>
              <w:t>##</w:t>
            </w:r>
          </w:p>
        </w:tc>
        <w:tc>
          <w:tcPr>
            <w:tcW w:w="484" w:type="dxa"/>
            <w:vAlign w:val="center"/>
          </w:tcPr>
          <w:p>
            <w:pPr>
              <w:pStyle w:val="108"/>
              <w:spacing w:line="300" w:lineRule="auto"/>
              <w:jc w:val="center"/>
              <w:rPr>
                <w:color w:val="000000"/>
                <w:sz w:val="21"/>
              </w:rPr>
            </w:pPr>
            <w:r>
              <w:rPr>
                <w:rFonts w:hint="eastAsia"/>
                <w:color w:val="000000"/>
                <w:sz w:val="21"/>
              </w:rPr>
              <w:t>##</w:t>
            </w:r>
          </w:p>
        </w:tc>
        <w:tc>
          <w:tcPr>
            <w:tcW w:w="476" w:type="dxa"/>
            <w:vAlign w:val="center"/>
          </w:tcPr>
          <w:p>
            <w:pPr>
              <w:pStyle w:val="108"/>
              <w:spacing w:line="300" w:lineRule="auto"/>
              <w:jc w:val="center"/>
              <w:rPr>
                <w:color w:val="000000"/>
                <w:sz w:val="21"/>
              </w:rPr>
            </w:pPr>
            <w:r>
              <w:rPr>
                <w:rFonts w:hint="eastAsia"/>
                <w:color w:val="000000"/>
                <w:sz w:val="21"/>
              </w:rPr>
              <w:t>##</w:t>
            </w:r>
          </w:p>
        </w:tc>
        <w:tc>
          <w:tcPr>
            <w:tcW w:w="481" w:type="dxa"/>
            <w:vAlign w:val="center"/>
          </w:tcPr>
          <w:p>
            <w:pPr>
              <w:pStyle w:val="108"/>
              <w:spacing w:line="300" w:lineRule="auto"/>
              <w:jc w:val="center"/>
              <w:rPr>
                <w:color w:val="000000"/>
                <w:sz w:val="21"/>
              </w:rPr>
            </w:pPr>
            <w:r>
              <w:rPr>
                <w:rFonts w:hint="eastAsia"/>
                <w:color w:val="000000"/>
                <w:sz w:val="21"/>
              </w:rPr>
              <w:t>##</w:t>
            </w:r>
          </w:p>
        </w:tc>
        <w:tc>
          <w:tcPr>
            <w:tcW w:w="466" w:type="dxa"/>
            <w:vAlign w:val="center"/>
          </w:tcPr>
          <w:p>
            <w:pPr>
              <w:pStyle w:val="108"/>
              <w:spacing w:line="300" w:lineRule="auto"/>
              <w:jc w:val="center"/>
              <w:rPr>
                <w:color w:val="000000"/>
                <w:sz w:val="21"/>
              </w:rPr>
            </w:pPr>
            <w:r>
              <w:rPr>
                <w:rFonts w:hint="eastAsia"/>
                <w:color w:val="000000"/>
                <w:sz w:val="21"/>
              </w:rPr>
              <w:t>##</w:t>
            </w:r>
          </w:p>
        </w:tc>
        <w:tc>
          <w:tcPr>
            <w:tcW w:w="475" w:type="dxa"/>
            <w:vAlign w:val="center"/>
          </w:tcPr>
          <w:p>
            <w:pPr>
              <w:pStyle w:val="108"/>
              <w:spacing w:line="300" w:lineRule="auto"/>
              <w:jc w:val="center"/>
              <w:rPr>
                <w:b/>
                <w:color w:val="000000"/>
                <w:sz w:val="21"/>
              </w:rPr>
            </w:pPr>
            <w:r>
              <w:rPr>
                <w:rFonts w:hint="eastAsia"/>
                <w:color w:val="000000"/>
                <w:sz w:val="21"/>
              </w:rPr>
              <w:t>##</w:t>
            </w:r>
          </w:p>
        </w:tc>
        <w:tc>
          <w:tcPr>
            <w:tcW w:w="462" w:type="dxa"/>
            <w:vAlign w:val="center"/>
          </w:tcPr>
          <w:p>
            <w:pPr>
              <w:pStyle w:val="108"/>
              <w:spacing w:line="300" w:lineRule="auto"/>
              <w:jc w:val="center"/>
              <w:rPr>
                <w:b/>
                <w:color w:val="000000"/>
                <w:sz w:val="21"/>
              </w:rPr>
            </w:pPr>
            <w:r>
              <w:rPr>
                <w:rFonts w:hint="eastAsia"/>
                <w:color w:val="000000"/>
                <w:sz w:val="21"/>
              </w:rPr>
              <w:t>##</w:t>
            </w:r>
          </w:p>
        </w:tc>
        <w:tc>
          <w:tcPr>
            <w:tcW w:w="798" w:type="dxa"/>
            <w:vAlign w:val="center"/>
          </w:tcPr>
          <w:p>
            <w:pPr>
              <w:pStyle w:val="108"/>
              <w:spacing w:line="300" w:lineRule="auto"/>
              <w:jc w:val="center"/>
              <w:rPr>
                <w:rFonts w:ascii="宋体" w:hAnsi="宋体"/>
                <w:color w:val="000000"/>
                <w:sz w:val="21"/>
              </w:rPr>
            </w:pPr>
            <w:r>
              <w:rPr>
                <w:rFonts w:ascii="宋体" w:hAnsi="宋体"/>
                <w:color w:val="000000"/>
                <w:sz w:val="21"/>
              </w:rPr>
              <w:t>M</w:t>
            </w:r>
            <w:r>
              <w:rPr>
                <w:rFonts w:hint="eastAsia" w:ascii="宋体" w:hAnsi="宋体"/>
                <w:color w:val="000000"/>
                <w:sz w:val="21"/>
              </w:rPr>
              <w:t>+2</w:t>
            </w:r>
          </w:p>
        </w:tc>
        <w:tc>
          <w:tcPr>
            <w:tcW w:w="574" w:type="dxa"/>
            <w:vAlign w:val="center"/>
          </w:tcPr>
          <w:p>
            <w:pPr>
              <w:pStyle w:val="108"/>
              <w:spacing w:line="300" w:lineRule="auto"/>
              <w:jc w:val="center"/>
              <w:rPr>
                <w:color w:val="000000"/>
                <w:sz w:val="21"/>
              </w:rPr>
            </w:pPr>
            <w:r>
              <w:rPr>
                <w:rFonts w:hint="eastAsia"/>
                <w:color w:val="000000"/>
                <w:sz w:val="21"/>
              </w:rPr>
              <w:t>00</w:t>
            </w:r>
          </w:p>
        </w:tc>
        <w:tc>
          <w:tcPr>
            <w:tcW w:w="471"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jc w:val="center"/>
              <w:rPr>
                <w:color w:val="000000"/>
              </w:rPr>
            </w:pPr>
            <w:r>
              <w:rPr>
                <w:rFonts w:hint="eastAsia"/>
                <w:color w:val="000000"/>
              </w:rPr>
              <w:t>##</w:t>
            </w:r>
          </w:p>
        </w:tc>
        <w:tc>
          <w:tcPr>
            <w:tcW w:w="606" w:type="dxa"/>
            <w:vAlign w:val="center"/>
          </w:tcPr>
          <w:p>
            <w:pPr>
              <w:jc w:val="center"/>
              <w:rPr>
                <w:color w:val="000000"/>
              </w:rPr>
            </w:pPr>
            <w:r>
              <w:rPr>
                <w:rFonts w:hint="eastAsia"/>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 w:type="dxa"/>
            <w:vAlign w:val="center"/>
          </w:tcPr>
          <w:p>
            <w:pPr>
              <w:pStyle w:val="108"/>
              <w:spacing w:line="300" w:lineRule="auto"/>
              <w:jc w:val="center"/>
              <w:rPr>
                <w:color w:val="000000"/>
                <w:sz w:val="21"/>
              </w:rPr>
            </w:pPr>
            <w:r>
              <w:rPr>
                <w:rFonts w:hint="eastAsia"/>
                <w:color w:val="000000"/>
                <w:sz w:val="21"/>
              </w:rPr>
              <w:t>EB</w:t>
            </w:r>
          </w:p>
        </w:tc>
        <w:tc>
          <w:tcPr>
            <w:tcW w:w="502" w:type="dxa"/>
            <w:vAlign w:val="center"/>
          </w:tcPr>
          <w:p>
            <w:pPr>
              <w:pStyle w:val="108"/>
              <w:spacing w:line="300" w:lineRule="auto"/>
              <w:jc w:val="center"/>
              <w:rPr>
                <w:color w:val="000000"/>
                <w:sz w:val="21"/>
              </w:rPr>
            </w:pPr>
            <w:r>
              <w:rPr>
                <w:rFonts w:hint="eastAsia"/>
                <w:color w:val="000000"/>
                <w:sz w:val="21"/>
              </w:rPr>
              <w:t>90</w:t>
            </w:r>
          </w:p>
        </w:tc>
        <w:tc>
          <w:tcPr>
            <w:tcW w:w="528"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612" w:type="dxa"/>
            <w:vAlign w:val="center"/>
          </w:tcPr>
          <w:p>
            <w:pPr>
              <w:pStyle w:val="108"/>
              <w:spacing w:line="300" w:lineRule="auto"/>
              <w:jc w:val="center"/>
              <w:rPr>
                <w:color w:val="000000"/>
                <w:sz w:val="21"/>
              </w:rPr>
            </w:pPr>
            <w:r>
              <w:rPr>
                <w:rFonts w:hint="eastAsia"/>
                <w:color w:val="000000"/>
                <w:sz w:val="21"/>
              </w:rPr>
              <w:t>##</w:t>
            </w:r>
          </w:p>
        </w:tc>
        <w:tc>
          <w:tcPr>
            <w:tcW w:w="484" w:type="dxa"/>
            <w:vAlign w:val="center"/>
          </w:tcPr>
          <w:p>
            <w:pPr>
              <w:pStyle w:val="108"/>
              <w:spacing w:line="300" w:lineRule="auto"/>
              <w:jc w:val="center"/>
              <w:rPr>
                <w:color w:val="000000"/>
                <w:sz w:val="21"/>
              </w:rPr>
            </w:pPr>
            <w:r>
              <w:rPr>
                <w:rFonts w:hint="eastAsia"/>
                <w:color w:val="000000"/>
                <w:sz w:val="21"/>
              </w:rPr>
              <w:t>##</w:t>
            </w:r>
          </w:p>
        </w:tc>
        <w:tc>
          <w:tcPr>
            <w:tcW w:w="476" w:type="dxa"/>
            <w:vAlign w:val="center"/>
          </w:tcPr>
          <w:p>
            <w:pPr>
              <w:pStyle w:val="108"/>
              <w:spacing w:line="300" w:lineRule="auto"/>
              <w:jc w:val="center"/>
              <w:rPr>
                <w:color w:val="000000"/>
                <w:sz w:val="21"/>
              </w:rPr>
            </w:pPr>
            <w:r>
              <w:rPr>
                <w:rFonts w:hint="eastAsia"/>
                <w:color w:val="000000"/>
                <w:sz w:val="21"/>
              </w:rPr>
              <w:t>##</w:t>
            </w:r>
          </w:p>
        </w:tc>
        <w:tc>
          <w:tcPr>
            <w:tcW w:w="481" w:type="dxa"/>
            <w:vAlign w:val="center"/>
          </w:tcPr>
          <w:p>
            <w:pPr>
              <w:pStyle w:val="108"/>
              <w:spacing w:line="300" w:lineRule="auto"/>
              <w:jc w:val="center"/>
              <w:rPr>
                <w:color w:val="000000"/>
                <w:sz w:val="21"/>
              </w:rPr>
            </w:pPr>
            <w:r>
              <w:rPr>
                <w:rFonts w:hint="eastAsia"/>
                <w:color w:val="000000"/>
                <w:sz w:val="21"/>
              </w:rPr>
              <w:t>##</w:t>
            </w:r>
          </w:p>
        </w:tc>
        <w:tc>
          <w:tcPr>
            <w:tcW w:w="466" w:type="dxa"/>
            <w:vAlign w:val="center"/>
          </w:tcPr>
          <w:p>
            <w:pPr>
              <w:pStyle w:val="108"/>
              <w:spacing w:line="300" w:lineRule="auto"/>
              <w:jc w:val="center"/>
              <w:rPr>
                <w:color w:val="000000"/>
                <w:sz w:val="21"/>
              </w:rPr>
            </w:pPr>
            <w:r>
              <w:rPr>
                <w:rFonts w:hint="eastAsia"/>
                <w:color w:val="000000"/>
                <w:sz w:val="21"/>
              </w:rPr>
              <w:t>##</w:t>
            </w:r>
          </w:p>
        </w:tc>
        <w:tc>
          <w:tcPr>
            <w:tcW w:w="475" w:type="dxa"/>
            <w:vAlign w:val="center"/>
          </w:tcPr>
          <w:p>
            <w:pPr>
              <w:pStyle w:val="108"/>
              <w:spacing w:line="300" w:lineRule="auto"/>
              <w:jc w:val="center"/>
              <w:rPr>
                <w:b/>
                <w:color w:val="000000"/>
                <w:sz w:val="21"/>
              </w:rPr>
            </w:pPr>
            <w:r>
              <w:rPr>
                <w:rFonts w:hint="eastAsia"/>
                <w:color w:val="000000"/>
                <w:sz w:val="21"/>
              </w:rPr>
              <w:t>##</w:t>
            </w:r>
          </w:p>
        </w:tc>
        <w:tc>
          <w:tcPr>
            <w:tcW w:w="462" w:type="dxa"/>
            <w:vAlign w:val="center"/>
          </w:tcPr>
          <w:p>
            <w:pPr>
              <w:pStyle w:val="108"/>
              <w:spacing w:line="300" w:lineRule="auto"/>
              <w:jc w:val="center"/>
              <w:rPr>
                <w:b/>
                <w:color w:val="000000"/>
                <w:sz w:val="21"/>
              </w:rPr>
            </w:pPr>
            <w:r>
              <w:rPr>
                <w:rFonts w:hint="eastAsia"/>
                <w:color w:val="000000"/>
                <w:sz w:val="21"/>
              </w:rPr>
              <w:t>##</w:t>
            </w:r>
          </w:p>
        </w:tc>
        <w:tc>
          <w:tcPr>
            <w:tcW w:w="798" w:type="dxa"/>
            <w:vAlign w:val="center"/>
          </w:tcPr>
          <w:p>
            <w:pPr>
              <w:pStyle w:val="108"/>
              <w:spacing w:line="300" w:lineRule="auto"/>
              <w:jc w:val="center"/>
              <w:rPr>
                <w:rFonts w:ascii="宋体" w:hAnsi="宋体"/>
                <w:color w:val="000000"/>
                <w:sz w:val="21"/>
              </w:rPr>
            </w:pPr>
            <w:r>
              <w:rPr>
                <w:rFonts w:ascii="宋体" w:hAnsi="宋体"/>
                <w:color w:val="000000"/>
                <w:sz w:val="21"/>
              </w:rPr>
              <w:t>M</w:t>
            </w:r>
            <w:r>
              <w:rPr>
                <w:rFonts w:hint="eastAsia" w:ascii="宋体" w:hAnsi="宋体"/>
                <w:color w:val="000000"/>
                <w:sz w:val="21"/>
              </w:rPr>
              <w:t>+3</w:t>
            </w:r>
          </w:p>
        </w:tc>
        <w:tc>
          <w:tcPr>
            <w:tcW w:w="574" w:type="dxa"/>
            <w:vAlign w:val="center"/>
          </w:tcPr>
          <w:p>
            <w:pPr>
              <w:pStyle w:val="108"/>
              <w:spacing w:line="300" w:lineRule="auto"/>
              <w:jc w:val="center"/>
              <w:rPr>
                <w:color w:val="000000"/>
                <w:sz w:val="21"/>
              </w:rPr>
            </w:pPr>
            <w:r>
              <w:rPr>
                <w:rFonts w:hint="eastAsia"/>
                <w:color w:val="000000"/>
                <w:sz w:val="21"/>
              </w:rPr>
              <w:t>01</w:t>
            </w:r>
          </w:p>
        </w:tc>
        <w:tc>
          <w:tcPr>
            <w:tcW w:w="471"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jc w:val="center"/>
              <w:rPr>
                <w:color w:val="000000"/>
              </w:rPr>
            </w:pPr>
            <w:r>
              <w:rPr>
                <w:rFonts w:hint="eastAsia"/>
                <w:color w:val="000000"/>
              </w:rPr>
              <w:t>##</w:t>
            </w:r>
          </w:p>
        </w:tc>
        <w:tc>
          <w:tcPr>
            <w:tcW w:w="606" w:type="dxa"/>
            <w:vAlign w:val="center"/>
          </w:tcPr>
          <w:p>
            <w:pPr>
              <w:jc w:val="center"/>
              <w:rPr>
                <w:color w:val="000000"/>
              </w:rPr>
            </w:pPr>
            <w:r>
              <w:rPr>
                <w:rFonts w:hint="eastAsia"/>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 w:type="dxa"/>
            <w:vAlign w:val="center"/>
          </w:tcPr>
          <w:p>
            <w:pPr>
              <w:pStyle w:val="108"/>
              <w:spacing w:line="300" w:lineRule="auto"/>
              <w:jc w:val="center"/>
              <w:rPr>
                <w:color w:val="000000"/>
                <w:sz w:val="21"/>
              </w:rPr>
            </w:pPr>
            <w:r>
              <w:rPr>
                <w:rFonts w:hint="eastAsia"/>
                <w:color w:val="000000"/>
                <w:sz w:val="21"/>
              </w:rPr>
              <w:t>EB</w:t>
            </w:r>
          </w:p>
        </w:tc>
        <w:tc>
          <w:tcPr>
            <w:tcW w:w="502" w:type="dxa"/>
            <w:vAlign w:val="center"/>
          </w:tcPr>
          <w:p>
            <w:pPr>
              <w:pStyle w:val="108"/>
              <w:spacing w:line="300" w:lineRule="auto"/>
              <w:jc w:val="center"/>
              <w:rPr>
                <w:color w:val="000000"/>
                <w:sz w:val="21"/>
              </w:rPr>
            </w:pPr>
            <w:r>
              <w:rPr>
                <w:rFonts w:hint="eastAsia"/>
                <w:color w:val="000000"/>
                <w:sz w:val="21"/>
              </w:rPr>
              <w:t>90</w:t>
            </w:r>
          </w:p>
        </w:tc>
        <w:tc>
          <w:tcPr>
            <w:tcW w:w="528"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567" w:type="dxa"/>
            <w:vAlign w:val="center"/>
          </w:tcPr>
          <w:p>
            <w:pPr>
              <w:pStyle w:val="108"/>
              <w:spacing w:line="300" w:lineRule="auto"/>
              <w:jc w:val="center"/>
              <w:rPr>
                <w:color w:val="000000"/>
                <w:sz w:val="21"/>
              </w:rPr>
            </w:pPr>
            <w:r>
              <w:rPr>
                <w:rFonts w:hint="eastAsia"/>
                <w:color w:val="000000"/>
                <w:sz w:val="21"/>
              </w:rPr>
              <w:t>##</w:t>
            </w:r>
          </w:p>
        </w:tc>
        <w:tc>
          <w:tcPr>
            <w:tcW w:w="612" w:type="dxa"/>
            <w:vAlign w:val="center"/>
          </w:tcPr>
          <w:p>
            <w:pPr>
              <w:pStyle w:val="108"/>
              <w:spacing w:line="300" w:lineRule="auto"/>
              <w:jc w:val="center"/>
              <w:rPr>
                <w:color w:val="000000"/>
                <w:sz w:val="21"/>
              </w:rPr>
            </w:pPr>
            <w:r>
              <w:rPr>
                <w:rFonts w:hint="eastAsia"/>
                <w:color w:val="000000"/>
                <w:sz w:val="21"/>
              </w:rPr>
              <w:t>##</w:t>
            </w:r>
          </w:p>
        </w:tc>
        <w:tc>
          <w:tcPr>
            <w:tcW w:w="484" w:type="dxa"/>
            <w:vAlign w:val="center"/>
          </w:tcPr>
          <w:p>
            <w:pPr>
              <w:pStyle w:val="108"/>
              <w:spacing w:line="300" w:lineRule="auto"/>
              <w:jc w:val="center"/>
              <w:rPr>
                <w:color w:val="000000"/>
                <w:sz w:val="21"/>
              </w:rPr>
            </w:pPr>
            <w:r>
              <w:rPr>
                <w:rFonts w:hint="eastAsia"/>
                <w:color w:val="000000"/>
                <w:sz w:val="21"/>
              </w:rPr>
              <w:t>##</w:t>
            </w:r>
          </w:p>
        </w:tc>
        <w:tc>
          <w:tcPr>
            <w:tcW w:w="476" w:type="dxa"/>
            <w:vAlign w:val="center"/>
          </w:tcPr>
          <w:p>
            <w:pPr>
              <w:pStyle w:val="108"/>
              <w:spacing w:line="300" w:lineRule="auto"/>
              <w:jc w:val="center"/>
              <w:rPr>
                <w:color w:val="000000"/>
                <w:sz w:val="21"/>
              </w:rPr>
            </w:pPr>
            <w:r>
              <w:rPr>
                <w:rFonts w:hint="eastAsia"/>
                <w:color w:val="000000"/>
                <w:sz w:val="21"/>
              </w:rPr>
              <w:t>##</w:t>
            </w:r>
          </w:p>
        </w:tc>
        <w:tc>
          <w:tcPr>
            <w:tcW w:w="481" w:type="dxa"/>
            <w:vAlign w:val="center"/>
          </w:tcPr>
          <w:p>
            <w:pPr>
              <w:pStyle w:val="108"/>
              <w:spacing w:line="300" w:lineRule="auto"/>
              <w:jc w:val="center"/>
              <w:rPr>
                <w:color w:val="000000"/>
                <w:sz w:val="21"/>
              </w:rPr>
            </w:pPr>
            <w:r>
              <w:rPr>
                <w:rFonts w:hint="eastAsia"/>
                <w:color w:val="000000"/>
                <w:sz w:val="21"/>
              </w:rPr>
              <w:t>##</w:t>
            </w:r>
          </w:p>
        </w:tc>
        <w:tc>
          <w:tcPr>
            <w:tcW w:w="466" w:type="dxa"/>
            <w:vAlign w:val="center"/>
          </w:tcPr>
          <w:p>
            <w:pPr>
              <w:pStyle w:val="108"/>
              <w:spacing w:line="300" w:lineRule="auto"/>
              <w:jc w:val="center"/>
              <w:rPr>
                <w:color w:val="000000"/>
                <w:sz w:val="21"/>
              </w:rPr>
            </w:pPr>
            <w:r>
              <w:rPr>
                <w:rFonts w:hint="eastAsia"/>
                <w:color w:val="000000"/>
                <w:sz w:val="21"/>
              </w:rPr>
              <w:t>##</w:t>
            </w:r>
          </w:p>
        </w:tc>
        <w:tc>
          <w:tcPr>
            <w:tcW w:w="475" w:type="dxa"/>
            <w:vAlign w:val="center"/>
          </w:tcPr>
          <w:p>
            <w:pPr>
              <w:pStyle w:val="108"/>
              <w:spacing w:line="300" w:lineRule="auto"/>
              <w:jc w:val="center"/>
              <w:rPr>
                <w:b/>
                <w:color w:val="000000"/>
                <w:sz w:val="21"/>
              </w:rPr>
            </w:pPr>
            <w:r>
              <w:rPr>
                <w:rFonts w:hint="eastAsia"/>
                <w:color w:val="000000"/>
                <w:sz w:val="21"/>
              </w:rPr>
              <w:t>##</w:t>
            </w:r>
          </w:p>
        </w:tc>
        <w:tc>
          <w:tcPr>
            <w:tcW w:w="462" w:type="dxa"/>
            <w:vAlign w:val="center"/>
          </w:tcPr>
          <w:p>
            <w:pPr>
              <w:pStyle w:val="108"/>
              <w:spacing w:line="300" w:lineRule="auto"/>
              <w:jc w:val="center"/>
              <w:rPr>
                <w:b/>
                <w:color w:val="000000"/>
                <w:sz w:val="21"/>
              </w:rPr>
            </w:pPr>
            <w:r>
              <w:rPr>
                <w:rFonts w:hint="eastAsia"/>
                <w:color w:val="000000"/>
                <w:sz w:val="21"/>
              </w:rPr>
              <w:t>##</w:t>
            </w:r>
          </w:p>
        </w:tc>
        <w:tc>
          <w:tcPr>
            <w:tcW w:w="798" w:type="dxa"/>
            <w:vAlign w:val="center"/>
          </w:tcPr>
          <w:p>
            <w:pPr>
              <w:pStyle w:val="108"/>
              <w:spacing w:line="300" w:lineRule="auto"/>
              <w:jc w:val="center"/>
              <w:rPr>
                <w:rFonts w:ascii="宋体" w:hAnsi="宋体"/>
                <w:color w:val="000000"/>
                <w:sz w:val="21"/>
              </w:rPr>
            </w:pPr>
            <w:r>
              <w:rPr>
                <w:rFonts w:ascii="宋体" w:hAnsi="宋体"/>
                <w:color w:val="000000"/>
                <w:sz w:val="21"/>
              </w:rPr>
              <w:t>M</w:t>
            </w:r>
            <w:r>
              <w:rPr>
                <w:rFonts w:hint="eastAsia" w:ascii="宋体" w:hAnsi="宋体"/>
                <w:color w:val="000000"/>
                <w:sz w:val="21"/>
              </w:rPr>
              <w:t>+4</w:t>
            </w:r>
          </w:p>
        </w:tc>
        <w:tc>
          <w:tcPr>
            <w:tcW w:w="574" w:type="dxa"/>
            <w:vAlign w:val="center"/>
          </w:tcPr>
          <w:p>
            <w:pPr>
              <w:pStyle w:val="108"/>
              <w:spacing w:line="300" w:lineRule="auto"/>
              <w:jc w:val="center"/>
              <w:rPr>
                <w:color w:val="000000"/>
                <w:sz w:val="21"/>
              </w:rPr>
            </w:pPr>
            <w:r>
              <w:rPr>
                <w:rFonts w:hint="eastAsia"/>
                <w:color w:val="000000"/>
                <w:sz w:val="21"/>
              </w:rPr>
              <w:t>02</w:t>
            </w:r>
          </w:p>
        </w:tc>
        <w:tc>
          <w:tcPr>
            <w:tcW w:w="471"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pStyle w:val="108"/>
              <w:spacing w:line="300" w:lineRule="auto"/>
              <w:jc w:val="center"/>
              <w:rPr>
                <w:b/>
                <w:color w:val="000000"/>
                <w:sz w:val="21"/>
              </w:rPr>
            </w:pPr>
            <w:r>
              <w:rPr>
                <w:rFonts w:hint="eastAsia"/>
                <w:color w:val="000000"/>
                <w:sz w:val="21"/>
              </w:rPr>
              <w:t>##</w:t>
            </w:r>
          </w:p>
        </w:tc>
        <w:tc>
          <w:tcPr>
            <w:tcW w:w="540" w:type="dxa"/>
            <w:vAlign w:val="center"/>
          </w:tcPr>
          <w:p>
            <w:pPr>
              <w:jc w:val="center"/>
              <w:rPr>
                <w:color w:val="000000"/>
              </w:rPr>
            </w:pPr>
            <w:r>
              <w:rPr>
                <w:rFonts w:hint="eastAsia"/>
                <w:color w:val="000000"/>
              </w:rPr>
              <w:t>##</w:t>
            </w:r>
          </w:p>
        </w:tc>
        <w:tc>
          <w:tcPr>
            <w:tcW w:w="606" w:type="dxa"/>
            <w:vAlign w:val="center"/>
          </w:tcPr>
          <w:p>
            <w:pPr>
              <w:jc w:val="center"/>
              <w:rPr>
                <w:color w:val="000000"/>
              </w:rPr>
            </w:pPr>
            <w:r>
              <w:rPr>
                <w:rFonts w:hint="eastAsia"/>
                <w:color w:val="000000"/>
              </w:rPr>
              <w:t>##</w:t>
            </w:r>
          </w:p>
        </w:tc>
      </w:tr>
    </w:tbl>
    <w:p>
      <w:pPr>
        <w:pStyle w:val="2"/>
      </w:pPr>
      <w:bookmarkStart w:id="38" w:name="_Toc487555932"/>
      <w:bookmarkStart w:id="39" w:name="_Toc325530456"/>
      <w:bookmarkStart w:id="40" w:name="_Toc301170354"/>
      <w:bookmarkStart w:id="41" w:name="_Toc29747"/>
      <w:r>
        <w:rPr>
          <w:lang w:val="en-US"/>
        </w:rPr>
        <w:t>TELEMETRY PROCESSING</w:t>
      </w:r>
      <w:bookmarkEnd w:id="38"/>
      <w:bookmarkEnd w:id="39"/>
      <w:bookmarkEnd w:id="40"/>
      <w:bookmarkEnd w:id="41"/>
    </w:p>
    <w:p>
      <w:pPr>
        <w:pStyle w:val="4"/>
        <w:tabs>
          <w:tab w:val="left" w:pos="1143"/>
        </w:tabs>
        <w:autoSpaceDE w:val="0"/>
        <w:autoSpaceDN w:val="0"/>
        <w:snapToGrid w:val="0"/>
        <w:spacing w:before="368" w:beforeLines="100" w:after="368" w:afterLines="100" w:line="240" w:lineRule="auto"/>
        <w:ind w:left="1143" w:hanging="576"/>
        <w:jc w:val="both"/>
        <w:textAlignment w:val="baseline"/>
      </w:pPr>
      <w:bookmarkStart w:id="42" w:name="_Toc487555933"/>
      <w:bookmarkStart w:id="43" w:name="_Toc13093"/>
      <w:bookmarkStart w:id="44" w:name="_Toc325530457"/>
      <w:r>
        <w:t>Symbol specificaion</w:t>
      </w:r>
      <w:bookmarkEnd w:id="42"/>
      <w:bookmarkEnd w:id="43"/>
    </w:p>
    <w:p>
      <w:pPr>
        <w:spacing w:after="120"/>
        <w:rPr>
          <w:lang w:val="zh-CN"/>
        </w:rPr>
      </w:pPr>
      <w:r>
        <w:rPr>
          <w:lang w:val="zh-CN"/>
        </w:rPr>
        <w:t xml:space="preserve">The key symbol used in this document is shown in the following table. Where, </w:t>
      </w:r>
      <w:r>
        <w:rPr>
          <w:lang w:val="zh-CN" w:eastAsia="zh-CN"/>
        </w:rPr>
        <w:t>4 TM transfer frame</w:t>
      </w:r>
      <w:r>
        <w:rPr>
          <w:lang w:val="zh-CN"/>
        </w:rPr>
        <w:t xml:space="preserve"> is sent by satellite</w:t>
      </w:r>
      <w:r>
        <w:rPr>
          <w:lang w:val="zh-CN" w:eastAsia="zh-CN"/>
        </w:rPr>
        <w:t xml:space="preserve"> in every one second</w:t>
      </w:r>
      <w:r>
        <w:rPr>
          <w:lang w:val="zh-CN"/>
        </w:rPr>
        <w:t xml:space="preserve">, which are marked as </w:t>
      </w:r>
      <w:r>
        <w:rPr>
          <w:lang w:val="zh-CN" w:eastAsia="zh-CN"/>
        </w:rPr>
        <w:t>F0~F3</w:t>
      </w:r>
      <w:r>
        <w:rPr>
          <w:lang w:val="zh-CN"/>
        </w:rPr>
        <w:t xml:space="preserve">. </w:t>
      </w:r>
    </w:p>
    <w:p>
      <w:pPr>
        <w:tabs>
          <w:tab w:val="left" w:pos="1445"/>
        </w:tabs>
        <w:spacing w:line="324" w:lineRule="auto"/>
        <w:ind w:left="420"/>
        <w:jc w:val="center"/>
        <w:rPr>
          <w:b/>
          <w:lang w:val="zh-CN"/>
        </w:rPr>
      </w:pPr>
    </w:p>
    <w:p>
      <w:pPr>
        <w:jc w:val="center"/>
        <w:rPr>
          <w:b/>
          <w:i/>
          <w:szCs w:val="21"/>
        </w:rPr>
      </w:pPr>
      <w:r>
        <w:rPr>
          <w:b/>
          <w:i/>
          <w:szCs w:val="21"/>
        </w:rPr>
        <w:t xml:space="preserve">Table 6-1 KEY SYMBOL </w:t>
      </w:r>
    </w:p>
    <w:tbl>
      <w:tblPr>
        <w:tblStyle w:val="94"/>
        <w:tblW w:w="35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7"/>
        <w:gridCol w:w="1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Borders>
              <w:right w:val="single" w:color="auto" w:sz="6" w:space="0"/>
            </w:tcBorders>
            <w:shd w:val="clear" w:color="auto" w:fill="auto"/>
            <w:vAlign w:val="center"/>
          </w:tcPr>
          <w:p>
            <w:pPr>
              <w:jc w:val="center"/>
              <w:rPr>
                <w:b/>
              </w:rPr>
            </w:pPr>
            <w:r>
              <w:rPr>
                <w:b/>
              </w:rPr>
              <w:t>SYMBOL</w:t>
            </w:r>
          </w:p>
        </w:tc>
        <w:tc>
          <w:tcPr>
            <w:tcW w:w="1926" w:type="dxa"/>
            <w:tcBorders>
              <w:left w:val="single" w:color="auto" w:sz="6" w:space="0"/>
            </w:tcBorders>
            <w:shd w:val="clear" w:color="auto" w:fill="auto"/>
            <w:vAlign w:val="center"/>
          </w:tcPr>
          <w:p>
            <w:pPr>
              <w:jc w:val="center"/>
              <w:rPr>
                <w:b/>
              </w:rPr>
            </w:pPr>
            <w:r>
              <w:rPr>
                <w:b/>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Align w:val="center"/>
          </w:tcPr>
          <w:p>
            <w:pPr>
              <w:jc w:val="center"/>
              <w:rPr>
                <w:b/>
              </w:rPr>
            </w:pPr>
            <w:r>
              <w:rPr>
                <w:b/>
              </w:rPr>
              <w:t>F</w:t>
            </w:r>
          </w:p>
        </w:tc>
        <w:tc>
          <w:tcPr>
            <w:tcW w:w="1926" w:type="dxa"/>
            <w:vAlign w:val="center"/>
          </w:tcPr>
          <w:p>
            <w:pPr>
              <w:jc w:val="center"/>
              <w:rPr>
                <w:bCs/>
                <w:kern w:val="0"/>
                <w:szCs w:val="21"/>
              </w:rPr>
            </w:pPr>
            <w:r>
              <w:rPr>
                <w:bCs/>
                <w:kern w:val="0"/>
                <w:szCs w:val="21"/>
              </w:rPr>
              <w:t>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Align w:val="center"/>
          </w:tcPr>
          <w:p>
            <w:pPr>
              <w:jc w:val="center"/>
              <w:rPr>
                <w:b/>
              </w:rPr>
            </w:pPr>
            <w:r>
              <w:rPr>
                <w:b/>
              </w:rPr>
              <w:t>W</w:t>
            </w:r>
          </w:p>
        </w:tc>
        <w:tc>
          <w:tcPr>
            <w:tcW w:w="1926" w:type="dxa"/>
            <w:vAlign w:val="center"/>
          </w:tcPr>
          <w:p>
            <w:pPr>
              <w:jc w:val="center"/>
              <w:rPr>
                <w:bCs/>
                <w:kern w:val="0"/>
                <w:szCs w:val="21"/>
              </w:rPr>
            </w:pPr>
            <w:r>
              <w:rPr>
                <w:bCs/>
                <w:kern w:val="0"/>
                <w:szCs w:val="21"/>
              </w:rPr>
              <w:t>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Align w:val="center"/>
          </w:tcPr>
          <w:p>
            <w:pPr>
              <w:jc w:val="center"/>
              <w:rPr>
                <w:b/>
              </w:rPr>
            </w:pPr>
            <w:r>
              <w:rPr>
                <w:b/>
              </w:rPr>
              <w:t>B</w:t>
            </w:r>
          </w:p>
        </w:tc>
        <w:tc>
          <w:tcPr>
            <w:tcW w:w="1926" w:type="dxa"/>
            <w:vAlign w:val="center"/>
          </w:tcPr>
          <w:p>
            <w:pPr>
              <w:jc w:val="center"/>
              <w:rPr>
                <w:bCs/>
                <w:kern w:val="0"/>
                <w:szCs w:val="21"/>
              </w:rPr>
            </w:pPr>
            <w:r>
              <w:rPr>
                <w:bCs/>
                <w:kern w:val="0"/>
                <w:szCs w:val="21"/>
              </w:rPr>
              <w:t>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Align w:val="center"/>
          </w:tcPr>
          <w:p>
            <w:pPr>
              <w:jc w:val="center"/>
              <w:rPr>
                <w:b/>
              </w:rPr>
            </w:pPr>
            <w:r>
              <w:rPr>
                <w:b/>
              </w:rPr>
              <w:t>P</w:t>
            </w:r>
          </w:p>
        </w:tc>
        <w:tc>
          <w:tcPr>
            <w:tcW w:w="1926" w:type="dxa"/>
            <w:vAlign w:val="center"/>
          </w:tcPr>
          <w:p>
            <w:pPr>
              <w:jc w:val="center"/>
              <w:rPr>
                <w:bCs/>
                <w:kern w:val="0"/>
                <w:szCs w:val="21"/>
              </w:rPr>
            </w:pPr>
            <w:r>
              <w:rPr>
                <w:bCs/>
                <w:kern w:val="0"/>
                <w:szCs w:val="21"/>
              </w:rPr>
              <w:t>Packet</w:t>
            </w:r>
          </w:p>
        </w:tc>
      </w:tr>
    </w:tbl>
    <w:p>
      <w:pPr>
        <w:adjustRightInd w:val="0"/>
        <w:spacing w:line="324" w:lineRule="auto"/>
        <w:ind w:firstLine="614" w:firstLineChars="249"/>
        <w:rPr>
          <w:i/>
          <w:kern w:val="0"/>
          <w:szCs w:val="28"/>
        </w:rPr>
      </w:pPr>
      <w:r>
        <w:rPr>
          <w:i/>
          <w:kern w:val="0"/>
          <w:szCs w:val="28"/>
        </w:rPr>
        <w:t xml:space="preserve">EX: F0W5 is the sixth word in fixed format telemetry of frist frame. </w:t>
      </w:r>
    </w:p>
    <w:p>
      <w:pPr>
        <w:adjustRightInd w:val="0"/>
        <w:spacing w:line="324" w:lineRule="auto"/>
        <w:ind w:left="1081"/>
        <w:rPr>
          <w:i/>
          <w:kern w:val="0"/>
          <w:szCs w:val="28"/>
        </w:rPr>
      </w:pPr>
      <w:r>
        <w:rPr>
          <w:i/>
          <w:kern w:val="0"/>
          <w:szCs w:val="28"/>
        </w:rPr>
        <w:t>F0W5B0 is the first bit of the sixth word in fixed format telemetry of first frame.</w:t>
      </w:r>
    </w:p>
    <w:p>
      <w:pPr>
        <w:adjustRightInd w:val="0"/>
        <w:spacing w:line="324" w:lineRule="auto"/>
        <w:ind w:firstLine="1099" w:firstLineChars="445"/>
        <w:rPr>
          <w:i/>
          <w:kern w:val="0"/>
          <w:szCs w:val="28"/>
        </w:rPr>
      </w:pPr>
      <w:r>
        <w:rPr>
          <w:i/>
          <w:kern w:val="0"/>
          <w:szCs w:val="28"/>
        </w:rPr>
        <w:t>P20W5 is the sixth word in 20H packet.</w:t>
      </w:r>
    </w:p>
    <w:p>
      <w:pPr>
        <w:adjustRightInd w:val="0"/>
        <w:spacing w:line="324" w:lineRule="auto"/>
        <w:ind w:firstLine="1099" w:firstLineChars="445"/>
        <w:rPr>
          <w:i/>
          <w:kern w:val="0"/>
          <w:szCs w:val="28"/>
        </w:rPr>
      </w:pPr>
      <w:r>
        <w:rPr>
          <w:i/>
          <w:kern w:val="0"/>
          <w:szCs w:val="28"/>
        </w:rPr>
        <w:t>P20W5B0 is the first bit of the sixth word in 20H packet.</w:t>
      </w:r>
    </w:p>
    <w:p>
      <w:pPr>
        <w:spacing w:after="120"/>
      </w:pPr>
    </w:p>
    <w:p>
      <w:pPr>
        <w:pStyle w:val="4"/>
        <w:tabs>
          <w:tab w:val="left" w:pos="1143"/>
        </w:tabs>
        <w:autoSpaceDE w:val="0"/>
        <w:autoSpaceDN w:val="0"/>
        <w:snapToGrid w:val="0"/>
        <w:spacing w:before="368" w:beforeLines="100" w:after="368" w:afterLines="100" w:line="240" w:lineRule="auto"/>
        <w:ind w:left="1143" w:hanging="576"/>
        <w:jc w:val="both"/>
        <w:textAlignment w:val="baseline"/>
      </w:pPr>
      <w:bookmarkStart w:id="45" w:name="_Toc27352"/>
      <w:bookmarkStart w:id="46" w:name="_Toc487555934"/>
      <w:r>
        <w:t>FIXED FORMAT TELEMETRY PROCESSING</w:t>
      </w:r>
      <w:bookmarkEnd w:id="44"/>
      <w:bookmarkEnd w:id="45"/>
      <w:bookmarkEnd w:id="46"/>
      <w:r>
        <w:t xml:space="preserve"> </w:t>
      </w:r>
    </w:p>
    <w:p>
      <w:pPr>
        <w:spacing w:after="120"/>
        <w:rPr>
          <w:lang w:val="zh-CN"/>
        </w:rPr>
      </w:pPr>
      <w:r>
        <w:rPr>
          <w:lang w:val="zh-CN"/>
        </w:rPr>
        <w:t xml:space="preserve">The </w:t>
      </w:r>
      <w:r>
        <w:rPr>
          <w:rFonts w:hint="eastAsia"/>
          <w:lang w:val="zh-CN"/>
        </w:rPr>
        <w:t>position</w:t>
      </w:r>
      <w:r>
        <w:rPr>
          <w:lang w:val="zh-CN"/>
        </w:rPr>
        <w:t xml:space="preserve"> of fixed format telemetry relative to TM transfer frame is fixed. Processing and displaying the corresponding parameter according to route number.</w:t>
      </w:r>
    </w:p>
    <w:p>
      <w:pPr>
        <w:pStyle w:val="108"/>
        <w:rPr>
          <w:lang w:val="zh-CN"/>
        </w:rPr>
      </w:pPr>
    </w:p>
    <w:p>
      <w:pPr>
        <w:spacing w:line="324" w:lineRule="auto"/>
        <w:ind w:firstLine="425"/>
        <w:sectPr>
          <w:pgSz w:w="11906" w:h="16838"/>
          <w:pgMar w:top="907" w:right="680" w:bottom="1928" w:left="1814" w:header="851" w:footer="1814" w:gutter="0"/>
          <w:pgNumType w:start="1"/>
          <w:cols w:space="425" w:num="1"/>
          <w:docGrid w:type="linesAndChars" w:linePitch="368" w:charSpace="1573"/>
        </w:sectPr>
      </w:pPr>
    </w:p>
    <w:p>
      <w:pPr>
        <w:pStyle w:val="2"/>
      </w:pPr>
      <w:bookmarkStart w:id="47" w:name="_Toc41900169"/>
      <w:bookmarkStart w:id="48" w:name="_Toc162514908"/>
      <w:bookmarkStart w:id="49" w:name="_Toc487555936"/>
      <w:bookmarkStart w:id="50" w:name="_Toc32344"/>
      <w:r>
        <w:rPr>
          <w:lang w:val="en-US"/>
        </w:rPr>
        <w:t xml:space="preserve">Fixed Format </w:t>
      </w:r>
      <w:bookmarkEnd w:id="47"/>
      <w:bookmarkEnd w:id="48"/>
      <w:r>
        <w:rPr>
          <w:lang w:val="en-US"/>
        </w:rPr>
        <w:t>Telemetry</w:t>
      </w:r>
      <w:bookmarkEnd w:id="49"/>
      <w:bookmarkEnd w:id="50"/>
    </w:p>
    <w:p>
      <w:pPr>
        <w:pStyle w:val="102"/>
      </w:pPr>
      <w:bookmarkStart w:id="51" w:name="固定遥测"/>
      <w:bookmarkEnd w:id="51"/>
      <w:bookmarkStart w:id="52" w:name="RaacCvMk主题词01"/>
      <w:bookmarkEnd w:id="52"/>
    </w:p>
    <w:p>
      <w:pPr>
        <w:jc w:val="center"/>
      </w:pPr>
      <w:r>
        <w:rPr>
          <w:b/>
        </w:rPr>
        <w:t>Table 7-1 FIXED FORMAT TELEMETRY 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F0W0~F0W3</w:t>
            </w:r>
          </w:p>
        </w:tc>
        <w:tc>
          <w:tcPr>
            <w:tcW w:w="1196" w:type="dxa"/>
            <w:vAlign w:val="center"/>
          </w:tcPr>
          <w:p>
            <w:pPr>
              <w:jc w:val="center"/>
              <w:rPr>
                <w:sz w:val="21"/>
                <w:szCs w:val="21"/>
              </w:rPr>
            </w:pPr>
            <w:r>
              <w:t>XW00001</w:t>
            </w:r>
          </w:p>
        </w:tc>
        <w:tc>
          <w:tcPr>
            <w:tcW w:w="1491" w:type="dxa"/>
            <w:vAlign w:val="center"/>
          </w:tcPr>
          <w:p>
            <w:pPr>
              <w:jc w:val="center"/>
              <w:rPr>
                <w:sz w:val="21"/>
                <w:szCs w:val="21"/>
              </w:rPr>
            </w:pPr>
            <w:r>
              <w:t>On-board_TIME_(s)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F0W4~F0W5</w:t>
            </w:r>
          </w:p>
        </w:tc>
        <w:tc>
          <w:tcPr>
            <w:tcW w:w="1196" w:type="dxa"/>
            <w:vAlign w:val="center"/>
          </w:tcPr>
          <w:p>
            <w:pPr>
              <w:jc w:val="center"/>
              <w:rPr>
                <w:sz w:val="21"/>
                <w:szCs w:val="21"/>
              </w:rPr>
            </w:pPr>
            <w:r>
              <w:t>XW00002</w:t>
            </w:r>
          </w:p>
        </w:tc>
        <w:tc>
          <w:tcPr>
            <w:tcW w:w="1491" w:type="dxa"/>
            <w:vAlign w:val="center"/>
          </w:tcPr>
          <w:p>
            <w:pPr>
              <w:jc w:val="center"/>
              <w:rPr>
                <w:sz w:val="21"/>
                <w:szCs w:val="21"/>
              </w:rPr>
            </w:pPr>
            <w:r>
              <w:t>On-board_TIME_(ms)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ms</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F1W0</w:t>
            </w:r>
          </w:p>
        </w:tc>
        <w:tc>
          <w:tcPr>
            <w:tcW w:w="1196" w:type="dxa"/>
            <w:vAlign w:val="center"/>
          </w:tcPr>
          <w:p>
            <w:pPr>
              <w:jc w:val="center"/>
              <w:rPr>
                <w:sz w:val="21"/>
                <w:szCs w:val="21"/>
              </w:rPr>
            </w:pPr>
            <w:r>
              <w:t>XW00003</w:t>
            </w:r>
          </w:p>
        </w:tc>
        <w:tc>
          <w:tcPr>
            <w:tcW w:w="1491" w:type="dxa"/>
            <w:vAlign w:val="center"/>
          </w:tcPr>
          <w:p>
            <w:pPr>
              <w:jc w:val="center"/>
              <w:rPr>
                <w:rFonts w:hint="eastAsia" w:eastAsia="宋体"/>
                <w:sz w:val="21"/>
                <w:szCs w:val="21"/>
                <w:lang w:eastAsia="zh-CN"/>
              </w:rPr>
            </w:pPr>
            <w:r>
              <w:rPr>
                <w:rFonts w:hint="eastAsia"/>
                <w:lang w:eastAsia="zh-CN"/>
              </w:rPr>
              <w:t>Spacecraft 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F1W1</w:t>
            </w:r>
          </w:p>
        </w:tc>
        <w:tc>
          <w:tcPr>
            <w:tcW w:w="1196" w:type="dxa"/>
            <w:vAlign w:val="center"/>
          </w:tcPr>
          <w:p>
            <w:pPr>
              <w:jc w:val="center"/>
              <w:rPr>
                <w:sz w:val="21"/>
                <w:szCs w:val="21"/>
              </w:rPr>
            </w:pPr>
            <w:r>
              <w:t>XW00004</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F1W2B7</w:t>
            </w:r>
          </w:p>
        </w:tc>
        <w:tc>
          <w:tcPr>
            <w:tcW w:w="1196" w:type="dxa"/>
            <w:vAlign w:val="center"/>
          </w:tcPr>
          <w:p>
            <w:pPr>
              <w:jc w:val="center"/>
              <w:rPr>
                <w:sz w:val="21"/>
                <w:szCs w:val="21"/>
              </w:rPr>
            </w:pPr>
            <w:r>
              <w:t>XW00005</w:t>
            </w:r>
          </w:p>
        </w:tc>
        <w:tc>
          <w:tcPr>
            <w:tcW w:w="1491" w:type="dxa"/>
            <w:vAlign w:val="center"/>
          </w:tcPr>
          <w:p>
            <w:pPr>
              <w:jc w:val="center"/>
              <w:rPr>
                <w:sz w:val="21"/>
                <w:szCs w:val="21"/>
              </w:rPr>
            </w:pPr>
            <w:r>
              <w:t>Transponder 1 transmitter on/off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1:on;0:off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F1W2B6</w:t>
            </w:r>
          </w:p>
        </w:tc>
        <w:tc>
          <w:tcPr>
            <w:tcW w:w="1196" w:type="dxa"/>
            <w:vAlign w:val="center"/>
          </w:tcPr>
          <w:p>
            <w:pPr>
              <w:jc w:val="center"/>
              <w:rPr>
                <w:sz w:val="21"/>
                <w:szCs w:val="21"/>
              </w:rPr>
            </w:pPr>
            <w:r>
              <w:t>XW00006</w:t>
            </w:r>
          </w:p>
        </w:tc>
        <w:tc>
          <w:tcPr>
            <w:tcW w:w="1491" w:type="dxa"/>
            <w:vAlign w:val="center"/>
          </w:tcPr>
          <w:p>
            <w:pPr>
              <w:jc w:val="center"/>
              <w:rPr>
                <w:sz w:val="21"/>
                <w:szCs w:val="21"/>
              </w:rPr>
            </w:pPr>
            <w:r>
              <w:t>Transponder 1 carrier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F1W2B5</w:t>
            </w:r>
          </w:p>
        </w:tc>
        <w:tc>
          <w:tcPr>
            <w:tcW w:w="1196" w:type="dxa"/>
            <w:vAlign w:val="center"/>
          </w:tcPr>
          <w:p>
            <w:pPr>
              <w:jc w:val="center"/>
              <w:rPr>
                <w:sz w:val="21"/>
                <w:szCs w:val="21"/>
              </w:rPr>
            </w:pPr>
            <w:r>
              <w:t>XW00007</w:t>
            </w:r>
          </w:p>
        </w:tc>
        <w:tc>
          <w:tcPr>
            <w:tcW w:w="1491" w:type="dxa"/>
            <w:vAlign w:val="center"/>
          </w:tcPr>
          <w:p>
            <w:pPr>
              <w:jc w:val="center"/>
              <w:rPr>
                <w:sz w:val="21"/>
                <w:szCs w:val="21"/>
              </w:rPr>
            </w:pPr>
            <w:r>
              <w:t>Transponder 1 TC PSK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F1W2B4</w:t>
            </w:r>
          </w:p>
        </w:tc>
        <w:tc>
          <w:tcPr>
            <w:tcW w:w="1196" w:type="dxa"/>
            <w:vAlign w:val="center"/>
          </w:tcPr>
          <w:p>
            <w:pPr>
              <w:jc w:val="center"/>
              <w:rPr>
                <w:sz w:val="21"/>
                <w:szCs w:val="21"/>
              </w:rPr>
            </w:pPr>
            <w:r>
              <w:t>XW00008</w:t>
            </w:r>
          </w:p>
        </w:tc>
        <w:tc>
          <w:tcPr>
            <w:tcW w:w="1491" w:type="dxa"/>
            <w:vAlign w:val="center"/>
          </w:tcPr>
          <w:p>
            <w:pPr>
              <w:jc w:val="center"/>
              <w:rPr>
                <w:sz w:val="21"/>
                <w:szCs w:val="21"/>
              </w:rPr>
            </w:pPr>
            <w:r>
              <w:t>Transponder 1 TC PCM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F1W2B3</w:t>
            </w:r>
          </w:p>
        </w:tc>
        <w:tc>
          <w:tcPr>
            <w:tcW w:w="1196" w:type="dxa"/>
            <w:vAlign w:val="center"/>
          </w:tcPr>
          <w:p>
            <w:pPr>
              <w:jc w:val="center"/>
              <w:rPr>
                <w:sz w:val="21"/>
                <w:szCs w:val="21"/>
              </w:rPr>
            </w:pPr>
            <w:r>
              <w:t>XW00009</w:t>
            </w:r>
          </w:p>
        </w:tc>
        <w:tc>
          <w:tcPr>
            <w:tcW w:w="1491" w:type="dxa"/>
            <w:vAlign w:val="center"/>
          </w:tcPr>
          <w:p>
            <w:pPr>
              <w:jc w:val="center"/>
              <w:rPr>
                <w:sz w:val="21"/>
                <w:szCs w:val="21"/>
              </w:rPr>
            </w:pPr>
            <w:r>
              <w:t>Transponder 1 coherent/incoherent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1:coherent;0:incoherent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F1W2B2</w:t>
            </w:r>
          </w:p>
        </w:tc>
        <w:tc>
          <w:tcPr>
            <w:tcW w:w="1196" w:type="dxa"/>
            <w:vAlign w:val="center"/>
          </w:tcPr>
          <w:p>
            <w:pPr>
              <w:jc w:val="center"/>
              <w:rPr>
                <w:sz w:val="21"/>
                <w:szCs w:val="21"/>
              </w:rPr>
            </w:pPr>
            <w:r>
              <w:t>XW00010</w:t>
            </w:r>
          </w:p>
        </w:tc>
        <w:tc>
          <w:tcPr>
            <w:tcW w:w="1491" w:type="dxa"/>
            <w:vAlign w:val="center"/>
          </w:tcPr>
          <w:p>
            <w:pPr>
              <w:jc w:val="center"/>
              <w:rPr>
                <w:sz w:val="21"/>
                <w:szCs w:val="21"/>
              </w:rPr>
            </w:pPr>
            <w:r>
              <w:t>Transponder 1 ranging on/off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1:ranging on;0:ranging 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F1W2B1</w:t>
            </w:r>
          </w:p>
        </w:tc>
        <w:tc>
          <w:tcPr>
            <w:tcW w:w="1196" w:type="dxa"/>
            <w:vAlign w:val="center"/>
          </w:tcPr>
          <w:p>
            <w:pPr>
              <w:jc w:val="center"/>
              <w:rPr>
                <w:sz w:val="21"/>
                <w:szCs w:val="21"/>
              </w:rPr>
            </w:pPr>
            <w:r>
              <w:t>XW00011</w:t>
            </w:r>
          </w:p>
        </w:tc>
        <w:tc>
          <w:tcPr>
            <w:tcW w:w="1491" w:type="dxa"/>
            <w:vAlign w:val="center"/>
          </w:tcPr>
          <w:p>
            <w:pPr>
              <w:jc w:val="center"/>
              <w:rPr>
                <w:sz w:val="21"/>
                <w:szCs w:val="21"/>
              </w:rPr>
            </w:pPr>
            <w:r>
              <w:t>Transponder 1 TC data CRC check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1:CRC right;0:CRC false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F1W2B0</w:t>
            </w:r>
          </w:p>
        </w:tc>
        <w:tc>
          <w:tcPr>
            <w:tcW w:w="1196" w:type="dxa"/>
            <w:vAlign w:val="center"/>
          </w:tcPr>
          <w:p>
            <w:pPr>
              <w:jc w:val="center"/>
              <w:rPr>
                <w:sz w:val="21"/>
                <w:szCs w:val="21"/>
              </w:rPr>
            </w:pPr>
            <w:r>
              <w:t>XW00012</w:t>
            </w:r>
          </w:p>
        </w:tc>
        <w:tc>
          <w:tcPr>
            <w:tcW w:w="1491" w:type="dxa"/>
            <w:vAlign w:val="center"/>
          </w:tcPr>
          <w:p>
            <w:pPr>
              <w:jc w:val="center"/>
              <w:rPr>
                <w:sz w:val="21"/>
                <w:szCs w:val="21"/>
              </w:rPr>
            </w:pPr>
            <w:r>
              <w:t>Transponder 1 TC channel status self-test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1:effective;0:ineffective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F1W3B7B6</w:t>
            </w:r>
          </w:p>
        </w:tc>
        <w:tc>
          <w:tcPr>
            <w:tcW w:w="1196" w:type="dxa"/>
            <w:vAlign w:val="center"/>
          </w:tcPr>
          <w:p>
            <w:pPr>
              <w:jc w:val="center"/>
              <w:rPr>
                <w:sz w:val="21"/>
                <w:szCs w:val="21"/>
              </w:rPr>
            </w:pPr>
            <w:r>
              <w:t>XW00013</w:t>
            </w:r>
          </w:p>
        </w:tc>
        <w:tc>
          <w:tcPr>
            <w:tcW w:w="1491" w:type="dxa"/>
            <w:vAlign w:val="center"/>
          </w:tcPr>
          <w:p>
            <w:pPr>
              <w:jc w:val="center"/>
              <w:rPr>
                <w:sz w:val="21"/>
                <w:szCs w:val="21"/>
              </w:rPr>
            </w:pPr>
            <w:r>
              <w:t>Transponder 1 SPI interface empty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01:effective;10:ineffective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F1W3B5</w:t>
            </w:r>
          </w:p>
        </w:tc>
        <w:tc>
          <w:tcPr>
            <w:tcW w:w="1196" w:type="dxa"/>
            <w:vAlign w:val="center"/>
          </w:tcPr>
          <w:p>
            <w:pPr>
              <w:jc w:val="center"/>
              <w:rPr>
                <w:sz w:val="21"/>
                <w:szCs w:val="21"/>
              </w:rPr>
            </w:pPr>
            <w:r>
              <w:t>XW00014</w:t>
            </w:r>
          </w:p>
        </w:tc>
        <w:tc>
          <w:tcPr>
            <w:tcW w:w="1491" w:type="dxa"/>
            <w:vAlign w:val="center"/>
          </w:tcPr>
          <w:p>
            <w:pPr>
              <w:jc w:val="center"/>
              <w:rPr>
                <w:sz w:val="21"/>
                <w:szCs w:val="21"/>
              </w:rPr>
            </w:pPr>
            <w:r>
              <w:t>Transponder 1 SPI-MOSI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F1W3B4</w:t>
            </w:r>
          </w:p>
        </w:tc>
        <w:tc>
          <w:tcPr>
            <w:tcW w:w="1196" w:type="dxa"/>
            <w:vAlign w:val="center"/>
          </w:tcPr>
          <w:p>
            <w:pPr>
              <w:jc w:val="center"/>
              <w:rPr>
                <w:sz w:val="21"/>
                <w:szCs w:val="21"/>
              </w:rPr>
            </w:pPr>
            <w:r>
              <w:t>XW00015</w:t>
            </w:r>
          </w:p>
        </w:tc>
        <w:tc>
          <w:tcPr>
            <w:tcW w:w="1491" w:type="dxa"/>
            <w:vAlign w:val="center"/>
          </w:tcPr>
          <w:p>
            <w:pPr>
              <w:jc w:val="center"/>
              <w:rPr>
                <w:sz w:val="21"/>
                <w:szCs w:val="21"/>
              </w:rPr>
            </w:pPr>
            <w:r>
              <w:t>Transponder 1 SPI-MISO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F1W3B3~B0</w:t>
            </w:r>
          </w:p>
        </w:tc>
        <w:tc>
          <w:tcPr>
            <w:tcW w:w="1196" w:type="dxa"/>
            <w:vAlign w:val="center"/>
          </w:tcPr>
          <w:p>
            <w:pPr>
              <w:jc w:val="center"/>
              <w:rPr>
                <w:sz w:val="21"/>
                <w:szCs w:val="21"/>
              </w:rPr>
            </w:pPr>
            <w:r>
              <w:t>XW00016</w:t>
            </w:r>
          </w:p>
        </w:tc>
        <w:tc>
          <w:tcPr>
            <w:tcW w:w="1491" w:type="dxa"/>
            <w:vAlign w:val="center"/>
          </w:tcPr>
          <w:p>
            <w:pPr>
              <w:jc w:val="center"/>
              <w:rPr>
                <w:sz w:val="21"/>
                <w:szCs w:val="21"/>
              </w:rPr>
            </w:pPr>
            <w:r>
              <w:t>Transponder 1 autonomous resetting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F1W4</w:t>
            </w:r>
          </w:p>
        </w:tc>
        <w:tc>
          <w:tcPr>
            <w:tcW w:w="1196" w:type="dxa"/>
            <w:vAlign w:val="center"/>
          </w:tcPr>
          <w:p>
            <w:pPr>
              <w:jc w:val="center"/>
              <w:rPr>
                <w:sz w:val="21"/>
                <w:szCs w:val="21"/>
              </w:rPr>
            </w:pPr>
            <w:r>
              <w:t>XW00017</w:t>
            </w:r>
          </w:p>
        </w:tc>
        <w:tc>
          <w:tcPr>
            <w:tcW w:w="1491" w:type="dxa"/>
            <w:vAlign w:val="center"/>
          </w:tcPr>
          <w:p>
            <w:pPr>
              <w:jc w:val="center"/>
              <w:rPr>
                <w:sz w:val="21"/>
                <w:szCs w:val="21"/>
              </w:rPr>
            </w:pPr>
            <w:r>
              <w:t>Transponder 1 remote channel frequency offset F(S)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Func0006</w:t>
            </w:r>
          </w:p>
        </w:tc>
        <w:tc>
          <w:tcPr>
            <w:tcW w:w="1229" w:type="dxa"/>
            <w:vAlign w:val="center"/>
          </w:tcPr>
          <w:p>
            <w:pPr>
              <w:jc w:val="center"/>
              <w:rPr>
                <w:sz w:val="21"/>
                <w:szCs w:val="21"/>
              </w:rPr>
            </w:pPr>
            <w:r>
              <w:t>128</w:t>
            </w:r>
          </w:p>
        </w:tc>
        <w:tc>
          <w:tcPr>
            <w:tcW w:w="1125" w:type="dxa"/>
            <w:vAlign w:val="center"/>
          </w:tcPr>
          <w:p>
            <w:pPr>
              <w:jc w:val="center"/>
              <w:rPr>
                <w:sz w:val="21"/>
                <w:szCs w:val="21"/>
              </w:rPr>
            </w:pPr>
            <w:r>
              <w:t>double</w:t>
            </w:r>
          </w:p>
        </w:tc>
        <w:tc>
          <w:tcPr>
            <w:tcW w:w="776" w:type="dxa"/>
            <w:vAlign w:val="center"/>
          </w:tcPr>
          <w:p>
            <w:pPr>
              <w:jc w:val="center"/>
              <w:rPr>
                <w:sz w:val="21"/>
                <w:szCs w:val="21"/>
              </w:rPr>
            </w:pPr>
            <w:r>
              <w:t>kHz</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F1W5</w:t>
            </w:r>
          </w:p>
        </w:tc>
        <w:tc>
          <w:tcPr>
            <w:tcW w:w="1196" w:type="dxa"/>
            <w:vAlign w:val="center"/>
          </w:tcPr>
          <w:p>
            <w:pPr>
              <w:jc w:val="center"/>
              <w:rPr>
                <w:sz w:val="21"/>
                <w:szCs w:val="21"/>
              </w:rPr>
            </w:pPr>
            <w:r>
              <w:t>XW00018</w:t>
            </w:r>
          </w:p>
        </w:tc>
        <w:tc>
          <w:tcPr>
            <w:tcW w:w="1491" w:type="dxa"/>
            <w:vAlign w:val="center"/>
          </w:tcPr>
          <w:p>
            <w:pPr>
              <w:jc w:val="center"/>
              <w:rPr>
                <w:sz w:val="21"/>
                <w:szCs w:val="21"/>
              </w:rPr>
            </w:pPr>
            <w:r>
              <w:t>Transponder 1 upload channel SNR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F2W0</w:t>
            </w:r>
          </w:p>
        </w:tc>
        <w:tc>
          <w:tcPr>
            <w:tcW w:w="1196" w:type="dxa"/>
            <w:vAlign w:val="center"/>
          </w:tcPr>
          <w:p>
            <w:pPr>
              <w:jc w:val="center"/>
              <w:rPr>
                <w:sz w:val="21"/>
                <w:szCs w:val="21"/>
              </w:rPr>
            </w:pPr>
            <w:r>
              <w:t>XW00019</w:t>
            </w:r>
          </w:p>
        </w:tc>
        <w:tc>
          <w:tcPr>
            <w:tcW w:w="1491" w:type="dxa"/>
            <w:vAlign w:val="center"/>
          </w:tcPr>
          <w:p>
            <w:pPr>
              <w:jc w:val="center"/>
              <w:rPr>
                <w:sz w:val="21"/>
                <w:szCs w:val="21"/>
              </w:rPr>
            </w:pPr>
            <w:r>
              <w:t>Transponder 1 transponder AGC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0.025882352941176470588235294117647</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F2W1</w:t>
            </w:r>
          </w:p>
        </w:tc>
        <w:tc>
          <w:tcPr>
            <w:tcW w:w="1196" w:type="dxa"/>
            <w:vAlign w:val="center"/>
          </w:tcPr>
          <w:p>
            <w:pPr>
              <w:jc w:val="center"/>
              <w:rPr>
                <w:sz w:val="21"/>
                <w:szCs w:val="21"/>
              </w:rPr>
            </w:pPr>
            <w:r>
              <w:t>XW00020</w:t>
            </w:r>
          </w:p>
        </w:tc>
        <w:tc>
          <w:tcPr>
            <w:tcW w:w="1491" w:type="dxa"/>
            <w:vAlign w:val="center"/>
          </w:tcPr>
          <w:p>
            <w:pPr>
              <w:jc w:val="center"/>
              <w:rPr>
                <w:sz w:val="21"/>
                <w:szCs w:val="21"/>
              </w:rPr>
            </w:pPr>
            <w:r>
              <w:t>Transponder 1 transponder power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0.025882352941176470588235294117647</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F2W2</w:t>
            </w:r>
          </w:p>
        </w:tc>
        <w:tc>
          <w:tcPr>
            <w:tcW w:w="1196" w:type="dxa"/>
            <w:vAlign w:val="center"/>
          </w:tcPr>
          <w:p>
            <w:pPr>
              <w:jc w:val="center"/>
              <w:rPr>
                <w:sz w:val="21"/>
                <w:szCs w:val="21"/>
              </w:rPr>
            </w:pPr>
            <w:r>
              <w:t>XW00021</w:t>
            </w:r>
          </w:p>
        </w:tc>
        <w:tc>
          <w:tcPr>
            <w:tcW w:w="1491" w:type="dxa"/>
            <w:vAlign w:val="center"/>
          </w:tcPr>
          <w:p>
            <w:pPr>
              <w:jc w:val="center"/>
              <w:rPr>
                <w:sz w:val="21"/>
                <w:szCs w:val="21"/>
              </w:rPr>
            </w:pPr>
            <w:r>
              <w:t>Transponder 1 OC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F2W3B7~B4</w:t>
            </w:r>
          </w:p>
        </w:tc>
        <w:tc>
          <w:tcPr>
            <w:tcW w:w="1196" w:type="dxa"/>
            <w:vAlign w:val="center"/>
          </w:tcPr>
          <w:p>
            <w:pPr>
              <w:jc w:val="center"/>
              <w:rPr>
                <w:sz w:val="21"/>
                <w:szCs w:val="21"/>
              </w:rPr>
            </w:pPr>
            <w:r>
              <w:t>XW00022</w:t>
            </w:r>
          </w:p>
        </w:tc>
        <w:tc>
          <w:tcPr>
            <w:tcW w:w="1491" w:type="dxa"/>
            <w:vAlign w:val="center"/>
          </w:tcPr>
          <w:p>
            <w:pPr>
              <w:jc w:val="center"/>
              <w:rPr>
                <w:sz w:val="21"/>
                <w:szCs w:val="21"/>
              </w:rPr>
            </w:pPr>
            <w:r>
              <w:t>Transponder 1 FPGA gives ARM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F2W3B3~B0</w:t>
            </w:r>
          </w:p>
        </w:tc>
        <w:tc>
          <w:tcPr>
            <w:tcW w:w="1196" w:type="dxa"/>
            <w:vAlign w:val="center"/>
          </w:tcPr>
          <w:p>
            <w:pPr>
              <w:jc w:val="center"/>
              <w:rPr>
                <w:sz w:val="21"/>
                <w:szCs w:val="21"/>
              </w:rPr>
            </w:pPr>
            <w:r>
              <w:t>XW00023</w:t>
            </w:r>
          </w:p>
        </w:tc>
        <w:tc>
          <w:tcPr>
            <w:tcW w:w="1491" w:type="dxa"/>
            <w:vAlign w:val="center"/>
          </w:tcPr>
          <w:p>
            <w:pPr>
              <w:jc w:val="center"/>
              <w:rPr>
                <w:sz w:val="21"/>
                <w:szCs w:val="21"/>
              </w:rPr>
            </w:pPr>
            <w:r>
              <w:t>Transponder 1 allows/disables the Satellite Keeping control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0001:permission;1000:forbidden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F2W4B7</w:t>
            </w:r>
          </w:p>
        </w:tc>
        <w:tc>
          <w:tcPr>
            <w:tcW w:w="1196" w:type="dxa"/>
            <w:vAlign w:val="center"/>
          </w:tcPr>
          <w:p>
            <w:pPr>
              <w:jc w:val="center"/>
              <w:rPr>
                <w:sz w:val="21"/>
                <w:szCs w:val="21"/>
              </w:rPr>
            </w:pPr>
            <w:r>
              <w:t>XW00024</w:t>
            </w:r>
          </w:p>
        </w:tc>
        <w:tc>
          <w:tcPr>
            <w:tcW w:w="1491" w:type="dxa"/>
            <w:vAlign w:val="center"/>
          </w:tcPr>
          <w:p>
            <w:pPr>
              <w:jc w:val="center"/>
              <w:rPr>
                <w:sz w:val="21"/>
                <w:szCs w:val="21"/>
              </w:rPr>
            </w:pPr>
            <w:r>
              <w:t>Transponder 2 transmitter on/off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1:on;0:off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F2W4B6</w:t>
            </w:r>
          </w:p>
        </w:tc>
        <w:tc>
          <w:tcPr>
            <w:tcW w:w="1196" w:type="dxa"/>
            <w:vAlign w:val="center"/>
          </w:tcPr>
          <w:p>
            <w:pPr>
              <w:jc w:val="center"/>
              <w:rPr>
                <w:sz w:val="21"/>
                <w:szCs w:val="21"/>
              </w:rPr>
            </w:pPr>
            <w:r>
              <w:t>XW00025</w:t>
            </w:r>
          </w:p>
        </w:tc>
        <w:tc>
          <w:tcPr>
            <w:tcW w:w="1491" w:type="dxa"/>
            <w:vAlign w:val="center"/>
          </w:tcPr>
          <w:p>
            <w:pPr>
              <w:jc w:val="center"/>
              <w:rPr>
                <w:sz w:val="21"/>
                <w:szCs w:val="21"/>
              </w:rPr>
            </w:pPr>
            <w:r>
              <w:t>Transponder 2 carrier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F2W4B5</w:t>
            </w:r>
          </w:p>
        </w:tc>
        <w:tc>
          <w:tcPr>
            <w:tcW w:w="1196" w:type="dxa"/>
            <w:vAlign w:val="center"/>
          </w:tcPr>
          <w:p>
            <w:pPr>
              <w:jc w:val="center"/>
              <w:rPr>
                <w:sz w:val="21"/>
                <w:szCs w:val="21"/>
              </w:rPr>
            </w:pPr>
            <w:r>
              <w:t>XW00026</w:t>
            </w:r>
          </w:p>
        </w:tc>
        <w:tc>
          <w:tcPr>
            <w:tcW w:w="1491" w:type="dxa"/>
            <w:vAlign w:val="center"/>
          </w:tcPr>
          <w:p>
            <w:pPr>
              <w:jc w:val="center"/>
              <w:rPr>
                <w:sz w:val="21"/>
                <w:szCs w:val="21"/>
              </w:rPr>
            </w:pPr>
            <w:r>
              <w:t>Transponder 2 TC PSK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F2W4B4</w:t>
            </w:r>
          </w:p>
        </w:tc>
        <w:tc>
          <w:tcPr>
            <w:tcW w:w="1196" w:type="dxa"/>
            <w:vAlign w:val="center"/>
          </w:tcPr>
          <w:p>
            <w:pPr>
              <w:jc w:val="center"/>
              <w:rPr>
                <w:sz w:val="21"/>
                <w:szCs w:val="21"/>
              </w:rPr>
            </w:pPr>
            <w:r>
              <w:t>XW00027</w:t>
            </w:r>
          </w:p>
        </w:tc>
        <w:tc>
          <w:tcPr>
            <w:tcW w:w="1491" w:type="dxa"/>
            <w:vAlign w:val="center"/>
          </w:tcPr>
          <w:p>
            <w:pPr>
              <w:jc w:val="center"/>
              <w:rPr>
                <w:sz w:val="21"/>
                <w:szCs w:val="21"/>
              </w:rPr>
            </w:pPr>
            <w:r>
              <w:t>Transponder 2 TC PCM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F2W4B3</w:t>
            </w:r>
          </w:p>
        </w:tc>
        <w:tc>
          <w:tcPr>
            <w:tcW w:w="1196" w:type="dxa"/>
            <w:vAlign w:val="center"/>
          </w:tcPr>
          <w:p>
            <w:pPr>
              <w:jc w:val="center"/>
              <w:rPr>
                <w:sz w:val="21"/>
                <w:szCs w:val="21"/>
              </w:rPr>
            </w:pPr>
            <w:r>
              <w:t>XW00028</w:t>
            </w:r>
          </w:p>
        </w:tc>
        <w:tc>
          <w:tcPr>
            <w:tcW w:w="1491" w:type="dxa"/>
            <w:vAlign w:val="center"/>
          </w:tcPr>
          <w:p>
            <w:pPr>
              <w:jc w:val="center"/>
              <w:rPr>
                <w:sz w:val="21"/>
                <w:szCs w:val="21"/>
              </w:rPr>
            </w:pPr>
            <w:r>
              <w:t>Transponder 2 coherent/incoherent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1:coherent;0:incoherent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F2W4B2</w:t>
            </w:r>
          </w:p>
        </w:tc>
        <w:tc>
          <w:tcPr>
            <w:tcW w:w="1196" w:type="dxa"/>
            <w:vAlign w:val="center"/>
          </w:tcPr>
          <w:p>
            <w:pPr>
              <w:jc w:val="center"/>
              <w:rPr>
                <w:sz w:val="21"/>
                <w:szCs w:val="21"/>
              </w:rPr>
            </w:pPr>
            <w:r>
              <w:t>XW00029</w:t>
            </w:r>
          </w:p>
        </w:tc>
        <w:tc>
          <w:tcPr>
            <w:tcW w:w="1491" w:type="dxa"/>
            <w:vAlign w:val="center"/>
          </w:tcPr>
          <w:p>
            <w:pPr>
              <w:jc w:val="center"/>
              <w:rPr>
                <w:sz w:val="21"/>
                <w:szCs w:val="21"/>
              </w:rPr>
            </w:pPr>
            <w:r>
              <w:t>Transponder 2 ranging on/off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1:ranging on;0:ranging 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F2W4B1</w:t>
            </w:r>
          </w:p>
        </w:tc>
        <w:tc>
          <w:tcPr>
            <w:tcW w:w="1196" w:type="dxa"/>
            <w:vAlign w:val="center"/>
          </w:tcPr>
          <w:p>
            <w:pPr>
              <w:jc w:val="center"/>
              <w:rPr>
                <w:sz w:val="21"/>
                <w:szCs w:val="21"/>
              </w:rPr>
            </w:pPr>
            <w:r>
              <w:t>XW00030</w:t>
            </w:r>
          </w:p>
        </w:tc>
        <w:tc>
          <w:tcPr>
            <w:tcW w:w="1491" w:type="dxa"/>
            <w:vAlign w:val="center"/>
          </w:tcPr>
          <w:p>
            <w:pPr>
              <w:jc w:val="center"/>
              <w:rPr>
                <w:sz w:val="21"/>
                <w:szCs w:val="21"/>
              </w:rPr>
            </w:pPr>
            <w:r>
              <w:t>Transponder 2 TC data CRC check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1:CRC right;0:CRC false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F2W4B0</w:t>
            </w:r>
          </w:p>
        </w:tc>
        <w:tc>
          <w:tcPr>
            <w:tcW w:w="1196" w:type="dxa"/>
            <w:vAlign w:val="center"/>
          </w:tcPr>
          <w:p>
            <w:pPr>
              <w:jc w:val="center"/>
              <w:rPr>
                <w:sz w:val="21"/>
                <w:szCs w:val="21"/>
              </w:rPr>
            </w:pPr>
            <w:r>
              <w:t>XW00031</w:t>
            </w:r>
          </w:p>
        </w:tc>
        <w:tc>
          <w:tcPr>
            <w:tcW w:w="1491" w:type="dxa"/>
            <w:vAlign w:val="center"/>
          </w:tcPr>
          <w:p>
            <w:pPr>
              <w:jc w:val="center"/>
              <w:rPr>
                <w:sz w:val="21"/>
                <w:szCs w:val="21"/>
              </w:rPr>
            </w:pPr>
            <w:r>
              <w:t>Transponder 2 TC channel status self-test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1:effective;0:ineffective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F2W5B7B6</w:t>
            </w:r>
          </w:p>
        </w:tc>
        <w:tc>
          <w:tcPr>
            <w:tcW w:w="1196" w:type="dxa"/>
            <w:vAlign w:val="center"/>
          </w:tcPr>
          <w:p>
            <w:pPr>
              <w:jc w:val="center"/>
              <w:rPr>
                <w:sz w:val="21"/>
                <w:szCs w:val="21"/>
              </w:rPr>
            </w:pPr>
            <w:r>
              <w:t>XW00032</w:t>
            </w:r>
          </w:p>
        </w:tc>
        <w:tc>
          <w:tcPr>
            <w:tcW w:w="1491" w:type="dxa"/>
            <w:vAlign w:val="center"/>
          </w:tcPr>
          <w:p>
            <w:pPr>
              <w:jc w:val="center"/>
              <w:rPr>
                <w:sz w:val="21"/>
                <w:szCs w:val="21"/>
              </w:rPr>
            </w:pPr>
            <w:r>
              <w:t>Transponder 2 SPI interface empty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01:effective;10:ineffective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F2W5B5</w:t>
            </w:r>
          </w:p>
        </w:tc>
        <w:tc>
          <w:tcPr>
            <w:tcW w:w="1196" w:type="dxa"/>
            <w:vAlign w:val="center"/>
          </w:tcPr>
          <w:p>
            <w:pPr>
              <w:jc w:val="center"/>
              <w:rPr>
                <w:sz w:val="21"/>
                <w:szCs w:val="21"/>
              </w:rPr>
            </w:pPr>
            <w:r>
              <w:t>XW00033</w:t>
            </w:r>
          </w:p>
        </w:tc>
        <w:tc>
          <w:tcPr>
            <w:tcW w:w="1491" w:type="dxa"/>
            <w:vAlign w:val="center"/>
          </w:tcPr>
          <w:p>
            <w:pPr>
              <w:jc w:val="center"/>
              <w:rPr>
                <w:sz w:val="21"/>
                <w:szCs w:val="21"/>
              </w:rPr>
            </w:pPr>
            <w:r>
              <w:t>Transponder 2 SPI-MOSI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F2W5B4</w:t>
            </w:r>
          </w:p>
        </w:tc>
        <w:tc>
          <w:tcPr>
            <w:tcW w:w="1196" w:type="dxa"/>
            <w:vAlign w:val="center"/>
          </w:tcPr>
          <w:p>
            <w:pPr>
              <w:jc w:val="center"/>
              <w:rPr>
                <w:sz w:val="21"/>
                <w:szCs w:val="21"/>
              </w:rPr>
            </w:pPr>
            <w:r>
              <w:t>XW00034</w:t>
            </w:r>
          </w:p>
        </w:tc>
        <w:tc>
          <w:tcPr>
            <w:tcW w:w="1491" w:type="dxa"/>
            <w:vAlign w:val="center"/>
          </w:tcPr>
          <w:p>
            <w:pPr>
              <w:jc w:val="center"/>
              <w:rPr>
                <w:sz w:val="21"/>
                <w:szCs w:val="21"/>
              </w:rPr>
            </w:pPr>
            <w:r>
              <w:t>Transponder 2 SPI-MISO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F2W5B3~B0</w:t>
            </w:r>
          </w:p>
        </w:tc>
        <w:tc>
          <w:tcPr>
            <w:tcW w:w="1196" w:type="dxa"/>
            <w:vAlign w:val="center"/>
          </w:tcPr>
          <w:p>
            <w:pPr>
              <w:jc w:val="center"/>
              <w:rPr>
                <w:sz w:val="21"/>
                <w:szCs w:val="21"/>
              </w:rPr>
            </w:pPr>
            <w:r>
              <w:t>XW00035</w:t>
            </w:r>
          </w:p>
        </w:tc>
        <w:tc>
          <w:tcPr>
            <w:tcW w:w="1491" w:type="dxa"/>
            <w:vAlign w:val="center"/>
          </w:tcPr>
          <w:p>
            <w:pPr>
              <w:jc w:val="center"/>
              <w:rPr>
                <w:sz w:val="21"/>
                <w:szCs w:val="21"/>
              </w:rPr>
            </w:pPr>
            <w:r>
              <w:t>Transponder 2 autonomous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F3W0</w:t>
            </w:r>
          </w:p>
        </w:tc>
        <w:tc>
          <w:tcPr>
            <w:tcW w:w="1196" w:type="dxa"/>
            <w:vAlign w:val="center"/>
          </w:tcPr>
          <w:p>
            <w:pPr>
              <w:jc w:val="center"/>
              <w:rPr>
                <w:sz w:val="21"/>
                <w:szCs w:val="21"/>
              </w:rPr>
            </w:pPr>
            <w:r>
              <w:t>XW00036</w:t>
            </w:r>
          </w:p>
        </w:tc>
        <w:tc>
          <w:tcPr>
            <w:tcW w:w="1491" w:type="dxa"/>
            <w:vAlign w:val="center"/>
          </w:tcPr>
          <w:p>
            <w:pPr>
              <w:jc w:val="center"/>
              <w:rPr>
                <w:sz w:val="21"/>
                <w:szCs w:val="21"/>
              </w:rPr>
            </w:pPr>
            <w:r>
              <w:t>Transponder 2 remote channel frequency offset F(S)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Func0006</w:t>
            </w:r>
          </w:p>
        </w:tc>
        <w:tc>
          <w:tcPr>
            <w:tcW w:w="1229" w:type="dxa"/>
            <w:vAlign w:val="center"/>
          </w:tcPr>
          <w:p>
            <w:pPr>
              <w:jc w:val="center"/>
              <w:rPr>
                <w:sz w:val="21"/>
                <w:szCs w:val="21"/>
              </w:rPr>
            </w:pPr>
            <w:r>
              <w:t>128</w:t>
            </w:r>
          </w:p>
        </w:tc>
        <w:tc>
          <w:tcPr>
            <w:tcW w:w="1125" w:type="dxa"/>
            <w:vAlign w:val="center"/>
          </w:tcPr>
          <w:p>
            <w:pPr>
              <w:jc w:val="center"/>
              <w:rPr>
                <w:sz w:val="21"/>
                <w:szCs w:val="21"/>
              </w:rPr>
            </w:pPr>
            <w:r>
              <w:t>double</w:t>
            </w:r>
          </w:p>
        </w:tc>
        <w:tc>
          <w:tcPr>
            <w:tcW w:w="776" w:type="dxa"/>
            <w:vAlign w:val="center"/>
          </w:tcPr>
          <w:p>
            <w:pPr>
              <w:jc w:val="center"/>
              <w:rPr>
                <w:sz w:val="21"/>
                <w:szCs w:val="21"/>
              </w:rPr>
            </w:pPr>
            <w:r>
              <w:t>kHz</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F3W1</w:t>
            </w:r>
          </w:p>
        </w:tc>
        <w:tc>
          <w:tcPr>
            <w:tcW w:w="1196" w:type="dxa"/>
            <w:vAlign w:val="center"/>
          </w:tcPr>
          <w:p>
            <w:pPr>
              <w:jc w:val="center"/>
              <w:rPr>
                <w:sz w:val="21"/>
                <w:szCs w:val="21"/>
              </w:rPr>
            </w:pPr>
            <w:r>
              <w:t>XW00037</w:t>
            </w:r>
          </w:p>
        </w:tc>
        <w:tc>
          <w:tcPr>
            <w:tcW w:w="1491" w:type="dxa"/>
            <w:vAlign w:val="center"/>
          </w:tcPr>
          <w:p>
            <w:pPr>
              <w:jc w:val="center"/>
              <w:rPr>
                <w:sz w:val="21"/>
                <w:szCs w:val="21"/>
              </w:rPr>
            </w:pPr>
            <w:r>
              <w:t>Transponder 2 upload channel SNR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F3W2</w:t>
            </w:r>
          </w:p>
        </w:tc>
        <w:tc>
          <w:tcPr>
            <w:tcW w:w="1196" w:type="dxa"/>
            <w:vAlign w:val="center"/>
          </w:tcPr>
          <w:p>
            <w:pPr>
              <w:jc w:val="center"/>
              <w:rPr>
                <w:sz w:val="21"/>
                <w:szCs w:val="21"/>
              </w:rPr>
            </w:pPr>
            <w:r>
              <w:t>XW00038</w:t>
            </w:r>
          </w:p>
        </w:tc>
        <w:tc>
          <w:tcPr>
            <w:tcW w:w="1491" w:type="dxa"/>
            <w:vAlign w:val="center"/>
          </w:tcPr>
          <w:p>
            <w:pPr>
              <w:jc w:val="center"/>
              <w:rPr>
                <w:sz w:val="21"/>
                <w:szCs w:val="21"/>
              </w:rPr>
            </w:pPr>
            <w:r>
              <w:t>Transponder 2 transponder AGC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0.025882352941176470588235294117647</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F3W3</w:t>
            </w:r>
          </w:p>
        </w:tc>
        <w:tc>
          <w:tcPr>
            <w:tcW w:w="1196" w:type="dxa"/>
            <w:vAlign w:val="center"/>
          </w:tcPr>
          <w:p>
            <w:pPr>
              <w:jc w:val="center"/>
              <w:rPr>
                <w:sz w:val="21"/>
                <w:szCs w:val="21"/>
              </w:rPr>
            </w:pPr>
            <w:r>
              <w:t>XW00039</w:t>
            </w:r>
          </w:p>
        </w:tc>
        <w:tc>
          <w:tcPr>
            <w:tcW w:w="1491" w:type="dxa"/>
            <w:vAlign w:val="center"/>
          </w:tcPr>
          <w:p>
            <w:pPr>
              <w:jc w:val="center"/>
              <w:rPr>
                <w:sz w:val="21"/>
                <w:szCs w:val="21"/>
              </w:rPr>
            </w:pPr>
            <w:r>
              <w:t>Transponder 2 transponder power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0.025882352941176470588235294117647</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F3W4</w:t>
            </w:r>
          </w:p>
        </w:tc>
        <w:tc>
          <w:tcPr>
            <w:tcW w:w="1196" w:type="dxa"/>
            <w:vAlign w:val="center"/>
          </w:tcPr>
          <w:p>
            <w:pPr>
              <w:jc w:val="center"/>
              <w:rPr>
                <w:sz w:val="21"/>
                <w:szCs w:val="21"/>
              </w:rPr>
            </w:pPr>
            <w:r>
              <w:t>XW00040</w:t>
            </w:r>
          </w:p>
        </w:tc>
        <w:tc>
          <w:tcPr>
            <w:tcW w:w="1491" w:type="dxa"/>
            <w:vAlign w:val="center"/>
          </w:tcPr>
          <w:p>
            <w:pPr>
              <w:jc w:val="center"/>
              <w:rPr>
                <w:sz w:val="21"/>
                <w:szCs w:val="21"/>
              </w:rPr>
            </w:pPr>
            <w:r>
              <w:t>Transponder 2 OC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F3W5B7~B4</w:t>
            </w:r>
          </w:p>
        </w:tc>
        <w:tc>
          <w:tcPr>
            <w:tcW w:w="1196" w:type="dxa"/>
            <w:vAlign w:val="center"/>
          </w:tcPr>
          <w:p>
            <w:pPr>
              <w:jc w:val="center"/>
              <w:rPr>
                <w:sz w:val="21"/>
                <w:szCs w:val="21"/>
              </w:rPr>
            </w:pPr>
            <w:r>
              <w:t>XW00041</w:t>
            </w:r>
          </w:p>
        </w:tc>
        <w:tc>
          <w:tcPr>
            <w:tcW w:w="1491" w:type="dxa"/>
            <w:vAlign w:val="center"/>
          </w:tcPr>
          <w:p>
            <w:pPr>
              <w:jc w:val="center"/>
              <w:rPr>
                <w:sz w:val="21"/>
                <w:szCs w:val="21"/>
              </w:rPr>
            </w:pPr>
            <w:r>
              <w:t>Transponder 2 FPGA gives ARM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F3W5B3~B0</w:t>
            </w:r>
          </w:p>
        </w:tc>
        <w:tc>
          <w:tcPr>
            <w:tcW w:w="1196" w:type="dxa"/>
            <w:vAlign w:val="center"/>
          </w:tcPr>
          <w:p>
            <w:pPr>
              <w:jc w:val="center"/>
              <w:rPr>
                <w:sz w:val="21"/>
                <w:szCs w:val="21"/>
              </w:rPr>
            </w:pPr>
            <w:r>
              <w:t>XW00042</w:t>
            </w:r>
          </w:p>
        </w:tc>
        <w:tc>
          <w:tcPr>
            <w:tcW w:w="1491" w:type="dxa"/>
            <w:vAlign w:val="center"/>
          </w:tcPr>
          <w:p>
            <w:pPr>
              <w:jc w:val="center"/>
              <w:rPr>
                <w:sz w:val="21"/>
                <w:szCs w:val="21"/>
              </w:rPr>
            </w:pPr>
            <w:r>
              <w:t>Transponder 2 allows/disables the Satellite Keeping control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0001:permission;1000:forbidden</w:t>
            </w:r>
          </w:p>
        </w:tc>
        <w:tc>
          <w:tcPr>
            <w:tcW w:w="1120" w:type="dxa"/>
            <w:vAlign w:val="center"/>
          </w:tcPr>
          <w:p>
            <w:pPr>
              <w:jc w:val="center"/>
              <w:rPr>
                <w:sz w:val="21"/>
                <w:szCs w:val="21"/>
              </w:rPr>
            </w:pPr>
          </w:p>
        </w:tc>
      </w:tr>
    </w:tbl>
    <w:p/>
    <w:p>
      <w:pPr>
        <w:pStyle w:val="2"/>
      </w:pPr>
      <w:bookmarkStart w:id="53" w:name="_Toc487555937"/>
      <w:bookmarkStart w:id="54" w:name="_Toc2945"/>
      <w:r>
        <w:rPr>
          <w:lang w:val="en-US"/>
        </w:rPr>
        <w:t>Packet Telemetry</w:t>
      </w:r>
      <w:bookmarkEnd w:id="53"/>
      <w:bookmarkEnd w:id="54"/>
    </w:p>
    <w:p>
      <w:pPr>
        <w:pStyle w:val="3"/>
      </w:pPr>
      <w:bookmarkStart w:id="55" w:name="分包遥测"/>
      <w:bookmarkEnd w:id="55"/>
      <w:bookmarkStart w:id="56" w:name="_Toc523035169"/>
      <w:bookmarkStart w:id="57" w:name="_Toc41900203"/>
    </w:p>
    <w:p>
      <w:pPr>
        <w:jc w:val="center"/>
      </w:pPr>
      <w:r>
        <w:rPr>
          <w:b/>
          <w:lang w:val="zh-CN"/>
        </w:rPr>
        <w:t xml:space="preserve">Table 8-1 </w:t>
      </w:r>
      <w:r>
        <w:rPr>
          <w:rFonts w:hint="eastAsia"/>
          <w:b/>
          <w:lang w:val="en-US" w:eastAsia="zh-CN"/>
        </w:rPr>
        <w:t xml:space="preserve">Packet Telemetry </w:t>
      </w:r>
      <w:r>
        <w:rPr>
          <w:b/>
          <w:lang w:val="zh-CN"/>
        </w:rPr>
        <w:t>Table</w:t>
      </w:r>
    </w:p>
    <w:tbl>
      <w:tblPr>
        <w:tblStyle w:val="94"/>
        <w:tblW w:w="13624"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1"/>
        <w:gridCol w:w="1569"/>
        <w:gridCol w:w="1569"/>
        <w:gridCol w:w="1368"/>
        <w:gridCol w:w="793"/>
        <w:gridCol w:w="1256"/>
        <w:gridCol w:w="823"/>
        <w:gridCol w:w="951"/>
        <w:gridCol w:w="1093"/>
        <w:gridCol w:w="1638"/>
        <w:gridCol w:w="1913"/>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301" w:hRule="atLeast"/>
          <w:tblHeader/>
        </w:trPr>
        <w:tc>
          <w:tcPr>
            <w:tcW w:w="651" w:type="dxa"/>
            <w:vAlign w:val="center"/>
          </w:tcPr>
          <w:p>
            <w:pPr>
              <w:jc w:val="center"/>
              <w:rPr>
                <w:b/>
                <w:caps/>
                <w:sz w:val="21"/>
                <w:szCs w:val="21"/>
              </w:rPr>
            </w:pPr>
            <w:r>
              <w:rPr>
                <w:b/>
                <w:caps/>
                <w:sz w:val="21"/>
                <w:szCs w:val="21"/>
              </w:rPr>
              <w:t>No</w:t>
            </w:r>
          </w:p>
        </w:tc>
        <w:tc>
          <w:tcPr>
            <w:tcW w:w="1569" w:type="dxa"/>
            <w:vAlign w:val="center"/>
          </w:tcPr>
          <w:p>
            <w:pPr>
              <w:jc w:val="center"/>
              <w:rPr>
                <w:rFonts w:hint="eastAsia" w:eastAsia="宋体"/>
                <w:b/>
                <w:caps/>
                <w:sz w:val="21"/>
                <w:szCs w:val="21"/>
                <w:lang w:val="en-US" w:eastAsia="zh-CN"/>
              </w:rPr>
            </w:pPr>
            <w:r>
              <w:rPr>
                <w:rFonts w:hint="eastAsia"/>
                <w:b/>
                <w:caps/>
                <w:sz w:val="21"/>
                <w:szCs w:val="21"/>
                <w:lang w:val="en-US" w:eastAsia="zh-CN"/>
              </w:rPr>
              <w:t>DEVICE</w:t>
            </w:r>
          </w:p>
        </w:tc>
        <w:tc>
          <w:tcPr>
            <w:tcW w:w="1569" w:type="dxa"/>
            <w:vAlign w:val="center"/>
          </w:tcPr>
          <w:p>
            <w:pPr>
              <w:jc w:val="center"/>
              <w:rPr>
                <w:rFonts w:hint="eastAsia" w:eastAsia="宋体"/>
                <w:b/>
                <w:caps/>
                <w:sz w:val="21"/>
                <w:szCs w:val="21"/>
                <w:lang w:val="en-US" w:eastAsia="zh-CN"/>
              </w:rPr>
            </w:pPr>
            <w:r>
              <w:rPr>
                <w:rFonts w:hint="eastAsia"/>
                <w:b/>
                <w:caps/>
                <w:sz w:val="21"/>
                <w:szCs w:val="21"/>
                <w:lang w:val="en-US" w:eastAsia="zh-CN"/>
              </w:rPr>
              <w:t>Pack Name</w:t>
            </w:r>
          </w:p>
        </w:tc>
        <w:tc>
          <w:tcPr>
            <w:tcW w:w="1368" w:type="dxa"/>
            <w:vAlign w:val="center"/>
          </w:tcPr>
          <w:p>
            <w:pPr>
              <w:jc w:val="center"/>
              <w:rPr>
                <w:b/>
                <w:caps/>
                <w:sz w:val="21"/>
                <w:szCs w:val="21"/>
              </w:rPr>
            </w:pPr>
            <w:r>
              <w:rPr>
                <w:b/>
                <w:caps/>
                <w:sz w:val="21"/>
                <w:szCs w:val="21"/>
              </w:rPr>
              <w:t>Pack ID</w:t>
            </w:r>
          </w:p>
        </w:tc>
        <w:tc>
          <w:tcPr>
            <w:tcW w:w="793" w:type="dxa"/>
            <w:vAlign w:val="center"/>
          </w:tcPr>
          <w:p>
            <w:pPr>
              <w:jc w:val="center"/>
              <w:rPr>
                <w:b/>
                <w:caps/>
                <w:sz w:val="21"/>
                <w:szCs w:val="21"/>
              </w:rPr>
            </w:pPr>
            <w:r>
              <w:rPr>
                <w:rFonts w:hint="eastAsia"/>
                <w:b/>
                <w:caps/>
                <w:sz w:val="21"/>
                <w:szCs w:val="21"/>
              </w:rPr>
              <w:t>Pack length</w:t>
            </w:r>
          </w:p>
        </w:tc>
        <w:tc>
          <w:tcPr>
            <w:tcW w:w="1256" w:type="dxa"/>
            <w:vAlign w:val="center"/>
          </w:tcPr>
          <w:p>
            <w:pPr>
              <w:jc w:val="center"/>
              <w:rPr>
                <w:b/>
                <w:caps/>
                <w:sz w:val="21"/>
                <w:szCs w:val="21"/>
              </w:rPr>
            </w:pPr>
            <w:r>
              <w:rPr>
                <w:rFonts w:hint="eastAsia"/>
                <w:b/>
                <w:caps/>
                <w:sz w:val="21"/>
                <w:szCs w:val="21"/>
                <w:lang w:val="en-US" w:eastAsia="zh-CN"/>
              </w:rPr>
              <w:t xml:space="preserve">Pack </w:t>
            </w:r>
            <w:r>
              <w:rPr>
                <w:b/>
                <w:caps/>
                <w:sz w:val="21"/>
                <w:szCs w:val="21"/>
              </w:rPr>
              <w:t>Bytes</w:t>
            </w:r>
          </w:p>
        </w:tc>
        <w:tc>
          <w:tcPr>
            <w:tcW w:w="823" w:type="dxa"/>
            <w:vAlign w:val="center"/>
          </w:tcPr>
          <w:p>
            <w:pPr>
              <w:jc w:val="center"/>
              <w:rPr>
                <w:rFonts w:hint="eastAsia" w:eastAsia="宋体"/>
                <w:b/>
                <w:caps/>
                <w:sz w:val="21"/>
                <w:szCs w:val="21"/>
                <w:lang w:val="en-US" w:eastAsia="zh-CN"/>
              </w:rPr>
            </w:pPr>
            <w:r>
              <w:rPr>
                <w:rFonts w:hint="eastAsia"/>
                <w:b/>
                <w:caps/>
                <w:sz w:val="21"/>
                <w:szCs w:val="21"/>
                <w:lang w:val="en-US" w:eastAsia="zh-CN"/>
              </w:rPr>
              <w:t>Period</w:t>
            </w:r>
          </w:p>
        </w:tc>
        <w:tc>
          <w:tcPr>
            <w:tcW w:w="951" w:type="dxa"/>
            <w:vAlign w:val="center"/>
          </w:tcPr>
          <w:p>
            <w:pPr>
              <w:jc w:val="center"/>
              <w:rPr>
                <w:rFonts w:hint="eastAsia" w:eastAsia="宋体"/>
                <w:b/>
                <w:caps/>
                <w:sz w:val="21"/>
                <w:szCs w:val="21"/>
                <w:lang w:val="en-US" w:eastAsia="zh-CN"/>
              </w:rPr>
            </w:pPr>
            <w:r>
              <w:rPr>
                <w:rFonts w:hint="eastAsia"/>
                <w:b/>
                <w:caps/>
                <w:sz w:val="21"/>
                <w:szCs w:val="21"/>
                <w:lang w:val="en-US" w:eastAsia="zh-CN"/>
              </w:rPr>
              <w:t>status</w:t>
            </w:r>
          </w:p>
        </w:tc>
        <w:tc>
          <w:tcPr>
            <w:tcW w:w="1093" w:type="dxa"/>
            <w:vAlign w:val="center"/>
          </w:tcPr>
          <w:p>
            <w:pPr>
              <w:jc w:val="center"/>
              <w:rPr>
                <w:rFonts w:hint="eastAsia" w:eastAsia="宋体"/>
                <w:b/>
                <w:caps/>
                <w:sz w:val="21"/>
                <w:szCs w:val="21"/>
                <w:lang w:val="en-US" w:eastAsia="zh-CN"/>
              </w:rPr>
            </w:pPr>
            <w:r>
              <w:rPr>
                <w:rFonts w:hint="eastAsia"/>
                <w:b/>
                <w:sz w:val="21"/>
                <w:szCs w:val="21"/>
                <w:lang w:val="en-US" w:eastAsia="zh-CN"/>
              </w:rPr>
              <w:t>D</w:t>
            </w:r>
            <w:r>
              <w:rPr>
                <w:rFonts w:hint="eastAsia"/>
                <w:b/>
                <w:caps/>
                <w:sz w:val="21"/>
                <w:szCs w:val="21"/>
                <w:lang w:val="en-US" w:eastAsia="zh-CN"/>
              </w:rPr>
              <w:t>elay pack</w:t>
            </w:r>
          </w:p>
        </w:tc>
        <w:tc>
          <w:tcPr>
            <w:tcW w:w="1638" w:type="dxa"/>
            <w:vAlign w:val="center"/>
          </w:tcPr>
          <w:p>
            <w:pPr>
              <w:jc w:val="center"/>
              <w:rPr>
                <w:rFonts w:hint="eastAsia" w:eastAsia="宋体"/>
                <w:b/>
                <w:caps/>
                <w:sz w:val="21"/>
                <w:szCs w:val="21"/>
                <w:lang w:val="en-US" w:eastAsia="zh-CN"/>
              </w:rPr>
            </w:pPr>
            <w:r>
              <w:rPr>
                <w:rFonts w:hint="eastAsia"/>
                <w:b/>
                <w:caps/>
                <w:sz w:val="21"/>
                <w:szCs w:val="21"/>
                <w:lang w:val="en-US" w:eastAsia="zh-CN"/>
              </w:rPr>
              <w:t>remark</w:t>
            </w:r>
          </w:p>
        </w:tc>
        <w:tc>
          <w:tcPr>
            <w:tcW w:w="1913" w:type="dxa"/>
            <w:vAlign w:val="center"/>
          </w:tcPr>
          <w:p>
            <w:pPr>
              <w:jc w:val="center"/>
              <w:rPr>
                <w:b/>
                <w:caps/>
                <w:sz w:val="21"/>
                <w:szCs w:val="21"/>
              </w:rPr>
            </w:pPr>
            <w:r>
              <w:rPr>
                <w:rFonts w:hint="eastAsia"/>
                <w:b/>
                <w:caps/>
                <w:sz w:val="21"/>
                <w:szCs w:val="21"/>
                <w:lang w:val="en-US" w:eastAsia="zh-CN"/>
              </w:rPr>
              <w:t>reuse</w:t>
            </w:r>
            <w:r>
              <w:rPr>
                <w:rFonts w:hint="eastAsia"/>
                <w:b/>
                <w:caps/>
                <w:sz w:val="21"/>
                <w:szCs w:val="21"/>
              </w:rPr>
              <w:t>[Data Bytes/Bits=</w:t>
            </w:r>
            <w:r>
              <w:rPr>
                <w:rFonts w:hint="eastAsia"/>
                <w:b/>
                <w:caps/>
                <w:sz w:val="21"/>
                <w:szCs w:val="21"/>
                <w:lang w:val="en-US" w:eastAsia="zh-CN"/>
              </w:rPr>
              <w:t>Value</w:t>
            </w:r>
            <w:r>
              <w:rPr>
                <w:rFonts w:hint="eastAsia"/>
                <w:b/>
                <w:caps/>
                <w:sz w:val="21"/>
                <w:szCs w:val="21"/>
              </w:rPr>
              <w:t>]</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w:t>
            </w:r>
          </w:p>
        </w:tc>
        <w:tc>
          <w:tcPr>
            <w:tcW w:w="1569" w:type="dxa"/>
            <w:vMerge w:val="restart"/>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49</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50</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420</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63</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64</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440</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3</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OBC_TTC_TM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90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61</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62</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offline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none</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4</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CAN_Bus_Communication_TM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A0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57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58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4A0</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5</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OBC_FORWARD_DATA_TM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B0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variable</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variable</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offline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none</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6</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OBC_SRAM_DOWNLOAD_TM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C0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offline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none</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7</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One_Wire_Temperature_TM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50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41</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450</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8</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RTTC_send/respond_TM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70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95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96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offline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none</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9</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OBC_RTTC_TM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F0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255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256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offline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none</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10</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OBC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OBC_TTD_TM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E0</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offline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none</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11</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TransponderA</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Transponder_A_fast_TM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22</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422</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12</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TransponderB</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Transponder_B_fast_TM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25</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425</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13</w:t>
            </w:r>
          </w:p>
        </w:tc>
        <w:tc>
          <w:tcPr>
            <w:tcW w:w="1569" w:type="dxa"/>
            <w:vMerge w:val="restart"/>
            <w:tcBorders>
              <w:left w:val="single" w:color="000000" w:sz="6" w:space="0"/>
              <w:right w:val="single" w:color="000000" w:sz="6" w:space="0"/>
            </w:tcBorders>
            <w:shd w:val="clear" w:color="auto" w:fill="auto"/>
            <w:vAlign w:val="center"/>
          </w:tcPr>
          <w:p>
            <w:pPr>
              <w:jc w:val="center"/>
              <w:rPr>
                <w:sz w:val="21"/>
                <w:szCs w:val="21"/>
              </w:rPr>
            </w:pPr>
            <w:r>
              <w:t>PCU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PCU_fast_TM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23</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11</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423</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14</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PCU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PCU_slow_TM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43</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443</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15</w:t>
            </w:r>
          </w:p>
        </w:tc>
        <w:tc>
          <w:tcPr>
            <w:tcW w:w="1569" w:type="dxa"/>
            <w:vMerge w:val="restart"/>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AOCs_fast_TM1</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P24W0B7~B4=0</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16</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AOCs_fast_TM2</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P24W0B7~B4=1</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17</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AOCC_GPS_Orbit_Calculation_TM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P24W0B7~B4=3</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18</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AOCC_Orbit_Parameter_Injection_ReturnTM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P24W0B7~B4=4</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19</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AOCC_Memory_Dump_TM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P24W0B7~B4=5</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20</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AOCs_slow_TM1</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P44W0B7~B4=6</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21</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AOCC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AOCs_slow_TM2</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444</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r>
              <w:t>P44W0B7~B4=7</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22</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BMU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BMU_fast_TM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28</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13</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14</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428</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23</w:t>
            </w:r>
          </w:p>
        </w:tc>
        <w:tc>
          <w:tcPr>
            <w:tcW w:w="1569" w:type="dxa"/>
            <w:vMerge w:val="restart"/>
            <w:tcBorders>
              <w:left w:val="single" w:color="000000" w:sz="6" w:space="0"/>
              <w:right w:val="single" w:color="000000" w:sz="6" w:space="0"/>
            </w:tcBorders>
            <w:shd w:val="clear" w:color="auto" w:fill="auto"/>
            <w:vAlign w:val="center"/>
          </w:tcPr>
          <w:p>
            <w:pPr>
              <w:jc w:val="center"/>
              <w:rPr>
                <w:sz w:val="21"/>
                <w:szCs w:val="21"/>
              </w:rPr>
            </w:pPr>
            <w:r>
              <w:t>TCU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TCU_Anolog_fast_TM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27</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11</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427</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24</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TCU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TCU_Temperature_slow_TM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47</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63</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64</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447</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25</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TCU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TCU_Configuration_slow_TM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67</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107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108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467</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26</w:t>
            </w:r>
          </w:p>
        </w:tc>
        <w:tc>
          <w:tcPr>
            <w:tcW w:w="1569" w:type="dxa"/>
            <w:vMerge w:val="restart"/>
            <w:tcBorders>
              <w:left w:val="single" w:color="000000" w:sz="6" w:space="0"/>
              <w:right w:val="single" w:color="000000" w:sz="6" w:space="0"/>
            </w:tcBorders>
            <w:shd w:val="clear" w:color="auto" w:fill="auto"/>
            <w:vAlign w:val="center"/>
          </w:tcPr>
          <w:p>
            <w:pPr>
              <w:jc w:val="center"/>
              <w:rPr>
                <w:sz w:val="21"/>
                <w:szCs w:val="21"/>
              </w:rPr>
            </w:pPr>
            <w:r>
              <w:t>DCU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DTS_fast_TM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2B</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onlinewhenpoweron</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42B</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27</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DCU</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DTS_slow_TM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4B</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15</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16</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onlinewhenpoweron</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44B</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28</w:t>
            </w:r>
          </w:p>
        </w:tc>
        <w:tc>
          <w:tcPr>
            <w:tcW w:w="1569" w:type="dxa"/>
            <w:vMerge w:val="restart"/>
            <w:tcBorders>
              <w:left w:val="single" w:color="000000" w:sz="6" w:space="0"/>
              <w:right w:val="single" w:color="000000" w:sz="6" w:space="0"/>
            </w:tcBorders>
            <w:shd w:val="clear" w:color="auto" w:fill="auto"/>
            <w:vAlign w:val="center"/>
          </w:tcPr>
          <w:p>
            <w:pPr>
              <w:jc w:val="center"/>
              <w:rPr>
                <w:sz w:val="21"/>
                <w:szCs w:val="21"/>
              </w:rPr>
            </w:pPr>
            <w:r>
              <w:t>GPS</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GPS_fast_TM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2A</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19</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20</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42A</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29</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GPS</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GPS_status_slow_TM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4A</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127</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128</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44A</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30</w:t>
            </w:r>
          </w:p>
        </w:tc>
        <w:tc>
          <w:tcPr>
            <w:tcW w:w="1569" w:type="dxa"/>
            <w:vMerge w:val="continue"/>
            <w:tcBorders>
              <w:left w:val="single" w:color="000000" w:sz="6" w:space="0"/>
              <w:right w:val="single" w:color="000000" w:sz="6" w:space="0"/>
            </w:tcBorders>
            <w:shd w:val="clear" w:color="auto" w:fill="auto"/>
            <w:vAlign w:val="center"/>
          </w:tcPr>
          <w:p>
            <w:pPr>
              <w:jc w:val="center"/>
              <w:rPr>
                <w:sz w:val="21"/>
                <w:szCs w:val="21"/>
              </w:rPr>
            </w:pPr>
            <w:r>
              <w:t>GPS</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GPS_Orbit_slow_TM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6A</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86</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87</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32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46A</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c>
          <w:tcPr>
            <w:tcW w:w="651" w:type="dxa"/>
            <w:tcBorders>
              <w:left w:val="double" w:color="000000" w:sz="6" w:space="0"/>
              <w:right w:val="single" w:color="000000" w:sz="6" w:space="0"/>
            </w:tcBorders>
            <w:vAlign w:val="center"/>
          </w:tcPr>
          <w:p>
            <w:pPr>
              <w:jc w:val="center"/>
              <w:rPr>
                <w:sz w:val="21"/>
                <w:szCs w:val="21"/>
              </w:rPr>
            </w:pPr>
            <w:r>
              <w:t>31</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MC</w:t>
            </w:r>
          </w:p>
        </w:tc>
        <w:tc>
          <w:tcPr>
            <w:tcW w:w="1569" w:type="dxa"/>
            <w:tcBorders>
              <w:left w:val="single" w:color="000000" w:sz="6" w:space="0"/>
              <w:right w:val="single" w:color="000000" w:sz="6" w:space="0"/>
            </w:tcBorders>
            <w:shd w:val="clear" w:color="auto" w:fill="auto"/>
            <w:vAlign w:val="center"/>
          </w:tcPr>
          <w:p>
            <w:pPr>
              <w:jc w:val="center"/>
              <w:rPr>
                <w:sz w:val="21"/>
                <w:szCs w:val="21"/>
              </w:rPr>
            </w:pPr>
            <w:r>
              <w:t>MC_fast_TM</w:t>
            </w:r>
          </w:p>
        </w:tc>
        <w:tc>
          <w:tcPr>
            <w:tcW w:w="136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2C</w:t>
            </w:r>
          </w:p>
        </w:tc>
        <w:tc>
          <w:tcPr>
            <w:tcW w:w="7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28</w:t>
            </w:r>
          </w:p>
        </w:tc>
        <w:tc>
          <w:tcPr>
            <w:tcW w:w="1256"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29</w:t>
            </w:r>
          </w:p>
        </w:tc>
        <w:tc>
          <w:tcPr>
            <w:tcW w:w="82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2</w:t>
            </w:r>
          </w:p>
        </w:tc>
        <w:tc>
          <w:tcPr>
            <w:tcW w:w="951"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onlinewhenpoweron</w:t>
            </w:r>
          </w:p>
        </w:tc>
        <w:tc>
          <w:tcPr>
            <w:tcW w:w="1093"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r>
              <w:t>435</w:t>
            </w:r>
          </w:p>
        </w:tc>
        <w:tc>
          <w:tcPr>
            <w:tcW w:w="1638" w:type="dxa"/>
            <w:tcBorders>
              <w:top w:val="single" w:color="000000" w:sz="6" w:space="0"/>
              <w:left w:val="single" w:color="000000" w:sz="6" w:space="0"/>
              <w:bottom w:val="single" w:color="000000" w:sz="6" w:space="0"/>
              <w:right w:val="single" w:color="000000" w:sz="6" w:space="0"/>
            </w:tcBorders>
            <w:vAlign w:val="center"/>
          </w:tcPr>
          <w:p>
            <w:pPr>
              <w:jc w:val="center"/>
              <w:rPr>
                <w:sz w:val="21"/>
                <w:szCs w:val="21"/>
              </w:rPr>
            </w:pPr>
          </w:p>
        </w:tc>
        <w:tc>
          <w:tcPr>
            <w:tcW w:w="1913" w:type="dxa"/>
            <w:tcBorders>
              <w:top w:val="single" w:color="000000" w:sz="6" w:space="0"/>
              <w:left w:val="single" w:color="000000" w:sz="6" w:space="0"/>
              <w:bottom w:val="single" w:color="000000" w:sz="6" w:space="0"/>
              <w:right w:val="double" w:color="000000" w:sz="6" w:space="0"/>
            </w:tcBorders>
            <w:vAlign w:val="center"/>
          </w:tcPr>
          <w:p>
            <w:pPr>
              <w:jc w:val="center"/>
              <w:rPr>
                <w:sz w:val="21"/>
                <w:szCs w:val="21"/>
              </w:rPr>
            </w:pPr>
          </w:p>
        </w:tc>
      </w:tr>
    </w:tbl>
    <w:p/>
    <w:p>
      <w:pPr>
        <w:pStyle w:val="4"/>
      </w:pPr>
      <w:bookmarkStart w:id="58" w:name="_Toc26295"/>
      <w:r>
        <w:rPr>
          <w:b/>
          <w:lang w:val="zh-CN"/>
        </w:rPr>
        <w:t>OBC</w:t>
      </w:r>
      <w:bookmarkEnd w:id="58"/>
    </w:p>
    <w:p>
      <w:pPr>
        <w:pStyle w:val="5"/>
      </w:pPr>
      <w:bookmarkStart w:id="59" w:name="_Toc32756"/>
      <w:r>
        <w:rPr>
          <w:b/>
          <w:lang w:val="zh-CN"/>
        </w:rPr>
        <w:t>OBC_fast_TM(20H)</w:t>
      </w:r>
      <w:bookmarkEnd w:id="59"/>
    </w:p>
    <w:p>
      <w:r>
        <w:t>Pack ID=20H；Pack length=49（Bytes=50）</w:t>
      </w:r>
      <w:r>
        <w:rPr>
          <w:lang w:val="zh-CN"/>
        </w:rPr>
        <w:t>。</w:t>
      </w:r>
    </w:p>
    <w:p>
      <w:pPr>
        <w:jc w:val="center"/>
      </w:pPr>
      <w:r>
        <w:rPr>
          <w:b/>
          <w:lang w:val="zh-CN"/>
        </w:rPr>
        <w:t>Table 8-2OBC_fast_TMTable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P20W0~W1</w:t>
            </w:r>
          </w:p>
        </w:tc>
        <w:tc>
          <w:tcPr>
            <w:tcW w:w="1196" w:type="dxa"/>
            <w:vAlign w:val="center"/>
          </w:tcPr>
          <w:p>
            <w:pPr>
              <w:jc w:val="center"/>
              <w:rPr>
                <w:sz w:val="21"/>
                <w:szCs w:val="21"/>
              </w:rPr>
            </w:pPr>
            <w:r>
              <w:t>XS001</w:t>
            </w:r>
          </w:p>
        </w:tc>
        <w:tc>
          <w:tcPr>
            <w:tcW w:w="1491" w:type="dxa"/>
            <w:vAlign w:val="center"/>
          </w:tcPr>
          <w:p>
            <w:pPr>
              <w:jc w:val="center"/>
              <w:rPr>
                <w:sz w:val="21"/>
                <w:szCs w:val="21"/>
              </w:rPr>
            </w:pPr>
            <w:r>
              <w:t>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P20W2</w:t>
            </w:r>
          </w:p>
        </w:tc>
        <w:tc>
          <w:tcPr>
            <w:tcW w:w="1196" w:type="dxa"/>
            <w:vAlign w:val="center"/>
          </w:tcPr>
          <w:p>
            <w:pPr>
              <w:jc w:val="center"/>
              <w:rPr>
                <w:sz w:val="21"/>
                <w:szCs w:val="21"/>
              </w:rPr>
            </w:pPr>
            <w:r>
              <w:t>XS002</w:t>
            </w:r>
          </w:p>
        </w:tc>
        <w:tc>
          <w:tcPr>
            <w:tcW w:w="1491" w:type="dxa"/>
            <w:vAlign w:val="center"/>
          </w:tcPr>
          <w:p>
            <w:pPr>
              <w:jc w:val="center"/>
              <w:rPr>
                <w:sz w:val="21"/>
                <w:szCs w:val="21"/>
              </w:rPr>
            </w:pPr>
            <w:r>
              <w:t>Subcomputers_Indiretc_TC_Sent_COUNTER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P20W3</w:t>
            </w:r>
          </w:p>
        </w:tc>
        <w:tc>
          <w:tcPr>
            <w:tcW w:w="1196" w:type="dxa"/>
            <w:vAlign w:val="center"/>
          </w:tcPr>
          <w:p>
            <w:pPr>
              <w:jc w:val="center"/>
              <w:rPr>
                <w:sz w:val="21"/>
                <w:szCs w:val="21"/>
              </w:rPr>
            </w:pPr>
            <w:r>
              <w:t>XS003</w:t>
            </w:r>
          </w:p>
        </w:tc>
        <w:tc>
          <w:tcPr>
            <w:tcW w:w="1491" w:type="dxa"/>
            <w:vAlign w:val="center"/>
          </w:tcPr>
          <w:p>
            <w:pPr>
              <w:jc w:val="center"/>
              <w:rPr>
                <w:sz w:val="21"/>
                <w:szCs w:val="21"/>
              </w:rPr>
            </w:pPr>
            <w:r>
              <w:t>Subcomputers_Indiretc_TC__Respond_COUNTER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P20W4</w:t>
            </w:r>
          </w:p>
        </w:tc>
        <w:tc>
          <w:tcPr>
            <w:tcW w:w="1196" w:type="dxa"/>
            <w:vAlign w:val="center"/>
          </w:tcPr>
          <w:p>
            <w:pPr>
              <w:jc w:val="center"/>
              <w:rPr>
                <w:sz w:val="21"/>
                <w:szCs w:val="21"/>
              </w:rPr>
            </w:pPr>
            <w:r>
              <w:t>XS004</w:t>
            </w:r>
          </w:p>
        </w:tc>
        <w:tc>
          <w:tcPr>
            <w:tcW w:w="1491" w:type="dxa"/>
            <w:vAlign w:val="center"/>
          </w:tcPr>
          <w:p>
            <w:pPr>
              <w:jc w:val="center"/>
              <w:rPr>
                <w:sz w:val="21"/>
                <w:szCs w:val="21"/>
              </w:rPr>
            </w:pPr>
            <w:r>
              <w:t>OBC_Indirect_TC_Received_COUNTER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P20W5</w:t>
            </w:r>
          </w:p>
        </w:tc>
        <w:tc>
          <w:tcPr>
            <w:tcW w:w="1196" w:type="dxa"/>
            <w:vAlign w:val="center"/>
          </w:tcPr>
          <w:p>
            <w:pPr>
              <w:jc w:val="center"/>
              <w:rPr>
                <w:sz w:val="21"/>
                <w:szCs w:val="21"/>
              </w:rPr>
            </w:pPr>
            <w:r>
              <w:t>XS005</w:t>
            </w:r>
          </w:p>
        </w:tc>
        <w:tc>
          <w:tcPr>
            <w:tcW w:w="1491" w:type="dxa"/>
            <w:vAlign w:val="center"/>
          </w:tcPr>
          <w:p>
            <w:pPr>
              <w:jc w:val="center"/>
              <w:rPr>
                <w:sz w:val="21"/>
                <w:szCs w:val="21"/>
              </w:rPr>
            </w:pPr>
            <w:r>
              <w:t>OBC_Indirect_TC_Executed_COUNTER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P20W6~W7</w:t>
            </w:r>
          </w:p>
        </w:tc>
        <w:tc>
          <w:tcPr>
            <w:tcW w:w="1196" w:type="dxa"/>
            <w:vAlign w:val="center"/>
          </w:tcPr>
          <w:p>
            <w:pPr>
              <w:jc w:val="center"/>
              <w:rPr>
                <w:sz w:val="21"/>
                <w:szCs w:val="21"/>
              </w:rPr>
            </w:pPr>
            <w:r>
              <w:t>XS006</w:t>
            </w:r>
          </w:p>
        </w:tc>
        <w:tc>
          <w:tcPr>
            <w:tcW w:w="1491" w:type="dxa"/>
            <w:vAlign w:val="center"/>
          </w:tcPr>
          <w:p>
            <w:pPr>
              <w:jc w:val="center"/>
              <w:rPr>
                <w:sz w:val="21"/>
                <w:szCs w:val="21"/>
              </w:rPr>
            </w:pPr>
            <w:r>
              <w:t>Latest_Executed_Indirect_TC</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P20W8</w:t>
            </w:r>
          </w:p>
        </w:tc>
        <w:tc>
          <w:tcPr>
            <w:tcW w:w="1196" w:type="dxa"/>
            <w:vAlign w:val="center"/>
          </w:tcPr>
          <w:p>
            <w:pPr>
              <w:jc w:val="center"/>
              <w:rPr>
                <w:sz w:val="21"/>
                <w:szCs w:val="21"/>
              </w:rPr>
            </w:pPr>
            <w:r>
              <w:t>XS007</w:t>
            </w:r>
          </w:p>
        </w:tc>
        <w:tc>
          <w:tcPr>
            <w:tcW w:w="1491" w:type="dxa"/>
            <w:vAlign w:val="center"/>
          </w:tcPr>
          <w:p>
            <w:pPr>
              <w:jc w:val="center"/>
              <w:rPr>
                <w:sz w:val="21"/>
                <w:szCs w:val="21"/>
              </w:rPr>
            </w:pPr>
            <w:r>
              <w:t>&lt;Channel_1_status_of_TC&gt;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0:normal;[1,+):error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P20W8B7</w:t>
            </w:r>
          </w:p>
        </w:tc>
        <w:tc>
          <w:tcPr>
            <w:tcW w:w="1196" w:type="dxa"/>
            <w:vAlign w:val="center"/>
          </w:tcPr>
          <w:p>
            <w:pPr>
              <w:jc w:val="center"/>
              <w:rPr>
                <w:sz w:val="21"/>
                <w:szCs w:val="21"/>
              </w:rPr>
            </w:pPr>
            <w:r>
              <w:t>XS008</w:t>
            </w:r>
          </w:p>
        </w:tc>
        <w:tc>
          <w:tcPr>
            <w:tcW w:w="1491" w:type="dxa"/>
            <w:vAlign w:val="center"/>
          </w:tcPr>
          <w:p>
            <w:pPr>
              <w:jc w:val="center"/>
              <w:rPr>
                <w:sz w:val="21"/>
                <w:szCs w:val="21"/>
              </w:rPr>
            </w:pPr>
            <w:r>
              <w:t>-SPI_Sync_header_1_status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P20W8B6</w:t>
            </w:r>
          </w:p>
        </w:tc>
        <w:tc>
          <w:tcPr>
            <w:tcW w:w="1196" w:type="dxa"/>
            <w:vAlign w:val="center"/>
          </w:tcPr>
          <w:p>
            <w:pPr>
              <w:jc w:val="center"/>
              <w:rPr>
                <w:sz w:val="21"/>
                <w:szCs w:val="21"/>
              </w:rPr>
            </w:pPr>
            <w:r>
              <w:t>XS009</w:t>
            </w:r>
          </w:p>
        </w:tc>
        <w:tc>
          <w:tcPr>
            <w:tcW w:w="1491" w:type="dxa"/>
            <w:vAlign w:val="center"/>
          </w:tcPr>
          <w:p>
            <w:pPr>
              <w:jc w:val="center"/>
              <w:rPr>
                <w:sz w:val="21"/>
                <w:szCs w:val="21"/>
              </w:rPr>
            </w:pPr>
            <w:r>
              <w:t>-Address_sync_word_1_status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P20W8B5</w:t>
            </w:r>
          </w:p>
        </w:tc>
        <w:tc>
          <w:tcPr>
            <w:tcW w:w="1196" w:type="dxa"/>
            <w:vAlign w:val="center"/>
          </w:tcPr>
          <w:p>
            <w:pPr>
              <w:jc w:val="center"/>
              <w:rPr>
                <w:sz w:val="21"/>
                <w:szCs w:val="21"/>
              </w:rPr>
            </w:pPr>
            <w:r>
              <w:t>XS010</w:t>
            </w:r>
          </w:p>
        </w:tc>
        <w:tc>
          <w:tcPr>
            <w:tcW w:w="1491" w:type="dxa"/>
            <w:vAlign w:val="center"/>
          </w:tcPr>
          <w:p>
            <w:pPr>
              <w:jc w:val="center"/>
              <w:rPr>
                <w:sz w:val="21"/>
                <w:szCs w:val="21"/>
              </w:rPr>
            </w:pPr>
            <w:r>
              <w:t>-Mode_word_1_status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P20W8B4</w:t>
            </w:r>
          </w:p>
        </w:tc>
        <w:tc>
          <w:tcPr>
            <w:tcW w:w="1196" w:type="dxa"/>
            <w:vAlign w:val="center"/>
          </w:tcPr>
          <w:p>
            <w:pPr>
              <w:jc w:val="center"/>
              <w:rPr>
                <w:sz w:val="21"/>
                <w:szCs w:val="21"/>
              </w:rPr>
            </w:pPr>
            <w:r>
              <w:t>XS011</w:t>
            </w:r>
          </w:p>
        </w:tc>
        <w:tc>
          <w:tcPr>
            <w:tcW w:w="1491" w:type="dxa"/>
            <w:vAlign w:val="center"/>
          </w:tcPr>
          <w:p>
            <w:pPr>
              <w:jc w:val="center"/>
              <w:rPr>
                <w:sz w:val="21"/>
                <w:szCs w:val="21"/>
              </w:rPr>
            </w:pPr>
            <w:r>
              <w:t>-CRC_1_status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P20W8B3</w:t>
            </w:r>
          </w:p>
        </w:tc>
        <w:tc>
          <w:tcPr>
            <w:tcW w:w="1196" w:type="dxa"/>
            <w:vAlign w:val="center"/>
          </w:tcPr>
          <w:p>
            <w:pPr>
              <w:jc w:val="center"/>
              <w:rPr>
                <w:sz w:val="21"/>
                <w:szCs w:val="21"/>
              </w:rPr>
            </w:pPr>
            <w:r>
              <w:t>XS012</w:t>
            </w:r>
          </w:p>
        </w:tc>
        <w:tc>
          <w:tcPr>
            <w:tcW w:w="1491" w:type="dxa"/>
            <w:vAlign w:val="center"/>
          </w:tcPr>
          <w:p>
            <w:pPr>
              <w:jc w:val="center"/>
              <w:rPr>
                <w:sz w:val="21"/>
                <w:szCs w:val="21"/>
              </w:rPr>
            </w:pPr>
            <w:r>
              <w:t>Spacecraft_ID_1_status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P20W8B2</w:t>
            </w:r>
          </w:p>
        </w:tc>
        <w:tc>
          <w:tcPr>
            <w:tcW w:w="1196" w:type="dxa"/>
            <w:vAlign w:val="center"/>
          </w:tcPr>
          <w:p>
            <w:pPr>
              <w:jc w:val="center"/>
              <w:rPr>
                <w:sz w:val="21"/>
                <w:szCs w:val="21"/>
              </w:rPr>
            </w:pPr>
            <w:r>
              <w:t>XS013</w:t>
            </w:r>
          </w:p>
        </w:tc>
        <w:tc>
          <w:tcPr>
            <w:tcW w:w="1491" w:type="dxa"/>
            <w:vAlign w:val="center"/>
          </w:tcPr>
          <w:p>
            <w:pPr>
              <w:jc w:val="center"/>
              <w:rPr>
                <w:sz w:val="21"/>
                <w:szCs w:val="21"/>
              </w:rPr>
            </w:pPr>
            <w:r>
              <w:t>-XOR_1_status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P20W8B1</w:t>
            </w:r>
          </w:p>
        </w:tc>
        <w:tc>
          <w:tcPr>
            <w:tcW w:w="1196" w:type="dxa"/>
            <w:vAlign w:val="center"/>
          </w:tcPr>
          <w:p>
            <w:pPr>
              <w:jc w:val="center"/>
              <w:rPr>
                <w:sz w:val="21"/>
                <w:szCs w:val="21"/>
              </w:rPr>
            </w:pPr>
            <w:r>
              <w:t>XS014</w:t>
            </w:r>
          </w:p>
        </w:tc>
        <w:tc>
          <w:tcPr>
            <w:tcW w:w="1491" w:type="dxa"/>
            <w:vAlign w:val="center"/>
          </w:tcPr>
          <w:p>
            <w:pPr>
              <w:jc w:val="center"/>
              <w:rPr>
                <w:sz w:val="21"/>
                <w:szCs w:val="21"/>
              </w:rPr>
            </w:pPr>
            <w:r>
              <w:t>-Length_identification_1_status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P20W8B0</w:t>
            </w:r>
          </w:p>
        </w:tc>
        <w:tc>
          <w:tcPr>
            <w:tcW w:w="1196" w:type="dxa"/>
            <w:vAlign w:val="center"/>
          </w:tcPr>
          <w:p>
            <w:pPr>
              <w:jc w:val="center"/>
              <w:rPr>
                <w:sz w:val="21"/>
                <w:szCs w:val="21"/>
              </w:rPr>
            </w:pPr>
            <w:r>
              <w:t>XS015</w:t>
            </w:r>
          </w:p>
        </w:tc>
        <w:tc>
          <w:tcPr>
            <w:tcW w:w="1491" w:type="dxa"/>
            <w:vAlign w:val="center"/>
          </w:tcPr>
          <w:p>
            <w:pPr>
              <w:jc w:val="center"/>
              <w:rPr>
                <w:sz w:val="21"/>
                <w:szCs w:val="21"/>
              </w:rPr>
            </w:pPr>
            <w:r>
              <w:t>-Version_Number_1_status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P20W9</w:t>
            </w:r>
          </w:p>
        </w:tc>
        <w:tc>
          <w:tcPr>
            <w:tcW w:w="1196" w:type="dxa"/>
            <w:vAlign w:val="center"/>
          </w:tcPr>
          <w:p>
            <w:pPr>
              <w:jc w:val="center"/>
              <w:rPr>
                <w:sz w:val="21"/>
                <w:szCs w:val="21"/>
              </w:rPr>
            </w:pPr>
            <w:r>
              <w:t>XS016</w:t>
            </w:r>
          </w:p>
        </w:tc>
        <w:tc>
          <w:tcPr>
            <w:tcW w:w="1491" w:type="dxa"/>
            <w:vAlign w:val="center"/>
          </w:tcPr>
          <w:p>
            <w:pPr>
              <w:jc w:val="center"/>
              <w:rPr>
                <w:sz w:val="21"/>
                <w:szCs w:val="21"/>
              </w:rPr>
            </w:pPr>
            <w:r>
              <w:t>&lt;Channel_2_status_of_TC&gt;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0:normal;[1,+):error</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P20W9B7</w:t>
            </w:r>
          </w:p>
        </w:tc>
        <w:tc>
          <w:tcPr>
            <w:tcW w:w="1196" w:type="dxa"/>
            <w:vAlign w:val="center"/>
          </w:tcPr>
          <w:p>
            <w:pPr>
              <w:jc w:val="center"/>
              <w:rPr>
                <w:sz w:val="21"/>
                <w:szCs w:val="21"/>
              </w:rPr>
            </w:pPr>
            <w:r>
              <w:t>XS017</w:t>
            </w:r>
          </w:p>
        </w:tc>
        <w:tc>
          <w:tcPr>
            <w:tcW w:w="1491" w:type="dxa"/>
            <w:vAlign w:val="center"/>
          </w:tcPr>
          <w:p>
            <w:pPr>
              <w:jc w:val="center"/>
              <w:rPr>
                <w:sz w:val="21"/>
                <w:szCs w:val="21"/>
              </w:rPr>
            </w:pPr>
            <w:r>
              <w:t>-SPI_Sync_header_2_status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P20W9B6</w:t>
            </w:r>
          </w:p>
        </w:tc>
        <w:tc>
          <w:tcPr>
            <w:tcW w:w="1196" w:type="dxa"/>
            <w:vAlign w:val="center"/>
          </w:tcPr>
          <w:p>
            <w:pPr>
              <w:jc w:val="center"/>
              <w:rPr>
                <w:sz w:val="21"/>
                <w:szCs w:val="21"/>
              </w:rPr>
            </w:pPr>
            <w:r>
              <w:t>XS018</w:t>
            </w:r>
          </w:p>
        </w:tc>
        <w:tc>
          <w:tcPr>
            <w:tcW w:w="1491" w:type="dxa"/>
            <w:vAlign w:val="center"/>
          </w:tcPr>
          <w:p>
            <w:pPr>
              <w:jc w:val="center"/>
              <w:rPr>
                <w:sz w:val="21"/>
                <w:szCs w:val="21"/>
              </w:rPr>
            </w:pPr>
            <w:r>
              <w:t>-Address_sync_word_2_status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P20W9B5</w:t>
            </w:r>
          </w:p>
        </w:tc>
        <w:tc>
          <w:tcPr>
            <w:tcW w:w="1196" w:type="dxa"/>
            <w:vAlign w:val="center"/>
          </w:tcPr>
          <w:p>
            <w:pPr>
              <w:jc w:val="center"/>
              <w:rPr>
                <w:sz w:val="21"/>
                <w:szCs w:val="21"/>
              </w:rPr>
            </w:pPr>
            <w:r>
              <w:t>XS019</w:t>
            </w:r>
          </w:p>
        </w:tc>
        <w:tc>
          <w:tcPr>
            <w:tcW w:w="1491" w:type="dxa"/>
            <w:vAlign w:val="center"/>
          </w:tcPr>
          <w:p>
            <w:pPr>
              <w:jc w:val="center"/>
              <w:rPr>
                <w:sz w:val="21"/>
                <w:szCs w:val="21"/>
              </w:rPr>
            </w:pPr>
            <w:r>
              <w:t>-Mode_word_2_status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P20W9B4</w:t>
            </w:r>
          </w:p>
        </w:tc>
        <w:tc>
          <w:tcPr>
            <w:tcW w:w="1196" w:type="dxa"/>
            <w:vAlign w:val="center"/>
          </w:tcPr>
          <w:p>
            <w:pPr>
              <w:jc w:val="center"/>
              <w:rPr>
                <w:sz w:val="21"/>
                <w:szCs w:val="21"/>
              </w:rPr>
            </w:pPr>
            <w:r>
              <w:t>XS020</w:t>
            </w:r>
          </w:p>
        </w:tc>
        <w:tc>
          <w:tcPr>
            <w:tcW w:w="1491" w:type="dxa"/>
            <w:vAlign w:val="center"/>
          </w:tcPr>
          <w:p>
            <w:pPr>
              <w:jc w:val="center"/>
              <w:rPr>
                <w:sz w:val="21"/>
                <w:szCs w:val="21"/>
              </w:rPr>
            </w:pPr>
            <w:r>
              <w:t>-CRC_2_status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P20W9B3</w:t>
            </w:r>
          </w:p>
        </w:tc>
        <w:tc>
          <w:tcPr>
            <w:tcW w:w="1196" w:type="dxa"/>
            <w:vAlign w:val="center"/>
          </w:tcPr>
          <w:p>
            <w:pPr>
              <w:jc w:val="center"/>
              <w:rPr>
                <w:sz w:val="21"/>
                <w:szCs w:val="21"/>
              </w:rPr>
            </w:pPr>
            <w:r>
              <w:t>XS021</w:t>
            </w:r>
          </w:p>
        </w:tc>
        <w:tc>
          <w:tcPr>
            <w:tcW w:w="1491" w:type="dxa"/>
            <w:vAlign w:val="center"/>
          </w:tcPr>
          <w:p>
            <w:pPr>
              <w:jc w:val="center"/>
              <w:rPr>
                <w:sz w:val="21"/>
                <w:szCs w:val="21"/>
              </w:rPr>
            </w:pPr>
            <w:r>
              <w:t>-Spacecraft_identification_2_status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P20W9B2</w:t>
            </w:r>
          </w:p>
        </w:tc>
        <w:tc>
          <w:tcPr>
            <w:tcW w:w="1196" w:type="dxa"/>
            <w:vAlign w:val="center"/>
          </w:tcPr>
          <w:p>
            <w:pPr>
              <w:jc w:val="center"/>
              <w:rPr>
                <w:sz w:val="21"/>
                <w:szCs w:val="21"/>
              </w:rPr>
            </w:pPr>
            <w:r>
              <w:t>XS022</w:t>
            </w:r>
          </w:p>
        </w:tc>
        <w:tc>
          <w:tcPr>
            <w:tcW w:w="1491" w:type="dxa"/>
            <w:vAlign w:val="center"/>
          </w:tcPr>
          <w:p>
            <w:pPr>
              <w:jc w:val="center"/>
              <w:rPr>
                <w:sz w:val="21"/>
                <w:szCs w:val="21"/>
              </w:rPr>
            </w:pPr>
            <w:r>
              <w:t>-XOR_and_2_status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P20W9B1</w:t>
            </w:r>
          </w:p>
        </w:tc>
        <w:tc>
          <w:tcPr>
            <w:tcW w:w="1196" w:type="dxa"/>
            <w:vAlign w:val="center"/>
          </w:tcPr>
          <w:p>
            <w:pPr>
              <w:jc w:val="center"/>
              <w:rPr>
                <w:sz w:val="21"/>
                <w:szCs w:val="21"/>
              </w:rPr>
            </w:pPr>
            <w:r>
              <w:t>XS023</w:t>
            </w:r>
          </w:p>
        </w:tc>
        <w:tc>
          <w:tcPr>
            <w:tcW w:w="1491" w:type="dxa"/>
            <w:vAlign w:val="center"/>
          </w:tcPr>
          <w:p>
            <w:pPr>
              <w:jc w:val="center"/>
              <w:rPr>
                <w:sz w:val="21"/>
                <w:szCs w:val="21"/>
              </w:rPr>
            </w:pPr>
            <w:r>
              <w:t>-Length_identification_2_status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P20W9B0</w:t>
            </w:r>
          </w:p>
        </w:tc>
        <w:tc>
          <w:tcPr>
            <w:tcW w:w="1196" w:type="dxa"/>
            <w:vAlign w:val="center"/>
          </w:tcPr>
          <w:p>
            <w:pPr>
              <w:jc w:val="center"/>
              <w:rPr>
                <w:sz w:val="21"/>
                <w:szCs w:val="21"/>
              </w:rPr>
            </w:pPr>
            <w:r>
              <w:t>XS024</w:t>
            </w:r>
          </w:p>
        </w:tc>
        <w:tc>
          <w:tcPr>
            <w:tcW w:w="1491" w:type="dxa"/>
            <w:vAlign w:val="center"/>
          </w:tcPr>
          <w:p>
            <w:pPr>
              <w:jc w:val="center"/>
              <w:rPr>
                <w:sz w:val="21"/>
                <w:szCs w:val="21"/>
              </w:rPr>
            </w:pPr>
            <w:r>
              <w:t>-Version_Number_2_status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P20W10</w:t>
            </w:r>
          </w:p>
        </w:tc>
        <w:tc>
          <w:tcPr>
            <w:tcW w:w="1196" w:type="dxa"/>
            <w:vAlign w:val="center"/>
          </w:tcPr>
          <w:p>
            <w:pPr>
              <w:jc w:val="center"/>
              <w:rPr>
                <w:sz w:val="21"/>
                <w:szCs w:val="21"/>
              </w:rPr>
            </w:pPr>
            <w:r>
              <w:t>XS025</w:t>
            </w:r>
          </w:p>
        </w:tc>
        <w:tc>
          <w:tcPr>
            <w:tcW w:w="1491" w:type="dxa"/>
            <w:vAlign w:val="center"/>
          </w:tcPr>
          <w:p>
            <w:pPr>
              <w:jc w:val="center"/>
              <w:rPr>
                <w:sz w:val="21"/>
                <w:szCs w:val="21"/>
              </w:rPr>
            </w:pPr>
            <w:r>
              <w:t>Indiretc_TC_respond_error_subcomputer_ID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P20W11~W12</w:t>
            </w:r>
          </w:p>
        </w:tc>
        <w:tc>
          <w:tcPr>
            <w:tcW w:w="1196" w:type="dxa"/>
            <w:vAlign w:val="center"/>
          </w:tcPr>
          <w:p>
            <w:pPr>
              <w:jc w:val="center"/>
              <w:rPr>
                <w:sz w:val="21"/>
                <w:szCs w:val="21"/>
              </w:rPr>
            </w:pPr>
            <w:r>
              <w:t>XS026</w:t>
            </w:r>
          </w:p>
        </w:tc>
        <w:tc>
          <w:tcPr>
            <w:tcW w:w="1491" w:type="dxa"/>
            <w:vAlign w:val="center"/>
          </w:tcPr>
          <w:p>
            <w:pPr>
              <w:jc w:val="center"/>
              <w:rPr>
                <w:sz w:val="21"/>
                <w:szCs w:val="21"/>
              </w:rPr>
            </w:pPr>
            <w:r>
              <w:t>Indiretc_TC_respond_error_type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0:Right;0x0200:PROTOCOL_LEN_ERR;0x0100:TITLE_ERR;0x0080:SUM_ERR;0x0040:INT_LEN_ERR;0x0020:GAP_ERR;0x0010:RES_ERR;0x0008:ADDR_ERR;0x0004:INDEX_ERR;0x0002:FRAME_LEN_ERR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P20W13B7</w:t>
            </w:r>
          </w:p>
        </w:tc>
        <w:tc>
          <w:tcPr>
            <w:tcW w:w="1196" w:type="dxa"/>
            <w:vAlign w:val="center"/>
          </w:tcPr>
          <w:p>
            <w:pPr>
              <w:jc w:val="center"/>
              <w:rPr>
                <w:sz w:val="21"/>
                <w:szCs w:val="21"/>
              </w:rPr>
            </w:pPr>
            <w:r>
              <w:t>XS027</w:t>
            </w:r>
          </w:p>
        </w:tc>
        <w:tc>
          <w:tcPr>
            <w:tcW w:w="1491" w:type="dxa"/>
            <w:vAlign w:val="center"/>
          </w:tcPr>
          <w:p>
            <w:pPr>
              <w:jc w:val="center"/>
              <w:rPr>
                <w:sz w:val="21"/>
                <w:szCs w:val="21"/>
              </w:rPr>
            </w:pPr>
            <w:r>
              <w:t>TTC_Task_Permission_Status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P20W13B6</w:t>
            </w:r>
          </w:p>
        </w:tc>
        <w:tc>
          <w:tcPr>
            <w:tcW w:w="1196" w:type="dxa"/>
            <w:vAlign w:val="center"/>
          </w:tcPr>
          <w:p>
            <w:pPr>
              <w:jc w:val="center"/>
              <w:rPr>
                <w:sz w:val="21"/>
                <w:szCs w:val="21"/>
              </w:rPr>
            </w:pPr>
            <w:r>
              <w:t>XS028</w:t>
            </w:r>
          </w:p>
        </w:tc>
        <w:tc>
          <w:tcPr>
            <w:tcW w:w="1491" w:type="dxa"/>
            <w:vAlign w:val="center"/>
          </w:tcPr>
          <w:p>
            <w:pPr>
              <w:jc w:val="center"/>
              <w:rPr>
                <w:sz w:val="21"/>
                <w:szCs w:val="21"/>
              </w:rPr>
            </w:pPr>
            <w:r>
              <w:t>TTC_Task_Running_Status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P20W13B5</w:t>
            </w:r>
          </w:p>
        </w:tc>
        <w:tc>
          <w:tcPr>
            <w:tcW w:w="1196" w:type="dxa"/>
            <w:vAlign w:val="center"/>
          </w:tcPr>
          <w:p>
            <w:pPr>
              <w:jc w:val="center"/>
              <w:rPr>
                <w:sz w:val="21"/>
                <w:szCs w:val="21"/>
              </w:rPr>
            </w:pPr>
            <w:r>
              <w:t>XS029</w:t>
            </w:r>
          </w:p>
        </w:tc>
        <w:tc>
          <w:tcPr>
            <w:tcW w:w="1491" w:type="dxa"/>
            <w:vAlign w:val="center"/>
          </w:tcPr>
          <w:p>
            <w:pPr>
              <w:jc w:val="center"/>
              <w:rPr>
                <w:sz w:val="21"/>
                <w:szCs w:val="21"/>
              </w:rPr>
            </w:pPr>
            <w:r>
              <w:t>TTC_Check_Status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P20W13B4</w:t>
            </w:r>
          </w:p>
        </w:tc>
        <w:tc>
          <w:tcPr>
            <w:tcW w:w="1196" w:type="dxa"/>
            <w:vAlign w:val="center"/>
          </w:tcPr>
          <w:p>
            <w:pPr>
              <w:jc w:val="center"/>
              <w:rPr>
                <w:sz w:val="21"/>
                <w:szCs w:val="21"/>
              </w:rPr>
            </w:pPr>
            <w:r>
              <w:t>XS030</w:t>
            </w:r>
          </w:p>
        </w:tc>
        <w:tc>
          <w:tcPr>
            <w:tcW w:w="1491" w:type="dxa"/>
            <w:vAlign w:val="center"/>
          </w:tcPr>
          <w:p>
            <w:pPr>
              <w:jc w:val="center"/>
              <w:rPr>
                <w:sz w:val="21"/>
                <w:szCs w:val="21"/>
              </w:rPr>
            </w:pPr>
            <w:r>
              <w:t>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P20W13B3</w:t>
            </w:r>
          </w:p>
        </w:tc>
        <w:tc>
          <w:tcPr>
            <w:tcW w:w="1196" w:type="dxa"/>
            <w:vAlign w:val="center"/>
          </w:tcPr>
          <w:p>
            <w:pPr>
              <w:jc w:val="center"/>
              <w:rPr>
                <w:sz w:val="21"/>
                <w:szCs w:val="21"/>
              </w:rPr>
            </w:pPr>
            <w:r>
              <w:t>XS031</w:t>
            </w:r>
          </w:p>
        </w:tc>
        <w:tc>
          <w:tcPr>
            <w:tcW w:w="1491" w:type="dxa"/>
            <w:vAlign w:val="center"/>
          </w:tcPr>
          <w:p>
            <w:pPr>
              <w:jc w:val="center"/>
              <w:rPr>
                <w:sz w:val="21"/>
                <w:szCs w:val="21"/>
              </w:rPr>
            </w:pPr>
            <w:r>
              <w:t>TTD_Permission_Status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P20W13B2</w:t>
            </w:r>
          </w:p>
        </w:tc>
        <w:tc>
          <w:tcPr>
            <w:tcW w:w="1196" w:type="dxa"/>
            <w:vAlign w:val="center"/>
          </w:tcPr>
          <w:p>
            <w:pPr>
              <w:jc w:val="center"/>
              <w:rPr>
                <w:sz w:val="21"/>
                <w:szCs w:val="21"/>
              </w:rPr>
            </w:pPr>
            <w:r>
              <w:t>XS032</w:t>
            </w:r>
          </w:p>
        </w:tc>
        <w:tc>
          <w:tcPr>
            <w:tcW w:w="1491" w:type="dxa"/>
            <w:vAlign w:val="center"/>
          </w:tcPr>
          <w:p>
            <w:pPr>
              <w:jc w:val="center"/>
              <w:rPr>
                <w:sz w:val="21"/>
                <w:szCs w:val="21"/>
              </w:rPr>
            </w:pPr>
            <w:r>
              <w:t>TTD_Task_Running_Status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P20W13B1</w:t>
            </w:r>
          </w:p>
        </w:tc>
        <w:tc>
          <w:tcPr>
            <w:tcW w:w="1196" w:type="dxa"/>
            <w:vAlign w:val="center"/>
          </w:tcPr>
          <w:p>
            <w:pPr>
              <w:jc w:val="center"/>
              <w:rPr>
                <w:sz w:val="21"/>
                <w:szCs w:val="21"/>
              </w:rPr>
            </w:pPr>
            <w:r>
              <w:t>XS033</w:t>
            </w:r>
          </w:p>
        </w:tc>
        <w:tc>
          <w:tcPr>
            <w:tcW w:w="1491" w:type="dxa"/>
            <w:vAlign w:val="center"/>
          </w:tcPr>
          <w:p>
            <w:pPr>
              <w:jc w:val="center"/>
              <w:rPr>
                <w:sz w:val="21"/>
                <w:szCs w:val="21"/>
              </w:rPr>
            </w:pPr>
            <w:r>
              <w:t>TTD_Check_Status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P20W13B0</w:t>
            </w:r>
          </w:p>
        </w:tc>
        <w:tc>
          <w:tcPr>
            <w:tcW w:w="1196" w:type="dxa"/>
            <w:vAlign w:val="center"/>
          </w:tcPr>
          <w:p>
            <w:pPr>
              <w:jc w:val="center"/>
              <w:rPr>
                <w:sz w:val="21"/>
                <w:szCs w:val="21"/>
              </w:rPr>
            </w:pPr>
            <w:r>
              <w:t>XS034</w:t>
            </w:r>
          </w:p>
        </w:tc>
        <w:tc>
          <w:tcPr>
            <w:tcW w:w="1491" w:type="dxa"/>
            <w:vAlign w:val="center"/>
          </w:tcPr>
          <w:p>
            <w:pPr>
              <w:jc w:val="center"/>
              <w:rPr>
                <w:sz w:val="21"/>
                <w:szCs w:val="21"/>
              </w:rPr>
            </w:pPr>
            <w:r>
              <w:t>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P20W14~W15</w:t>
            </w:r>
          </w:p>
        </w:tc>
        <w:tc>
          <w:tcPr>
            <w:tcW w:w="1196" w:type="dxa"/>
            <w:vAlign w:val="center"/>
          </w:tcPr>
          <w:p>
            <w:pPr>
              <w:jc w:val="center"/>
              <w:rPr>
                <w:sz w:val="21"/>
                <w:szCs w:val="21"/>
              </w:rPr>
            </w:pPr>
            <w:r>
              <w:t>XS035</w:t>
            </w:r>
          </w:p>
        </w:tc>
        <w:tc>
          <w:tcPr>
            <w:tcW w:w="1491" w:type="dxa"/>
            <w:vAlign w:val="center"/>
          </w:tcPr>
          <w:p>
            <w:pPr>
              <w:jc w:val="center"/>
              <w:rPr>
                <w:sz w:val="21"/>
                <w:szCs w:val="21"/>
              </w:rPr>
            </w:pPr>
            <w:r>
              <w:t>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P20W16</w:t>
            </w:r>
          </w:p>
        </w:tc>
        <w:tc>
          <w:tcPr>
            <w:tcW w:w="1196" w:type="dxa"/>
            <w:vAlign w:val="center"/>
          </w:tcPr>
          <w:p>
            <w:pPr>
              <w:jc w:val="center"/>
              <w:rPr>
                <w:sz w:val="21"/>
                <w:szCs w:val="21"/>
              </w:rPr>
            </w:pPr>
            <w:r>
              <w:t>XS036</w:t>
            </w:r>
          </w:p>
        </w:tc>
        <w:tc>
          <w:tcPr>
            <w:tcW w:w="1491" w:type="dxa"/>
            <w:vAlign w:val="center"/>
          </w:tcPr>
          <w:p>
            <w:pPr>
              <w:jc w:val="center"/>
              <w:rPr>
                <w:sz w:val="21"/>
                <w:szCs w:val="21"/>
              </w:rPr>
            </w:pPr>
            <w:r>
              <w:t>TTC_Sent_COUNTER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P20W17</w:t>
            </w:r>
          </w:p>
        </w:tc>
        <w:tc>
          <w:tcPr>
            <w:tcW w:w="1196" w:type="dxa"/>
            <w:vAlign w:val="center"/>
          </w:tcPr>
          <w:p>
            <w:pPr>
              <w:jc w:val="center"/>
              <w:rPr>
                <w:sz w:val="21"/>
                <w:szCs w:val="21"/>
              </w:rPr>
            </w:pPr>
            <w:r>
              <w:t>XS037</w:t>
            </w:r>
          </w:p>
        </w:tc>
        <w:tc>
          <w:tcPr>
            <w:tcW w:w="1491" w:type="dxa"/>
            <w:vAlign w:val="center"/>
          </w:tcPr>
          <w:p>
            <w:pPr>
              <w:jc w:val="center"/>
              <w:rPr>
                <w:sz w:val="21"/>
                <w:szCs w:val="21"/>
              </w:rPr>
            </w:pPr>
            <w:r>
              <w:t>TTC__Respond_COUNTER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P20W18</w:t>
            </w:r>
          </w:p>
        </w:tc>
        <w:tc>
          <w:tcPr>
            <w:tcW w:w="1196" w:type="dxa"/>
            <w:vAlign w:val="center"/>
          </w:tcPr>
          <w:p>
            <w:pPr>
              <w:jc w:val="center"/>
              <w:rPr>
                <w:sz w:val="21"/>
                <w:szCs w:val="21"/>
              </w:rPr>
            </w:pPr>
            <w:r>
              <w:t>XS038</w:t>
            </w:r>
          </w:p>
        </w:tc>
        <w:tc>
          <w:tcPr>
            <w:tcW w:w="1491" w:type="dxa"/>
            <w:vAlign w:val="center"/>
          </w:tcPr>
          <w:p>
            <w:pPr>
              <w:jc w:val="center"/>
              <w:rPr>
                <w:sz w:val="21"/>
                <w:szCs w:val="21"/>
              </w:rPr>
            </w:pPr>
            <w:r>
              <w:t>TTC_Insert_Status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1:Title_Error;2:Length_Error;3:Number_Error;4:Number_Overflow;5:Sequence_Error_In_Block;6:Confilict_with_Existing_TTC;102:Normal;153:Init_Finished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P20W19~W20</w:t>
            </w:r>
          </w:p>
        </w:tc>
        <w:tc>
          <w:tcPr>
            <w:tcW w:w="1196" w:type="dxa"/>
            <w:vAlign w:val="center"/>
          </w:tcPr>
          <w:p>
            <w:pPr>
              <w:jc w:val="center"/>
              <w:rPr>
                <w:sz w:val="21"/>
                <w:szCs w:val="21"/>
              </w:rPr>
            </w:pPr>
            <w:r>
              <w:t>XS039</w:t>
            </w:r>
          </w:p>
        </w:tc>
        <w:tc>
          <w:tcPr>
            <w:tcW w:w="1491" w:type="dxa"/>
            <w:vAlign w:val="center"/>
          </w:tcPr>
          <w:p>
            <w:pPr>
              <w:jc w:val="center"/>
              <w:rPr>
                <w:sz w:val="21"/>
                <w:szCs w:val="21"/>
              </w:rPr>
            </w:pPr>
            <w:r>
              <w:t>TTD_Number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P20W21</w:t>
            </w:r>
          </w:p>
        </w:tc>
        <w:tc>
          <w:tcPr>
            <w:tcW w:w="1196" w:type="dxa"/>
            <w:vAlign w:val="center"/>
          </w:tcPr>
          <w:p>
            <w:pPr>
              <w:jc w:val="center"/>
              <w:rPr>
                <w:sz w:val="21"/>
                <w:szCs w:val="21"/>
              </w:rPr>
            </w:pPr>
            <w:r>
              <w:t>XS040</w:t>
            </w:r>
          </w:p>
        </w:tc>
        <w:tc>
          <w:tcPr>
            <w:tcW w:w="1491" w:type="dxa"/>
            <w:vAlign w:val="center"/>
          </w:tcPr>
          <w:p>
            <w:pPr>
              <w:jc w:val="center"/>
              <w:rPr>
                <w:sz w:val="21"/>
                <w:szCs w:val="21"/>
              </w:rPr>
            </w:pPr>
            <w:r>
              <w:t>TTD_Sent_COUNTER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P20W22</w:t>
            </w:r>
          </w:p>
        </w:tc>
        <w:tc>
          <w:tcPr>
            <w:tcW w:w="1196" w:type="dxa"/>
            <w:vAlign w:val="center"/>
          </w:tcPr>
          <w:p>
            <w:pPr>
              <w:jc w:val="center"/>
              <w:rPr>
                <w:sz w:val="21"/>
                <w:szCs w:val="21"/>
              </w:rPr>
            </w:pPr>
            <w:r>
              <w:t>XS041</w:t>
            </w:r>
          </w:p>
        </w:tc>
        <w:tc>
          <w:tcPr>
            <w:tcW w:w="1491" w:type="dxa"/>
            <w:vAlign w:val="center"/>
          </w:tcPr>
          <w:p>
            <w:pPr>
              <w:jc w:val="center"/>
              <w:rPr>
                <w:sz w:val="21"/>
                <w:szCs w:val="21"/>
              </w:rPr>
            </w:pPr>
            <w:r>
              <w:t>TTD__Respond_COUNTER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P20W23</w:t>
            </w:r>
          </w:p>
        </w:tc>
        <w:tc>
          <w:tcPr>
            <w:tcW w:w="1196" w:type="dxa"/>
            <w:vAlign w:val="center"/>
          </w:tcPr>
          <w:p>
            <w:pPr>
              <w:jc w:val="center"/>
              <w:rPr>
                <w:sz w:val="21"/>
                <w:szCs w:val="21"/>
              </w:rPr>
            </w:pPr>
            <w:r>
              <w:t>XS042</w:t>
            </w:r>
          </w:p>
        </w:tc>
        <w:tc>
          <w:tcPr>
            <w:tcW w:w="1491" w:type="dxa"/>
            <w:vAlign w:val="center"/>
          </w:tcPr>
          <w:p>
            <w:pPr>
              <w:jc w:val="center"/>
              <w:rPr>
                <w:sz w:val="21"/>
                <w:szCs w:val="21"/>
              </w:rPr>
            </w:pPr>
            <w:r>
              <w:t>TTD_Insert_Status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1:Title_Error;2:Length_Error;3:Number_Error;4:Number_Overflow;5:Sequence_Error_In_Block;6:Confilict_with_Existing_TTC;102:Normal;153:Init_Finished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P20W24~W25</w:t>
            </w:r>
          </w:p>
        </w:tc>
        <w:tc>
          <w:tcPr>
            <w:tcW w:w="1196" w:type="dxa"/>
            <w:vAlign w:val="center"/>
          </w:tcPr>
          <w:p>
            <w:pPr>
              <w:jc w:val="center"/>
              <w:rPr>
                <w:sz w:val="21"/>
                <w:szCs w:val="21"/>
              </w:rPr>
            </w:pPr>
            <w:r>
              <w:t>XS043</w:t>
            </w:r>
          </w:p>
        </w:tc>
        <w:tc>
          <w:tcPr>
            <w:tcW w:w="1491" w:type="dxa"/>
            <w:vAlign w:val="center"/>
          </w:tcPr>
          <w:p>
            <w:pPr>
              <w:jc w:val="center"/>
              <w:rPr>
                <w:sz w:val="21"/>
                <w:szCs w:val="21"/>
              </w:rPr>
            </w:pPr>
            <w:r>
              <w:t>Current_Task_ID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P20W26B7</w:t>
            </w:r>
          </w:p>
        </w:tc>
        <w:tc>
          <w:tcPr>
            <w:tcW w:w="1196" w:type="dxa"/>
            <w:vAlign w:val="center"/>
          </w:tcPr>
          <w:p>
            <w:pPr>
              <w:jc w:val="center"/>
              <w:rPr>
                <w:sz w:val="21"/>
                <w:szCs w:val="21"/>
              </w:rPr>
            </w:pPr>
            <w:r>
              <w:t>XS044</w:t>
            </w:r>
          </w:p>
        </w:tc>
        <w:tc>
          <w:tcPr>
            <w:tcW w:w="1491" w:type="dxa"/>
            <w:vAlign w:val="center"/>
          </w:tcPr>
          <w:p>
            <w:pPr>
              <w:jc w:val="center"/>
              <w:rPr>
                <w:sz w:val="21"/>
                <w:szCs w:val="21"/>
              </w:rPr>
            </w:pPr>
            <w:r>
              <w:t>S-L_Separation_Switch_STATUS_(Hardware)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1:Separated;0:Unseparated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P20W26B6</w:t>
            </w:r>
          </w:p>
        </w:tc>
        <w:tc>
          <w:tcPr>
            <w:tcW w:w="1196" w:type="dxa"/>
            <w:vAlign w:val="center"/>
          </w:tcPr>
          <w:p>
            <w:pPr>
              <w:jc w:val="center"/>
              <w:rPr>
                <w:sz w:val="21"/>
                <w:szCs w:val="21"/>
              </w:rPr>
            </w:pPr>
            <w:r>
              <w:t>XS045</w:t>
            </w:r>
          </w:p>
        </w:tc>
        <w:tc>
          <w:tcPr>
            <w:tcW w:w="1491" w:type="dxa"/>
            <w:vAlign w:val="center"/>
          </w:tcPr>
          <w:p>
            <w:pPr>
              <w:jc w:val="center"/>
              <w:rPr>
                <w:sz w:val="21"/>
                <w:szCs w:val="21"/>
              </w:rPr>
            </w:pPr>
            <w:r>
              <w:t>S-L_Separation_Switch_STATUS_(Software)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1:Separated;0:Unseparated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P20W26B5</w:t>
            </w:r>
          </w:p>
        </w:tc>
        <w:tc>
          <w:tcPr>
            <w:tcW w:w="1196" w:type="dxa"/>
            <w:vAlign w:val="center"/>
          </w:tcPr>
          <w:p>
            <w:pPr>
              <w:jc w:val="center"/>
              <w:rPr>
                <w:sz w:val="21"/>
                <w:szCs w:val="21"/>
              </w:rPr>
            </w:pPr>
            <w:r>
              <w:t>XS046</w:t>
            </w:r>
          </w:p>
        </w:tc>
        <w:tc>
          <w:tcPr>
            <w:tcW w:w="1491" w:type="dxa"/>
            <w:vAlign w:val="center"/>
          </w:tcPr>
          <w:p>
            <w:pPr>
              <w:jc w:val="center"/>
              <w:rPr>
                <w:sz w:val="21"/>
                <w:szCs w:val="21"/>
              </w:rPr>
            </w:pPr>
            <w:r>
              <w:t>OBC_WORKING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1:Main;0:Backup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P20W26B4</w:t>
            </w:r>
          </w:p>
        </w:tc>
        <w:tc>
          <w:tcPr>
            <w:tcW w:w="1196" w:type="dxa"/>
            <w:vAlign w:val="center"/>
          </w:tcPr>
          <w:p>
            <w:pPr>
              <w:jc w:val="center"/>
              <w:rPr>
                <w:sz w:val="21"/>
                <w:szCs w:val="21"/>
              </w:rPr>
            </w:pPr>
            <w:r>
              <w:t>XS047</w:t>
            </w:r>
          </w:p>
        </w:tc>
        <w:tc>
          <w:tcPr>
            <w:tcW w:w="1491" w:type="dxa"/>
            <w:vAlign w:val="center"/>
          </w:tcPr>
          <w:p>
            <w:pPr>
              <w:jc w:val="center"/>
              <w:rPr>
                <w:sz w:val="21"/>
                <w:szCs w:val="21"/>
              </w:rPr>
            </w:pPr>
            <w:r>
              <w:t>OBC_Boot_Status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1:Warm_Boot;0:Cold_Boot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P20W26B3~B2</w:t>
            </w:r>
          </w:p>
        </w:tc>
        <w:tc>
          <w:tcPr>
            <w:tcW w:w="1196" w:type="dxa"/>
            <w:vAlign w:val="center"/>
          </w:tcPr>
          <w:p>
            <w:pPr>
              <w:jc w:val="center"/>
              <w:rPr>
                <w:sz w:val="21"/>
                <w:szCs w:val="21"/>
              </w:rPr>
            </w:pPr>
            <w:r>
              <w:t>XS048</w:t>
            </w:r>
          </w:p>
        </w:tc>
        <w:tc>
          <w:tcPr>
            <w:tcW w:w="1491" w:type="dxa"/>
            <w:vAlign w:val="center"/>
          </w:tcPr>
          <w:p>
            <w:pPr>
              <w:jc w:val="center"/>
              <w:rPr>
                <w:sz w:val="21"/>
                <w:szCs w:val="21"/>
              </w:rPr>
            </w:pPr>
            <w:r>
              <w:t>RS422_Using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2:Transmit_Debug_Code;1:Transmit_Telemetry_Data;0:Disabled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P20W26B1~B0</w:t>
            </w:r>
          </w:p>
        </w:tc>
        <w:tc>
          <w:tcPr>
            <w:tcW w:w="1196" w:type="dxa"/>
            <w:vAlign w:val="center"/>
          </w:tcPr>
          <w:p>
            <w:pPr>
              <w:jc w:val="center"/>
              <w:rPr>
                <w:sz w:val="21"/>
                <w:szCs w:val="21"/>
              </w:rPr>
            </w:pPr>
            <w:r>
              <w:t>XS049</w:t>
            </w:r>
          </w:p>
        </w:tc>
        <w:tc>
          <w:tcPr>
            <w:tcW w:w="1491" w:type="dxa"/>
            <w:vAlign w:val="center"/>
          </w:tcPr>
          <w:p>
            <w:pPr>
              <w:jc w:val="center"/>
              <w:rPr>
                <w:sz w:val="21"/>
                <w:szCs w:val="21"/>
              </w:rPr>
            </w:pPr>
            <w:r>
              <w:t>FLASH_TTC_Load_Status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2:successful;0:failure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P20W27B7</w:t>
            </w:r>
          </w:p>
        </w:tc>
        <w:tc>
          <w:tcPr>
            <w:tcW w:w="1196" w:type="dxa"/>
            <w:vAlign w:val="center"/>
          </w:tcPr>
          <w:p>
            <w:pPr>
              <w:jc w:val="center"/>
              <w:rPr>
                <w:sz w:val="21"/>
                <w:szCs w:val="21"/>
              </w:rPr>
            </w:pPr>
            <w:r>
              <w:t>XS050</w:t>
            </w:r>
          </w:p>
        </w:tc>
        <w:tc>
          <w:tcPr>
            <w:tcW w:w="1491" w:type="dxa"/>
            <w:vAlign w:val="center"/>
          </w:tcPr>
          <w:p>
            <w:pPr>
              <w:jc w:val="center"/>
              <w:rPr>
                <w:sz w:val="21"/>
                <w:szCs w:val="21"/>
              </w:rPr>
            </w:pPr>
            <w:r>
              <w:t>Management_task_running_status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P20W27B6</w:t>
            </w:r>
          </w:p>
        </w:tc>
        <w:tc>
          <w:tcPr>
            <w:tcW w:w="1196" w:type="dxa"/>
            <w:vAlign w:val="center"/>
          </w:tcPr>
          <w:p>
            <w:pPr>
              <w:jc w:val="center"/>
              <w:rPr>
                <w:sz w:val="21"/>
                <w:szCs w:val="21"/>
              </w:rPr>
            </w:pPr>
            <w:r>
              <w:t>XS051</w:t>
            </w:r>
          </w:p>
        </w:tc>
        <w:tc>
          <w:tcPr>
            <w:tcW w:w="1491" w:type="dxa"/>
            <w:vAlign w:val="center"/>
          </w:tcPr>
          <w:p>
            <w:pPr>
              <w:jc w:val="center"/>
              <w:rPr>
                <w:sz w:val="21"/>
                <w:szCs w:val="21"/>
              </w:rPr>
            </w:pPr>
            <w:r>
              <w:t>Telemetry_task_running_status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P20W27B5</w:t>
            </w:r>
          </w:p>
        </w:tc>
        <w:tc>
          <w:tcPr>
            <w:tcW w:w="1196" w:type="dxa"/>
            <w:vAlign w:val="center"/>
          </w:tcPr>
          <w:p>
            <w:pPr>
              <w:jc w:val="center"/>
              <w:rPr>
                <w:sz w:val="21"/>
                <w:szCs w:val="21"/>
              </w:rPr>
            </w:pPr>
            <w:r>
              <w:t>XS052</w:t>
            </w:r>
          </w:p>
        </w:tc>
        <w:tc>
          <w:tcPr>
            <w:tcW w:w="1491" w:type="dxa"/>
            <w:vAlign w:val="center"/>
          </w:tcPr>
          <w:p>
            <w:pPr>
              <w:jc w:val="center"/>
              <w:rPr>
                <w:sz w:val="21"/>
                <w:szCs w:val="21"/>
              </w:rPr>
            </w:pPr>
            <w:r>
              <w:t>Memory_refresh_task_running_status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P20W27B4</w:t>
            </w:r>
          </w:p>
        </w:tc>
        <w:tc>
          <w:tcPr>
            <w:tcW w:w="1196" w:type="dxa"/>
            <w:vAlign w:val="center"/>
          </w:tcPr>
          <w:p>
            <w:pPr>
              <w:jc w:val="center"/>
              <w:rPr>
                <w:sz w:val="21"/>
                <w:szCs w:val="21"/>
              </w:rPr>
            </w:pPr>
            <w:r>
              <w:t>XS053</w:t>
            </w:r>
          </w:p>
        </w:tc>
        <w:tc>
          <w:tcPr>
            <w:tcW w:w="1491" w:type="dxa"/>
            <w:vAlign w:val="center"/>
          </w:tcPr>
          <w:p>
            <w:pPr>
              <w:jc w:val="center"/>
              <w:rPr>
                <w:sz w:val="21"/>
                <w:szCs w:val="21"/>
              </w:rPr>
            </w:pPr>
            <w:r>
              <w:t>Up_task_running_status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P20W27B3</w:t>
            </w:r>
          </w:p>
        </w:tc>
        <w:tc>
          <w:tcPr>
            <w:tcW w:w="1196" w:type="dxa"/>
            <w:vAlign w:val="center"/>
          </w:tcPr>
          <w:p>
            <w:pPr>
              <w:jc w:val="center"/>
              <w:rPr>
                <w:sz w:val="21"/>
                <w:szCs w:val="21"/>
              </w:rPr>
            </w:pPr>
            <w:r>
              <w:t>XS054</w:t>
            </w:r>
          </w:p>
        </w:tc>
        <w:tc>
          <w:tcPr>
            <w:tcW w:w="1491" w:type="dxa"/>
            <w:vAlign w:val="center"/>
          </w:tcPr>
          <w:p>
            <w:pPr>
              <w:jc w:val="center"/>
              <w:rPr>
                <w:sz w:val="21"/>
                <w:szCs w:val="21"/>
              </w:rPr>
            </w:pPr>
            <w:r>
              <w:t>TC_task_running_status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P20W27B2</w:t>
            </w:r>
          </w:p>
        </w:tc>
        <w:tc>
          <w:tcPr>
            <w:tcW w:w="1196" w:type="dxa"/>
            <w:vAlign w:val="center"/>
          </w:tcPr>
          <w:p>
            <w:pPr>
              <w:jc w:val="center"/>
              <w:rPr>
                <w:sz w:val="21"/>
                <w:szCs w:val="21"/>
              </w:rPr>
            </w:pPr>
            <w:r>
              <w:t>XS055</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P20W27B1</w:t>
            </w:r>
          </w:p>
        </w:tc>
        <w:tc>
          <w:tcPr>
            <w:tcW w:w="1196" w:type="dxa"/>
            <w:vAlign w:val="center"/>
          </w:tcPr>
          <w:p>
            <w:pPr>
              <w:jc w:val="center"/>
              <w:rPr>
                <w:sz w:val="21"/>
                <w:szCs w:val="21"/>
              </w:rPr>
            </w:pPr>
            <w:r>
              <w:t>XS056</w:t>
            </w:r>
          </w:p>
        </w:tc>
        <w:tc>
          <w:tcPr>
            <w:tcW w:w="1491" w:type="dxa"/>
            <w:vAlign w:val="center"/>
          </w:tcPr>
          <w:p>
            <w:pPr>
              <w:jc w:val="center"/>
              <w:rPr>
                <w:sz w:val="21"/>
                <w:szCs w:val="21"/>
              </w:rPr>
            </w:pPr>
            <w:r>
              <w:t>Watchdog_task_running_status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P20W27B0</w:t>
            </w:r>
          </w:p>
        </w:tc>
        <w:tc>
          <w:tcPr>
            <w:tcW w:w="1196" w:type="dxa"/>
            <w:vAlign w:val="center"/>
          </w:tcPr>
          <w:p>
            <w:pPr>
              <w:jc w:val="center"/>
              <w:rPr>
                <w:sz w:val="21"/>
                <w:szCs w:val="21"/>
              </w:rPr>
            </w:pPr>
            <w:r>
              <w:t>XS057</w:t>
            </w:r>
          </w:p>
        </w:tc>
        <w:tc>
          <w:tcPr>
            <w:tcW w:w="1491" w:type="dxa"/>
            <w:vAlign w:val="center"/>
          </w:tcPr>
          <w:p>
            <w:pPr>
              <w:jc w:val="center"/>
              <w:rPr>
                <w:sz w:val="21"/>
                <w:szCs w:val="21"/>
              </w:rPr>
            </w:pPr>
            <w:r>
              <w:t>Storage_task_running_status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P20W28B7</w:t>
            </w:r>
          </w:p>
        </w:tc>
        <w:tc>
          <w:tcPr>
            <w:tcW w:w="1196" w:type="dxa"/>
            <w:vAlign w:val="center"/>
          </w:tcPr>
          <w:p>
            <w:pPr>
              <w:jc w:val="center"/>
              <w:rPr>
                <w:sz w:val="21"/>
                <w:szCs w:val="21"/>
              </w:rPr>
            </w:pPr>
            <w:r>
              <w:t>XS058</w:t>
            </w:r>
          </w:p>
        </w:tc>
        <w:tc>
          <w:tcPr>
            <w:tcW w:w="1491" w:type="dxa"/>
            <w:vAlign w:val="center"/>
          </w:tcPr>
          <w:p>
            <w:pPr>
              <w:jc w:val="center"/>
              <w:rPr>
                <w:sz w:val="21"/>
                <w:szCs w:val="21"/>
              </w:rPr>
            </w:pPr>
            <w:r>
              <w:t>Up_task_1_running_status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P20W28B6</w:t>
            </w:r>
          </w:p>
        </w:tc>
        <w:tc>
          <w:tcPr>
            <w:tcW w:w="1196" w:type="dxa"/>
            <w:vAlign w:val="center"/>
          </w:tcPr>
          <w:p>
            <w:pPr>
              <w:jc w:val="center"/>
              <w:rPr>
                <w:sz w:val="21"/>
                <w:szCs w:val="21"/>
              </w:rPr>
            </w:pPr>
            <w:r>
              <w:t>XS059</w:t>
            </w:r>
          </w:p>
        </w:tc>
        <w:tc>
          <w:tcPr>
            <w:tcW w:w="1491" w:type="dxa"/>
            <w:vAlign w:val="center"/>
          </w:tcPr>
          <w:p>
            <w:pPr>
              <w:jc w:val="center"/>
              <w:rPr>
                <w:sz w:val="21"/>
                <w:szCs w:val="21"/>
              </w:rPr>
            </w:pPr>
            <w:r>
              <w:t>Up_task_2_running_status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P20W28B5</w:t>
            </w:r>
          </w:p>
        </w:tc>
        <w:tc>
          <w:tcPr>
            <w:tcW w:w="1196" w:type="dxa"/>
            <w:vAlign w:val="center"/>
          </w:tcPr>
          <w:p>
            <w:pPr>
              <w:jc w:val="center"/>
              <w:rPr>
                <w:sz w:val="21"/>
                <w:szCs w:val="21"/>
              </w:rPr>
            </w:pPr>
            <w:r>
              <w:t>XS060</w:t>
            </w:r>
          </w:p>
        </w:tc>
        <w:tc>
          <w:tcPr>
            <w:tcW w:w="1491" w:type="dxa"/>
            <w:vAlign w:val="center"/>
          </w:tcPr>
          <w:p>
            <w:pPr>
              <w:jc w:val="center"/>
              <w:rPr>
                <w:sz w:val="21"/>
                <w:szCs w:val="21"/>
              </w:rPr>
            </w:pPr>
            <w:r>
              <w:t>Up_task_3_running_status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P20W28B4</w:t>
            </w:r>
          </w:p>
        </w:tc>
        <w:tc>
          <w:tcPr>
            <w:tcW w:w="1196" w:type="dxa"/>
            <w:vAlign w:val="center"/>
          </w:tcPr>
          <w:p>
            <w:pPr>
              <w:jc w:val="center"/>
              <w:rPr>
                <w:sz w:val="21"/>
                <w:szCs w:val="21"/>
              </w:rPr>
            </w:pPr>
            <w:r>
              <w:t>XS061</w:t>
            </w:r>
          </w:p>
        </w:tc>
        <w:tc>
          <w:tcPr>
            <w:tcW w:w="1491" w:type="dxa"/>
            <w:vAlign w:val="center"/>
          </w:tcPr>
          <w:p>
            <w:pPr>
              <w:jc w:val="center"/>
              <w:rPr>
                <w:sz w:val="21"/>
                <w:szCs w:val="21"/>
              </w:rPr>
            </w:pPr>
            <w:r>
              <w:t>Up_task_4_running_status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P20W28B3</w:t>
            </w:r>
          </w:p>
        </w:tc>
        <w:tc>
          <w:tcPr>
            <w:tcW w:w="1196" w:type="dxa"/>
            <w:vAlign w:val="center"/>
          </w:tcPr>
          <w:p>
            <w:pPr>
              <w:jc w:val="center"/>
              <w:rPr>
                <w:sz w:val="21"/>
                <w:szCs w:val="21"/>
              </w:rPr>
            </w:pPr>
            <w:r>
              <w:t>XS062</w:t>
            </w:r>
          </w:p>
        </w:tc>
        <w:tc>
          <w:tcPr>
            <w:tcW w:w="1491" w:type="dxa"/>
            <w:vAlign w:val="center"/>
          </w:tcPr>
          <w:p>
            <w:pPr>
              <w:jc w:val="center"/>
              <w:rPr>
                <w:sz w:val="21"/>
                <w:szCs w:val="21"/>
              </w:rPr>
            </w:pPr>
            <w:r>
              <w:t>Up_task_1_check_status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P20W28B2</w:t>
            </w:r>
          </w:p>
        </w:tc>
        <w:tc>
          <w:tcPr>
            <w:tcW w:w="1196" w:type="dxa"/>
            <w:vAlign w:val="center"/>
          </w:tcPr>
          <w:p>
            <w:pPr>
              <w:jc w:val="center"/>
              <w:rPr>
                <w:sz w:val="21"/>
                <w:szCs w:val="21"/>
              </w:rPr>
            </w:pPr>
            <w:r>
              <w:t>XS063</w:t>
            </w:r>
          </w:p>
        </w:tc>
        <w:tc>
          <w:tcPr>
            <w:tcW w:w="1491" w:type="dxa"/>
            <w:vAlign w:val="center"/>
          </w:tcPr>
          <w:p>
            <w:pPr>
              <w:jc w:val="center"/>
              <w:rPr>
                <w:sz w:val="21"/>
                <w:szCs w:val="21"/>
              </w:rPr>
            </w:pPr>
            <w:r>
              <w:t>Up_task_2_check_status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P20W28B1</w:t>
            </w:r>
          </w:p>
        </w:tc>
        <w:tc>
          <w:tcPr>
            <w:tcW w:w="1196" w:type="dxa"/>
            <w:vAlign w:val="center"/>
          </w:tcPr>
          <w:p>
            <w:pPr>
              <w:jc w:val="center"/>
              <w:rPr>
                <w:sz w:val="21"/>
                <w:szCs w:val="21"/>
              </w:rPr>
            </w:pPr>
            <w:r>
              <w:t>XS064</w:t>
            </w:r>
          </w:p>
        </w:tc>
        <w:tc>
          <w:tcPr>
            <w:tcW w:w="1491" w:type="dxa"/>
            <w:vAlign w:val="center"/>
          </w:tcPr>
          <w:p>
            <w:pPr>
              <w:jc w:val="center"/>
              <w:rPr>
                <w:sz w:val="21"/>
                <w:szCs w:val="21"/>
              </w:rPr>
            </w:pPr>
            <w:r>
              <w:t>Up_task_3_check_status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P20W28B0</w:t>
            </w:r>
          </w:p>
        </w:tc>
        <w:tc>
          <w:tcPr>
            <w:tcW w:w="1196" w:type="dxa"/>
            <w:vAlign w:val="center"/>
          </w:tcPr>
          <w:p>
            <w:pPr>
              <w:jc w:val="center"/>
              <w:rPr>
                <w:sz w:val="21"/>
                <w:szCs w:val="21"/>
              </w:rPr>
            </w:pPr>
            <w:r>
              <w:t>XS065</w:t>
            </w:r>
          </w:p>
        </w:tc>
        <w:tc>
          <w:tcPr>
            <w:tcW w:w="1491" w:type="dxa"/>
            <w:vAlign w:val="center"/>
          </w:tcPr>
          <w:p>
            <w:pPr>
              <w:jc w:val="center"/>
              <w:rPr>
                <w:sz w:val="21"/>
                <w:szCs w:val="21"/>
              </w:rPr>
            </w:pPr>
            <w:r>
              <w:t>Up_task_4_check_status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P20W29B7</w:t>
            </w:r>
          </w:p>
        </w:tc>
        <w:tc>
          <w:tcPr>
            <w:tcW w:w="1196" w:type="dxa"/>
            <w:vAlign w:val="center"/>
          </w:tcPr>
          <w:p>
            <w:pPr>
              <w:jc w:val="center"/>
              <w:rPr>
                <w:sz w:val="21"/>
                <w:szCs w:val="21"/>
              </w:rPr>
            </w:pPr>
            <w:r>
              <w:t>XS066</w:t>
            </w:r>
          </w:p>
        </w:tc>
        <w:tc>
          <w:tcPr>
            <w:tcW w:w="1491" w:type="dxa"/>
            <w:vAlign w:val="center"/>
          </w:tcPr>
          <w:p>
            <w:pPr>
              <w:jc w:val="center"/>
              <w:rPr>
                <w:sz w:val="21"/>
                <w:szCs w:val="21"/>
              </w:rPr>
            </w:pPr>
            <w:r>
              <w:t>RTTC_Task_Permission_Status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P20W29B6</w:t>
            </w:r>
          </w:p>
        </w:tc>
        <w:tc>
          <w:tcPr>
            <w:tcW w:w="1196" w:type="dxa"/>
            <w:vAlign w:val="center"/>
          </w:tcPr>
          <w:p>
            <w:pPr>
              <w:jc w:val="center"/>
              <w:rPr>
                <w:sz w:val="21"/>
                <w:szCs w:val="21"/>
              </w:rPr>
            </w:pPr>
            <w:r>
              <w:t>XS067</w:t>
            </w:r>
          </w:p>
        </w:tc>
        <w:tc>
          <w:tcPr>
            <w:tcW w:w="1491" w:type="dxa"/>
            <w:vAlign w:val="center"/>
          </w:tcPr>
          <w:p>
            <w:pPr>
              <w:jc w:val="center"/>
              <w:rPr>
                <w:sz w:val="21"/>
                <w:szCs w:val="21"/>
              </w:rPr>
            </w:pPr>
            <w:r>
              <w:t>RTTC_Task_Running_Status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P20W29B5</w:t>
            </w:r>
          </w:p>
        </w:tc>
        <w:tc>
          <w:tcPr>
            <w:tcW w:w="1196" w:type="dxa"/>
            <w:vAlign w:val="center"/>
          </w:tcPr>
          <w:p>
            <w:pPr>
              <w:jc w:val="center"/>
              <w:rPr>
                <w:sz w:val="21"/>
                <w:szCs w:val="21"/>
              </w:rPr>
            </w:pPr>
            <w:r>
              <w:t>XS068</w:t>
            </w:r>
          </w:p>
        </w:tc>
        <w:tc>
          <w:tcPr>
            <w:tcW w:w="1491" w:type="dxa"/>
            <w:vAlign w:val="center"/>
          </w:tcPr>
          <w:p>
            <w:pPr>
              <w:jc w:val="center"/>
              <w:rPr>
                <w:sz w:val="21"/>
                <w:szCs w:val="21"/>
              </w:rPr>
            </w:pPr>
            <w:r>
              <w:t>RTTC_Start_Status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1:Confilict;0:Normal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P20W29B4</w:t>
            </w:r>
          </w:p>
        </w:tc>
        <w:tc>
          <w:tcPr>
            <w:tcW w:w="1196" w:type="dxa"/>
            <w:vAlign w:val="center"/>
          </w:tcPr>
          <w:p>
            <w:pPr>
              <w:jc w:val="center"/>
              <w:rPr>
                <w:sz w:val="21"/>
                <w:szCs w:val="21"/>
              </w:rPr>
            </w:pPr>
            <w:r>
              <w:t>XS069</w:t>
            </w:r>
          </w:p>
        </w:tc>
        <w:tc>
          <w:tcPr>
            <w:tcW w:w="1491" w:type="dxa"/>
            <w:vAlign w:val="center"/>
          </w:tcPr>
          <w:p>
            <w:pPr>
              <w:jc w:val="center"/>
              <w:rPr>
                <w:sz w:val="21"/>
                <w:szCs w:val="21"/>
              </w:rPr>
            </w:pPr>
            <w:r>
              <w:t>RTTC_Check_Status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P20W29B3~B0</w:t>
            </w:r>
          </w:p>
        </w:tc>
        <w:tc>
          <w:tcPr>
            <w:tcW w:w="1196" w:type="dxa"/>
            <w:vAlign w:val="center"/>
          </w:tcPr>
          <w:p>
            <w:pPr>
              <w:jc w:val="center"/>
              <w:rPr>
                <w:sz w:val="21"/>
                <w:szCs w:val="21"/>
              </w:rPr>
            </w:pPr>
            <w:r>
              <w:t>XS070</w:t>
            </w:r>
          </w:p>
        </w:tc>
        <w:tc>
          <w:tcPr>
            <w:tcW w:w="1491" w:type="dxa"/>
            <w:vAlign w:val="center"/>
          </w:tcPr>
          <w:p>
            <w:pPr>
              <w:jc w:val="center"/>
              <w:rPr>
                <w:sz w:val="21"/>
                <w:szCs w:val="21"/>
              </w:rPr>
            </w:pPr>
            <w:r>
              <w:t>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P20W30</w:t>
            </w:r>
          </w:p>
        </w:tc>
        <w:tc>
          <w:tcPr>
            <w:tcW w:w="1196" w:type="dxa"/>
            <w:vAlign w:val="center"/>
          </w:tcPr>
          <w:p>
            <w:pPr>
              <w:jc w:val="center"/>
              <w:rPr>
                <w:sz w:val="21"/>
                <w:szCs w:val="21"/>
              </w:rPr>
            </w:pPr>
            <w:r>
              <w:t>XS071</w:t>
            </w:r>
          </w:p>
        </w:tc>
        <w:tc>
          <w:tcPr>
            <w:tcW w:w="1491" w:type="dxa"/>
            <w:vAlign w:val="center"/>
          </w:tcPr>
          <w:p>
            <w:pPr>
              <w:jc w:val="center"/>
              <w:rPr>
                <w:sz w:val="21"/>
                <w:szCs w:val="21"/>
              </w:rPr>
            </w:pPr>
            <w:r>
              <w:t>RTTC_Insert_Status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1:Title_Error;2:Length_Error;3:Number_Error;4:Number_Overflow;5:Confilict_with_Current_Task;102:Normal;153:Init_Finished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P20W31~W34B31</w:t>
            </w:r>
          </w:p>
        </w:tc>
        <w:tc>
          <w:tcPr>
            <w:tcW w:w="1196" w:type="dxa"/>
            <w:vAlign w:val="center"/>
          </w:tcPr>
          <w:p>
            <w:pPr>
              <w:jc w:val="center"/>
              <w:rPr>
                <w:sz w:val="21"/>
                <w:szCs w:val="21"/>
              </w:rPr>
            </w:pPr>
            <w:r>
              <w:t>XS072</w:t>
            </w:r>
          </w:p>
        </w:tc>
        <w:tc>
          <w:tcPr>
            <w:tcW w:w="1491" w:type="dxa"/>
            <w:vAlign w:val="center"/>
          </w:tcPr>
          <w:p>
            <w:pPr>
              <w:jc w:val="center"/>
              <w:rPr>
                <w:sz w:val="21"/>
                <w:szCs w:val="21"/>
              </w:rPr>
            </w:pPr>
            <w:r>
              <w:t>Group_0_RTTTC_run_STATUS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P20W31~W34B30</w:t>
            </w:r>
          </w:p>
        </w:tc>
        <w:tc>
          <w:tcPr>
            <w:tcW w:w="1196" w:type="dxa"/>
            <w:vAlign w:val="center"/>
          </w:tcPr>
          <w:p>
            <w:pPr>
              <w:jc w:val="center"/>
              <w:rPr>
                <w:sz w:val="21"/>
                <w:szCs w:val="21"/>
              </w:rPr>
            </w:pPr>
            <w:r>
              <w:t>XS073</w:t>
            </w:r>
          </w:p>
        </w:tc>
        <w:tc>
          <w:tcPr>
            <w:tcW w:w="1491" w:type="dxa"/>
            <w:vAlign w:val="center"/>
          </w:tcPr>
          <w:p>
            <w:pPr>
              <w:jc w:val="center"/>
              <w:rPr>
                <w:sz w:val="21"/>
                <w:szCs w:val="21"/>
              </w:rPr>
            </w:pPr>
            <w:r>
              <w:t>Group_1_RTTTC_run_STATUS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P20W31~W34B29</w:t>
            </w:r>
          </w:p>
        </w:tc>
        <w:tc>
          <w:tcPr>
            <w:tcW w:w="1196" w:type="dxa"/>
            <w:vAlign w:val="center"/>
          </w:tcPr>
          <w:p>
            <w:pPr>
              <w:jc w:val="center"/>
              <w:rPr>
                <w:sz w:val="21"/>
                <w:szCs w:val="21"/>
              </w:rPr>
            </w:pPr>
            <w:r>
              <w:t>XS074</w:t>
            </w:r>
          </w:p>
        </w:tc>
        <w:tc>
          <w:tcPr>
            <w:tcW w:w="1491" w:type="dxa"/>
            <w:vAlign w:val="center"/>
          </w:tcPr>
          <w:p>
            <w:pPr>
              <w:jc w:val="center"/>
              <w:rPr>
                <w:sz w:val="21"/>
                <w:szCs w:val="21"/>
              </w:rPr>
            </w:pPr>
            <w:r>
              <w:t>Group_2_RTTTC_run_STATUS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P20W31~W34B28</w:t>
            </w:r>
          </w:p>
        </w:tc>
        <w:tc>
          <w:tcPr>
            <w:tcW w:w="1196" w:type="dxa"/>
            <w:vAlign w:val="center"/>
          </w:tcPr>
          <w:p>
            <w:pPr>
              <w:jc w:val="center"/>
              <w:rPr>
                <w:sz w:val="21"/>
                <w:szCs w:val="21"/>
              </w:rPr>
            </w:pPr>
            <w:r>
              <w:t>XS075</w:t>
            </w:r>
          </w:p>
        </w:tc>
        <w:tc>
          <w:tcPr>
            <w:tcW w:w="1491" w:type="dxa"/>
            <w:vAlign w:val="center"/>
          </w:tcPr>
          <w:p>
            <w:pPr>
              <w:jc w:val="center"/>
              <w:rPr>
                <w:sz w:val="21"/>
                <w:szCs w:val="21"/>
              </w:rPr>
            </w:pPr>
            <w:r>
              <w:t>Group_3_RTTTC_run_STATUS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P20W31~W34B27</w:t>
            </w:r>
          </w:p>
        </w:tc>
        <w:tc>
          <w:tcPr>
            <w:tcW w:w="1196" w:type="dxa"/>
            <w:vAlign w:val="center"/>
          </w:tcPr>
          <w:p>
            <w:pPr>
              <w:jc w:val="center"/>
              <w:rPr>
                <w:sz w:val="21"/>
                <w:szCs w:val="21"/>
              </w:rPr>
            </w:pPr>
            <w:r>
              <w:t>XS076</w:t>
            </w:r>
          </w:p>
        </w:tc>
        <w:tc>
          <w:tcPr>
            <w:tcW w:w="1491" w:type="dxa"/>
            <w:vAlign w:val="center"/>
          </w:tcPr>
          <w:p>
            <w:pPr>
              <w:jc w:val="center"/>
              <w:rPr>
                <w:sz w:val="21"/>
                <w:szCs w:val="21"/>
              </w:rPr>
            </w:pPr>
            <w:r>
              <w:t>Group_4_RTTTC_run_STATUS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P20W31~W34B26</w:t>
            </w:r>
          </w:p>
        </w:tc>
        <w:tc>
          <w:tcPr>
            <w:tcW w:w="1196" w:type="dxa"/>
            <w:vAlign w:val="center"/>
          </w:tcPr>
          <w:p>
            <w:pPr>
              <w:jc w:val="center"/>
              <w:rPr>
                <w:sz w:val="21"/>
                <w:szCs w:val="21"/>
              </w:rPr>
            </w:pPr>
            <w:r>
              <w:t>XS077</w:t>
            </w:r>
          </w:p>
        </w:tc>
        <w:tc>
          <w:tcPr>
            <w:tcW w:w="1491" w:type="dxa"/>
            <w:vAlign w:val="center"/>
          </w:tcPr>
          <w:p>
            <w:pPr>
              <w:jc w:val="center"/>
              <w:rPr>
                <w:sz w:val="21"/>
                <w:szCs w:val="21"/>
              </w:rPr>
            </w:pPr>
            <w:r>
              <w:t>Group_5_RTTTC_run_STATUS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P20W31~W34B25</w:t>
            </w:r>
          </w:p>
        </w:tc>
        <w:tc>
          <w:tcPr>
            <w:tcW w:w="1196" w:type="dxa"/>
            <w:vAlign w:val="center"/>
          </w:tcPr>
          <w:p>
            <w:pPr>
              <w:jc w:val="center"/>
              <w:rPr>
                <w:sz w:val="21"/>
                <w:szCs w:val="21"/>
              </w:rPr>
            </w:pPr>
            <w:r>
              <w:t>XS078</w:t>
            </w:r>
          </w:p>
        </w:tc>
        <w:tc>
          <w:tcPr>
            <w:tcW w:w="1491" w:type="dxa"/>
            <w:vAlign w:val="center"/>
          </w:tcPr>
          <w:p>
            <w:pPr>
              <w:jc w:val="center"/>
              <w:rPr>
                <w:sz w:val="21"/>
                <w:szCs w:val="21"/>
              </w:rPr>
            </w:pPr>
            <w:r>
              <w:t>Group_6_RTTTC_run_STATUS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P20W31~W34B24</w:t>
            </w:r>
          </w:p>
        </w:tc>
        <w:tc>
          <w:tcPr>
            <w:tcW w:w="1196" w:type="dxa"/>
            <w:vAlign w:val="center"/>
          </w:tcPr>
          <w:p>
            <w:pPr>
              <w:jc w:val="center"/>
              <w:rPr>
                <w:sz w:val="21"/>
                <w:szCs w:val="21"/>
              </w:rPr>
            </w:pPr>
            <w:r>
              <w:t>XS079</w:t>
            </w:r>
          </w:p>
        </w:tc>
        <w:tc>
          <w:tcPr>
            <w:tcW w:w="1491" w:type="dxa"/>
            <w:vAlign w:val="center"/>
          </w:tcPr>
          <w:p>
            <w:pPr>
              <w:jc w:val="center"/>
              <w:rPr>
                <w:sz w:val="21"/>
                <w:szCs w:val="21"/>
              </w:rPr>
            </w:pPr>
            <w:r>
              <w:t>Group_7_RTTTC_run_STATUS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P20W31~W34B23</w:t>
            </w:r>
          </w:p>
        </w:tc>
        <w:tc>
          <w:tcPr>
            <w:tcW w:w="1196" w:type="dxa"/>
            <w:vAlign w:val="center"/>
          </w:tcPr>
          <w:p>
            <w:pPr>
              <w:jc w:val="center"/>
              <w:rPr>
                <w:sz w:val="21"/>
                <w:szCs w:val="21"/>
              </w:rPr>
            </w:pPr>
            <w:r>
              <w:t>XS080</w:t>
            </w:r>
          </w:p>
        </w:tc>
        <w:tc>
          <w:tcPr>
            <w:tcW w:w="1491" w:type="dxa"/>
            <w:vAlign w:val="center"/>
          </w:tcPr>
          <w:p>
            <w:pPr>
              <w:jc w:val="center"/>
              <w:rPr>
                <w:sz w:val="21"/>
                <w:szCs w:val="21"/>
              </w:rPr>
            </w:pPr>
            <w:r>
              <w:t>Group_8_RTTTC_run_STATUS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P20W31~W34B22</w:t>
            </w:r>
          </w:p>
        </w:tc>
        <w:tc>
          <w:tcPr>
            <w:tcW w:w="1196" w:type="dxa"/>
            <w:vAlign w:val="center"/>
          </w:tcPr>
          <w:p>
            <w:pPr>
              <w:jc w:val="center"/>
              <w:rPr>
                <w:sz w:val="21"/>
                <w:szCs w:val="21"/>
              </w:rPr>
            </w:pPr>
            <w:r>
              <w:t>XS081</w:t>
            </w:r>
          </w:p>
        </w:tc>
        <w:tc>
          <w:tcPr>
            <w:tcW w:w="1491" w:type="dxa"/>
            <w:vAlign w:val="center"/>
          </w:tcPr>
          <w:p>
            <w:pPr>
              <w:jc w:val="center"/>
              <w:rPr>
                <w:sz w:val="21"/>
                <w:szCs w:val="21"/>
              </w:rPr>
            </w:pPr>
            <w:r>
              <w:t>Group_9_RTTTC_run_STATUS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P20W31~W34B21</w:t>
            </w:r>
          </w:p>
        </w:tc>
        <w:tc>
          <w:tcPr>
            <w:tcW w:w="1196" w:type="dxa"/>
            <w:vAlign w:val="center"/>
          </w:tcPr>
          <w:p>
            <w:pPr>
              <w:jc w:val="center"/>
              <w:rPr>
                <w:sz w:val="21"/>
                <w:szCs w:val="21"/>
              </w:rPr>
            </w:pPr>
            <w:r>
              <w:t>XS082</w:t>
            </w:r>
          </w:p>
        </w:tc>
        <w:tc>
          <w:tcPr>
            <w:tcW w:w="1491" w:type="dxa"/>
            <w:vAlign w:val="center"/>
          </w:tcPr>
          <w:p>
            <w:pPr>
              <w:jc w:val="center"/>
              <w:rPr>
                <w:sz w:val="21"/>
                <w:szCs w:val="21"/>
              </w:rPr>
            </w:pPr>
            <w:r>
              <w:t>Group_10_RTTTC_run_STATUS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P20W31~W34B20</w:t>
            </w:r>
          </w:p>
        </w:tc>
        <w:tc>
          <w:tcPr>
            <w:tcW w:w="1196" w:type="dxa"/>
            <w:vAlign w:val="center"/>
          </w:tcPr>
          <w:p>
            <w:pPr>
              <w:jc w:val="center"/>
              <w:rPr>
                <w:sz w:val="21"/>
                <w:szCs w:val="21"/>
              </w:rPr>
            </w:pPr>
            <w:r>
              <w:t>XS083</w:t>
            </w:r>
          </w:p>
        </w:tc>
        <w:tc>
          <w:tcPr>
            <w:tcW w:w="1491" w:type="dxa"/>
            <w:vAlign w:val="center"/>
          </w:tcPr>
          <w:p>
            <w:pPr>
              <w:jc w:val="center"/>
              <w:rPr>
                <w:sz w:val="21"/>
                <w:szCs w:val="21"/>
              </w:rPr>
            </w:pPr>
            <w:r>
              <w:t>Group_11_RTTTC_run_STATUS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P20W31~W34B19</w:t>
            </w:r>
          </w:p>
        </w:tc>
        <w:tc>
          <w:tcPr>
            <w:tcW w:w="1196" w:type="dxa"/>
            <w:vAlign w:val="center"/>
          </w:tcPr>
          <w:p>
            <w:pPr>
              <w:jc w:val="center"/>
              <w:rPr>
                <w:sz w:val="21"/>
                <w:szCs w:val="21"/>
              </w:rPr>
            </w:pPr>
            <w:r>
              <w:t>XS084</w:t>
            </w:r>
          </w:p>
        </w:tc>
        <w:tc>
          <w:tcPr>
            <w:tcW w:w="1491" w:type="dxa"/>
            <w:vAlign w:val="center"/>
          </w:tcPr>
          <w:p>
            <w:pPr>
              <w:jc w:val="center"/>
              <w:rPr>
                <w:sz w:val="21"/>
                <w:szCs w:val="21"/>
              </w:rPr>
            </w:pPr>
            <w:r>
              <w:t>Group_12_RTTTC_run_STATUS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P20W31~W34B18</w:t>
            </w:r>
          </w:p>
        </w:tc>
        <w:tc>
          <w:tcPr>
            <w:tcW w:w="1196" w:type="dxa"/>
            <w:vAlign w:val="center"/>
          </w:tcPr>
          <w:p>
            <w:pPr>
              <w:jc w:val="center"/>
              <w:rPr>
                <w:sz w:val="21"/>
                <w:szCs w:val="21"/>
              </w:rPr>
            </w:pPr>
            <w:r>
              <w:t>XS085</w:t>
            </w:r>
          </w:p>
        </w:tc>
        <w:tc>
          <w:tcPr>
            <w:tcW w:w="1491" w:type="dxa"/>
            <w:vAlign w:val="center"/>
          </w:tcPr>
          <w:p>
            <w:pPr>
              <w:jc w:val="center"/>
              <w:rPr>
                <w:sz w:val="21"/>
                <w:szCs w:val="21"/>
              </w:rPr>
            </w:pPr>
            <w:r>
              <w:t>Group_13_RTTTC_run_STATUS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P20W31~W34B17</w:t>
            </w:r>
          </w:p>
        </w:tc>
        <w:tc>
          <w:tcPr>
            <w:tcW w:w="1196" w:type="dxa"/>
            <w:vAlign w:val="center"/>
          </w:tcPr>
          <w:p>
            <w:pPr>
              <w:jc w:val="center"/>
              <w:rPr>
                <w:sz w:val="21"/>
                <w:szCs w:val="21"/>
              </w:rPr>
            </w:pPr>
            <w:r>
              <w:t>XS086</w:t>
            </w:r>
          </w:p>
        </w:tc>
        <w:tc>
          <w:tcPr>
            <w:tcW w:w="1491" w:type="dxa"/>
            <w:vAlign w:val="center"/>
          </w:tcPr>
          <w:p>
            <w:pPr>
              <w:jc w:val="center"/>
              <w:rPr>
                <w:sz w:val="21"/>
                <w:szCs w:val="21"/>
              </w:rPr>
            </w:pPr>
            <w:r>
              <w:t>Group_14_RTTTC_run_STATUS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P20W31~W34B16</w:t>
            </w:r>
          </w:p>
        </w:tc>
        <w:tc>
          <w:tcPr>
            <w:tcW w:w="1196" w:type="dxa"/>
            <w:vAlign w:val="center"/>
          </w:tcPr>
          <w:p>
            <w:pPr>
              <w:jc w:val="center"/>
              <w:rPr>
                <w:sz w:val="21"/>
                <w:szCs w:val="21"/>
              </w:rPr>
            </w:pPr>
            <w:r>
              <w:t>XS087</w:t>
            </w:r>
          </w:p>
        </w:tc>
        <w:tc>
          <w:tcPr>
            <w:tcW w:w="1491" w:type="dxa"/>
            <w:vAlign w:val="center"/>
          </w:tcPr>
          <w:p>
            <w:pPr>
              <w:jc w:val="center"/>
              <w:rPr>
                <w:sz w:val="21"/>
                <w:szCs w:val="21"/>
              </w:rPr>
            </w:pPr>
            <w:r>
              <w:t>Group_15_RTTTC_run_STATUS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P20W31~W34B15</w:t>
            </w:r>
          </w:p>
        </w:tc>
        <w:tc>
          <w:tcPr>
            <w:tcW w:w="1196" w:type="dxa"/>
            <w:vAlign w:val="center"/>
          </w:tcPr>
          <w:p>
            <w:pPr>
              <w:jc w:val="center"/>
              <w:rPr>
                <w:sz w:val="21"/>
                <w:szCs w:val="21"/>
              </w:rPr>
            </w:pPr>
            <w:r>
              <w:t>XS088</w:t>
            </w:r>
          </w:p>
        </w:tc>
        <w:tc>
          <w:tcPr>
            <w:tcW w:w="1491" w:type="dxa"/>
            <w:vAlign w:val="center"/>
          </w:tcPr>
          <w:p>
            <w:pPr>
              <w:jc w:val="center"/>
              <w:rPr>
                <w:sz w:val="21"/>
                <w:szCs w:val="21"/>
              </w:rPr>
            </w:pPr>
            <w:r>
              <w:t>Group_16_RTTTC_run_STATUS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P20W31~W34B14</w:t>
            </w:r>
          </w:p>
        </w:tc>
        <w:tc>
          <w:tcPr>
            <w:tcW w:w="1196" w:type="dxa"/>
            <w:vAlign w:val="center"/>
          </w:tcPr>
          <w:p>
            <w:pPr>
              <w:jc w:val="center"/>
              <w:rPr>
                <w:sz w:val="21"/>
                <w:szCs w:val="21"/>
              </w:rPr>
            </w:pPr>
            <w:r>
              <w:t>XS089</w:t>
            </w:r>
          </w:p>
        </w:tc>
        <w:tc>
          <w:tcPr>
            <w:tcW w:w="1491" w:type="dxa"/>
            <w:vAlign w:val="center"/>
          </w:tcPr>
          <w:p>
            <w:pPr>
              <w:jc w:val="center"/>
              <w:rPr>
                <w:sz w:val="21"/>
                <w:szCs w:val="21"/>
              </w:rPr>
            </w:pPr>
            <w:r>
              <w:t>Group_17_RTTTC_run_STATUS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P20W31~W34B13</w:t>
            </w:r>
          </w:p>
        </w:tc>
        <w:tc>
          <w:tcPr>
            <w:tcW w:w="1196" w:type="dxa"/>
            <w:vAlign w:val="center"/>
          </w:tcPr>
          <w:p>
            <w:pPr>
              <w:jc w:val="center"/>
              <w:rPr>
                <w:sz w:val="21"/>
                <w:szCs w:val="21"/>
              </w:rPr>
            </w:pPr>
            <w:r>
              <w:t>XS090</w:t>
            </w:r>
          </w:p>
        </w:tc>
        <w:tc>
          <w:tcPr>
            <w:tcW w:w="1491" w:type="dxa"/>
            <w:vAlign w:val="center"/>
          </w:tcPr>
          <w:p>
            <w:pPr>
              <w:jc w:val="center"/>
              <w:rPr>
                <w:sz w:val="21"/>
                <w:szCs w:val="21"/>
              </w:rPr>
            </w:pPr>
            <w:r>
              <w:t>Group_18_RTTTC_run_STATUS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P20W31~W34B12</w:t>
            </w:r>
          </w:p>
        </w:tc>
        <w:tc>
          <w:tcPr>
            <w:tcW w:w="1196" w:type="dxa"/>
            <w:vAlign w:val="center"/>
          </w:tcPr>
          <w:p>
            <w:pPr>
              <w:jc w:val="center"/>
              <w:rPr>
                <w:sz w:val="21"/>
                <w:szCs w:val="21"/>
              </w:rPr>
            </w:pPr>
            <w:r>
              <w:t>XS091</w:t>
            </w:r>
          </w:p>
        </w:tc>
        <w:tc>
          <w:tcPr>
            <w:tcW w:w="1491" w:type="dxa"/>
            <w:vAlign w:val="center"/>
          </w:tcPr>
          <w:p>
            <w:pPr>
              <w:jc w:val="center"/>
              <w:rPr>
                <w:sz w:val="21"/>
                <w:szCs w:val="21"/>
              </w:rPr>
            </w:pPr>
            <w:r>
              <w:t>Group_19_RTTTC_run_STATUS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P20W31~W34B11</w:t>
            </w:r>
          </w:p>
        </w:tc>
        <w:tc>
          <w:tcPr>
            <w:tcW w:w="1196" w:type="dxa"/>
            <w:vAlign w:val="center"/>
          </w:tcPr>
          <w:p>
            <w:pPr>
              <w:jc w:val="center"/>
              <w:rPr>
                <w:sz w:val="21"/>
                <w:szCs w:val="21"/>
              </w:rPr>
            </w:pPr>
            <w:r>
              <w:t>XS092</w:t>
            </w:r>
          </w:p>
        </w:tc>
        <w:tc>
          <w:tcPr>
            <w:tcW w:w="1491" w:type="dxa"/>
            <w:vAlign w:val="center"/>
          </w:tcPr>
          <w:p>
            <w:pPr>
              <w:jc w:val="center"/>
              <w:rPr>
                <w:sz w:val="21"/>
                <w:szCs w:val="21"/>
              </w:rPr>
            </w:pPr>
            <w:r>
              <w:t>Group_20_RTTTC_run_STATUS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P20W31~W34B10</w:t>
            </w:r>
          </w:p>
        </w:tc>
        <w:tc>
          <w:tcPr>
            <w:tcW w:w="1196" w:type="dxa"/>
            <w:vAlign w:val="center"/>
          </w:tcPr>
          <w:p>
            <w:pPr>
              <w:jc w:val="center"/>
              <w:rPr>
                <w:sz w:val="21"/>
                <w:szCs w:val="21"/>
              </w:rPr>
            </w:pPr>
            <w:r>
              <w:t>XS093</w:t>
            </w:r>
          </w:p>
        </w:tc>
        <w:tc>
          <w:tcPr>
            <w:tcW w:w="1491" w:type="dxa"/>
            <w:vAlign w:val="center"/>
          </w:tcPr>
          <w:p>
            <w:pPr>
              <w:jc w:val="center"/>
              <w:rPr>
                <w:sz w:val="21"/>
                <w:szCs w:val="21"/>
              </w:rPr>
            </w:pPr>
            <w:r>
              <w:t>Group_21_RTTTC_run_STATUS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P20W31~W34B9</w:t>
            </w:r>
          </w:p>
        </w:tc>
        <w:tc>
          <w:tcPr>
            <w:tcW w:w="1196" w:type="dxa"/>
            <w:vAlign w:val="center"/>
          </w:tcPr>
          <w:p>
            <w:pPr>
              <w:jc w:val="center"/>
              <w:rPr>
                <w:sz w:val="21"/>
                <w:szCs w:val="21"/>
              </w:rPr>
            </w:pPr>
            <w:r>
              <w:t>XS094</w:t>
            </w:r>
          </w:p>
        </w:tc>
        <w:tc>
          <w:tcPr>
            <w:tcW w:w="1491" w:type="dxa"/>
            <w:vAlign w:val="center"/>
          </w:tcPr>
          <w:p>
            <w:pPr>
              <w:jc w:val="center"/>
              <w:rPr>
                <w:sz w:val="21"/>
                <w:szCs w:val="21"/>
              </w:rPr>
            </w:pPr>
            <w:r>
              <w:t>Group_22_RTTTC_run_STATUS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P20W31~W34B8</w:t>
            </w:r>
          </w:p>
        </w:tc>
        <w:tc>
          <w:tcPr>
            <w:tcW w:w="1196" w:type="dxa"/>
            <w:vAlign w:val="center"/>
          </w:tcPr>
          <w:p>
            <w:pPr>
              <w:jc w:val="center"/>
              <w:rPr>
                <w:sz w:val="21"/>
                <w:szCs w:val="21"/>
              </w:rPr>
            </w:pPr>
            <w:r>
              <w:t>XS095</w:t>
            </w:r>
          </w:p>
        </w:tc>
        <w:tc>
          <w:tcPr>
            <w:tcW w:w="1491" w:type="dxa"/>
            <w:vAlign w:val="center"/>
          </w:tcPr>
          <w:p>
            <w:pPr>
              <w:jc w:val="center"/>
              <w:rPr>
                <w:sz w:val="21"/>
                <w:szCs w:val="21"/>
              </w:rPr>
            </w:pPr>
            <w:r>
              <w:t>Group_23_RTTTC_run_STATUS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P20W31~W34B7</w:t>
            </w:r>
          </w:p>
        </w:tc>
        <w:tc>
          <w:tcPr>
            <w:tcW w:w="1196" w:type="dxa"/>
            <w:vAlign w:val="center"/>
          </w:tcPr>
          <w:p>
            <w:pPr>
              <w:jc w:val="center"/>
              <w:rPr>
                <w:sz w:val="21"/>
                <w:szCs w:val="21"/>
              </w:rPr>
            </w:pPr>
            <w:r>
              <w:t>XS096</w:t>
            </w:r>
          </w:p>
        </w:tc>
        <w:tc>
          <w:tcPr>
            <w:tcW w:w="1491" w:type="dxa"/>
            <w:vAlign w:val="center"/>
          </w:tcPr>
          <w:p>
            <w:pPr>
              <w:jc w:val="center"/>
              <w:rPr>
                <w:sz w:val="21"/>
                <w:szCs w:val="21"/>
              </w:rPr>
            </w:pPr>
            <w:r>
              <w:t>Group_24_RTTTC_run_STATUS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P20W31~W34B6</w:t>
            </w:r>
          </w:p>
        </w:tc>
        <w:tc>
          <w:tcPr>
            <w:tcW w:w="1196" w:type="dxa"/>
            <w:vAlign w:val="center"/>
          </w:tcPr>
          <w:p>
            <w:pPr>
              <w:jc w:val="center"/>
              <w:rPr>
                <w:sz w:val="21"/>
                <w:szCs w:val="21"/>
              </w:rPr>
            </w:pPr>
            <w:r>
              <w:t>XS097</w:t>
            </w:r>
          </w:p>
        </w:tc>
        <w:tc>
          <w:tcPr>
            <w:tcW w:w="1491" w:type="dxa"/>
            <w:vAlign w:val="center"/>
          </w:tcPr>
          <w:p>
            <w:pPr>
              <w:jc w:val="center"/>
              <w:rPr>
                <w:sz w:val="21"/>
                <w:szCs w:val="21"/>
              </w:rPr>
            </w:pPr>
            <w:r>
              <w:t>Group_25_RTTTC_run_STATUS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P20W31~W34B5</w:t>
            </w:r>
          </w:p>
        </w:tc>
        <w:tc>
          <w:tcPr>
            <w:tcW w:w="1196" w:type="dxa"/>
            <w:vAlign w:val="center"/>
          </w:tcPr>
          <w:p>
            <w:pPr>
              <w:jc w:val="center"/>
              <w:rPr>
                <w:sz w:val="21"/>
                <w:szCs w:val="21"/>
              </w:rPr>
            </w:pPr>
            <w:r>
              <w:t>XS098</w:t>
            </w:r>
          </w:p>
        </w:tc>
        <w:tc>
          <w:tcPr>
            <w:tcW w:w="1491" w:type="dxa"/>
            <w:vAlign w:val="center"/>
          </w:tcPr>
          <w:p>
            <w:pPr>
              <w:jc w:val="center"/>
              <w:rPr>
                <w:sz w:val="21"/>
                <w:szCs w:val="21"/>
              </w:rPr>
            </w:pPr>
            <w:r>
              <w:t>Group_26_RTTTC_run_STATUS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P20W31~W34B4</w:t>
            </w:r>
          </w:p>
        </w:tc>
        <w:tc>
          <w:tcPr>
            <w:tcW w:w="1196" w:type="dxa"/>
            <w:vAlign w:val="center"/>
          </w:tcPr>
          <w:p>
            <w:pPr>
              <w:jc w:val="center"/>
              <w:rPr>
                <w:sz w:val="21"/>
                <w:szCs w:val="21"/>
              </w:rPr>
            </w:pPr>
            <w:r>
              <w:t>XS099</w:t>
            </w:r>
          </w:p>
        </w:tc>
        <w:tc>
          <w:tcPr>
            <w:tcW w:w="1491" w:type="dxa"/>
            <w:vAlign w:val="center"/>
          </w:tcPr>
          <w:p>
            <w:pPr>
              <w:jc w:val="center"/>
              <w:rPr>
                <w:sz w:val="21"/>
                <w:szCs w:val="21"/>
              </w:rPr>
            </w:pPr>
            <w:r>
              <w:t>Group_27_RTTTC_run_STATUS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P20W31~W34B3</w:t>
            </w:r>
          </w:p>
        </w:tc>
        <w:tc>
          <w:tcPr>
            <w:tcW w:w="1196" w:type="dxa"/>
            <w:vAlign w:val="center"/>
          </w:tcPr>
          <w:p>
            <w:pPr>
              <w:jc w:val="center"/>
              <w:rPr>
                <w:sz w:val="21"/>
                <w:szCs w:val="21"/>
              </w:rPr>
            </w:pPr>
            <w:r>
              <w:t>XS100</w:t>
            </w:r>
          </w:p>
        </w:tc>
        <w:tc>
          <w:tcPr>
            <w:tcW w:w="1491" w:type="dxa"/>
            <w:vAlign w:val="center"/>
          </w:tcPr>
          <w:p>
            <w:pPr>
              <w:jc w:val="center"/>
              <w:rPr>
                <w:sz w:val="21"/>
                <w:szCs w:val="21"/>
              </w:rPr>
            </w:pPr>
            <w:r>
              <w:t>Group_28_RTTTC_run_STATUS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P20W31~W34B2</w:t>
            </w:r>
          </w:p>
        </w:tc>
        <w:tc>
          <w:tcPr>
            <w:tcW w:w="1196" w:type="dxa"/>
            <w:vAlign w:val="center"/>
          </w:tcPr>
          <w:p>
            <w:pPr>
              <w:jc w:val="center"/>
              <w:rPr>
                <w:sz w:val="21"/>
                <w:szCs w:val="21"/>
              </w:rPr>
            </w:pPr>
            <w:r>
              <w:t>XS101</w:t>
            </w:r>
          </w:p>
        </w:tc>
        <w:tc>
          <w:tcPr>
            <w:tcW w:w="1491" w:type="dxa"/>
            <w:vAlign w:val="center"/>
          </w:tcPr>
          <w:p>
            <w:pPr>
              <w:jc w:val="center"/>
              <w:rPr>
                <w:sz w:val="21"/>
                <w:szCs w:val="21"/>
              </w:rPr>
            </w:pPr>
            <w:r>
              <w:t>Group_29_RTTTC_run_STATUS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P20W31~W34B1</w:t>
            </w:r>
          </w:p>
        </w:tc>
        <w:tc>
          <w:tcPr>
            <w:tcW w:w="1196" w:type="dxa"/>
            <w:vAlign w:val="center"/>
          </w:tcPr>
          <w:p>
            <w:pPr>
              <w:jc w:val="center"/>
              <w:rPr>
                <w:sz w:val="21"/>
                <w:szCs w:val="21"/>
              </w:rPr>
            </w:pPr>
            <w:r>
              <w:t>XS102</w:t>
            </w:r>
          </w:p>
        </w:tc>
        <w:tc>
          <w:tcPr>
            <w:tcW w:w="1491" w:type="dxa"/>
            <w:vAlign w:val="center"/>
          </w:tcPr>
          <w:p>
            <w:pPr>
              <w:jc w:val="center"/>
              <w:rPr>
                <w:sz w:val="21"/>
                <w:szCs w:val="21"/>
              </w:rPr>
            </w:pPr>
            <w:r>
              <w:t>Group_30_RTTTC_run_STATUS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P20W31~W34B0</w:t>
            </w:r>
          </w:p>
        </w:tc>
        <w:tc>
          <w:tcPr>
            <w:tcW w:w="1196" w:type="dxa"/>
            <w:vAlign w:val="center"/>
          </w:tcPr>
          <w:p>
            <w:pPr>
              <w:jc w:val="center"/>
              <w:rPr>
                <w:sz w:val="21"/>
                <w:szCs w:val="21"/>
              </w:rPr>
            </w:pPr>
            <w:r>
              <w:t>XS103</w:t>
            </w:r>
          </w:p>
        </w:tc>
        <w:tc>
          <w:tcPr>
            <w:tcW w:w="1491" w:type="dxa"/>
            <w:vAlign w:val="center"/>
          </w:tcPr>
          <w:p>
            <w:pPr>
              <w:jc w:val="center"/>
              <w:rPr>
                <w:sz w:val="21"/>
                <w:szCs w:val="21"/>
              </w:rPr>
            </w:pPr>
            <w:r>
              <w:t>Group_31_RTTTC_run_STATUS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1:running;0:stop</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P20W35B7~B4</w:t>
            </w:r>
          </w:p>
        </w:tc>
        <w:tc>
          <w:tcPr>
            <w:tcW w:w="1196" w:type="dxa"/>
            <w:vAlign w:val="center"/>
          </w:tcPr>
          <w:p>
            <w:pPr>
              <w:jc w:val="center"/>
              <w:rPr>
                <w:sz w:val="21"/>
                <w:szCs w:val="21"/>
              </w:rPr>
            </w:pPr>
            <w:r>
              <w:t>XS104</w:t>
            </w:r>
          </w:p>
        </w:tc>
        <w:tc>
          <w:tcPr>
            <w:tcW w:w="1491" w:type="dxa"/>
            <w:vAlign w:val="center"/>
          </w:tcPr>
          <w:p>
            <w:pPr>
              <w:jc w:val="center"/>
              <w:rPr>
                <w:sz w:val="21"/>
                <w:szCs w:val="21"/>
              </w:rPr>
            </w:pPr>
            <w:r>
              <w:t>CAN_Bus_A_Reset_COUNTER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P20W35B3~B0</w:t>
            </w:r>
          </w:p>
        </w:tc>
        <w:tc>
          <w:tcPr>
            <w:tcW w:w="1196" w:type="dxa"/>
            <w:vAlign w:val="center"/>
          </w:tcPr>
          <w:p>
            <w:pPr>
              <w:jc w:val="center"/>
              <w:rPr>
                <w:sz w:val="21"/>
                <w:szCs w:val="21"/>
              </w:rPr>
            </w:pPr>
            <w:r>
              <w:t>XS105</w:t>
            </w:r>
          </w:p>
        </w:tc>
        <w:tc>
          <w:tcPr>
            <w:tcW w:w="1491" w:type="dxa"/>
            <w:vAlign w:val="center"/>
          </w:tcPr>
          <w:p>
            <w:pPr>
              <w:jc w:val="center"/>
              <w:rPr>
                <w:sz w:val="21"/>
                <w:szCs w:val="21"/>
              </w:rPr>
            </w:pPr>
            <w:r>
              <w:t>CAN_Bus_B_Reset_COUNTER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P20W36B7~B4</w:t>
            </w:r>
          </w:p>
        </w:tc>
        <w:tc>
          <w:tcPr>
            <w:tcW w:w="1196" w:type="dxa"/>
            <w:vAlign w:val="center"/>
          </w:tcPr>
          <w:p>
            <w:pPr>
              <w:jc w:val="center"/>
              <w:rPr>
                <w:sz w:val="21"/>
                <w:szCs w:val="21"/>
              </w:rPr>
            </w:pPr>
            <w:r>
              <w:t>XS106</w:t>
            </w:r>
          </w:p>
        </w:tc>
        <w:tc>
          <w:tcPr>
            <w:tcW w:w="1491" w:type="dxa"/>
            <w:vAlign w:val="center"/>
          </w:tcPr>
          <w:p>
            <w:pPr>
              <w:jc w:val="center"/>
              <w:rPr>
                <w:sz w:val="21"/>
                <w:szCs w:val="21"/>
              </w:rPr>
            </w:pPr>
            <w:r>
              <w:t>CAN_Bus_A_Stauts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0:normal;1:error;2:offline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P20W36B3~B0</w:t>
            </w:r>
          </w:p>
        </w:tc>
        <w:tc>
          <w:tcPr>
            <w:tcW w:w="1196" w:type="dxa"/>
            <w:vAlign w:val="center"/>
          </w:tcPr>
          <w:p>
            <w:pPr>
              <w:jc w:val="center"/>
              <w:rPr>
                <w:sz w:val="21"/>
                <w:szCs w:val="21"/>
              </w:rPr>
            </w:pPr>
            <w:r>
              <w:t>XS107</w:t>
            </w:r>
          </w:p>
        </w:tc>
        <w:tc>
          <w:tcPr>
            <w:tcW w:w="1491" w:type="dxa"/>
            <w:vAlign w:val="center"/>
          </w:tcPr>
          <w:p>
            <w:pPr>
              <w:jc w:val="center"/>
              <w:rPr>
                <w:sz w:val="21"/>
                <w:szCs w:val="21"/>
              </w:rPr>
            </w:pPr>
            <w:r>
              <w:t>CAN_Bus_B_Stauts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0:normsl;1:error;2:offline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P20W37~W38</w:t>
            </w:r>
          </w:p>
        </w:tc>
        <w:tc>
          <w:tcPr>
            <w:tcW w:w="1196" w:type="dxa"/>
            <w:vAlign w:val="center"/>
          </w:tcPr>
          <w:p>
            <w:pPr>
              <w:jc w:val="center"/>
              <w:rPr>
                <w:sz w:val="21"/>
                <w:szCs w:val="21"/>
              </w:rPr>
            </w:pPr>
            <w:r>
              <w:t>XS108</w:t>
            </w:r>
          </w:p>
        </w:tc>
        <w:tc>
          <w:tcPr>
            <w:tcW w:w="1491" w:type="dxa"/>
            <w:vAlign w:val="center"/>
          </w:tcPr>
          <w:p>
            <w:pPr>
              <w:jc w:val="center"/>
              <w:rPr>
                <w:sz w:val="21"/>
                <w:szCs w:val="21"/>
              </w:rPr>
            </w:pPr>
            <w:r>
              <w:t>&lt;Communication_Safety_Mode_Status&gt;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P20W37~W38B15~B7</w:t>
            </w:r>
          </w:p>
        </w:tc>
        <w:tc>
          <w:tcPr>
            <w:tcW w:w="1196" w:type="dxa"/>
            <w:vAlign w:val="center"/>
          </w:tcPr>
          <w:p>
            <w:pPr>
              <w:jc w:val="center"/>
              <w:rPr>
                <w:sz w:val="21"/>
                <w:szCs w:val="21"/>
              </w:rPr>
            </w:pPr>
            <w:r>
              <w:t>XS109</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P20W37~W38B6</w:t>
            </w:r>
          </w:p>
        </w:tc>
        <w:tc>
          <w:tcPr>
            <w:tcW w:w="1196" w:type="dxa"/>
            <w:vAlign w:val="center"/>
          </w:tcPr>
          <w:p>
            <w:pPr>
              <w:jc w:val="center"/>
              <w:rPr>
                <w:sz w:val="21"/>
                <w:szCs w:val="21"/>
              </w:rPr>
            </w:pPr>
            <w:r>
              <w:t>XS110</w:t>
            </w:r>
          </w:p>
        </w:tc>
        <w:tc>
          <w:tcPr>
            <w:tcW w:w="1491" w:type="dxa"/>
            <w:vAlign w:val="center"/>
          </w:tcPr>
          <w:p>
            <w:pPr>
              <w:jc w:val="center"/>
              <w:rPr>
                <w:sz w:val="21"/>
                <w:szCs w:val="21"/>
              </w:rPr>
            </w:pPr>
            <w:r>
              <w:t>GPS_Communication_Safety_Mode_Status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P20W37~W38B5</w:t>
            </w:r>
          </w:p>
        </w:tc>
        <w:tc>
          <w:tcPr>
            <w:tcW w:w="1196" w:type="dxa"/>
            <w:vAlign w:val="center"/>
          </w:tcPr>
          <w:p>
            <w:pPr>
              <w:jc w:val="center"/>
              <w:rPr>
                <w:sz w:val="21"/>
                <w:szCs w:val="21"/>
              </w:rPr>
            </w:pPr>
            <w:r>
              <w:t>XS111</w:t>
            </w:r>
          </w:p>
        </w:tc>
        <w:tc>
          <w:tcPr>
            <w:tcW w:w="1491" w:type="dxa"/>
            <w:vAlign w:val="center"/>
          </w:tcPr>
          <w:p>
            <w:pPr>
              <w:jc w:val="center"/>
              <w:rPr>
                <w:sz w:val="21"/>
                <w:szCs w:val="21"/>
              </w:rPr>
            </w:pPr>
            <w:r>
              <w:t>Battery_Subcomputer_Communication_Safety_Mode_Status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P20W37~W38B4</w:t>
            </w:r>
          </w:p>
        </w:tc>
        <w:tc>
          <w:tcPr>
            <w:tcW w:w="1196" w:type="dxa"/>
            <w:vAlign w:val="center"/>
          </w:tcPr>
          <w:p>
            <w:pPr>
              <w:jc w:val="center"/>
              <w:rPr>
                <w:sz w:val="21"/>
                <w:szCs w:val="21"/>
              </w:rPr>
            </w:pPr>
            <w:r>
              <w:t>XS112</w:t>
            </w:r>
          </w:p>
        </w:tc>
        <w:tc>
          <w:tcPr>
            <w:tcW w:w="1491" w:type="dxa"/>
            <w:vAlign w:val="center"/>
          </w:tcPr>
          <w:p>
            <w:pPr>
              <w:jc w:val="center"/>
              <w:rPr>
                <w:sz w:val="21"/>
                <w:szCs w:val="21"/>
              </w:rPr>
            </w:pPr>
            <w:r>
              <w:t>TCU_Communication_Safety_Mode_Status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P20W37~W38B3</w:t>
            </w:r>
          </w:p>
        </w:tc>
        <w:tc>
          <w:tcPr>
            <w:tcW w:w="1196" w:type="dxa"/>
            <w:vAlign w:val="center"/>
          </w:tcPr>
          <w:p>
            <w:pPr>
              <w:jc w:val="center"/>
              <w:rPr>
                <w:sz w:val="21"/>
                <w:szCs w:val="21"/>
              </w:rPr>
            </w:pPr>
            <w:r>
              <w:t>XS113</w:t>
            </w:r>
          </w:p>
        </w:tc>
        <w:tc>
          <w:tcPr>
            <w:tcW w:w="1491" w:type="dxa"/>
            <w:vAlign w:val="center"/>
          </w:tcPr>
          <w:p>
            <w:pPr>
              <w:jc w:val="center"/>
              <w:rPr>
                <w:sz w:val="21"/>
                <w:szCs w:val="21"/>
              </w:rPr>
            </w:pPr>
            <w:r>
              <w:t>Responder_B_Communication_Safety_Mode_Status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P20W37~W38B2</w:t>
            </w:r>
          </w:p>
        </w:tc>
        <w:tc>
          <w:tcPr>
            <w:tcW w:w="1196" w:type="dxa"/>
            <w:vAlign w:val="center"/>
          </w:tcPr>
          <w:p>
            <w:pPr>
              <w:jc w:val="center"/>
              <w:rPr>
                <w:sz w:val="21"/>
                <w:szCs w:val="21"/>
              </w:rPr>
            </w:pPr>
            <w:r>
              <w:t>XS114</w:t>
            </w:r>
          </w:p>
        </w:tc>
        <w:tc>
          <w:tcPr>
            <w:tcW w:w="1491" w:type="dxa"/>
            <w:vAlign w:val="center"/>
          </w:tcPr>
          <w:p>
            <w:pPr>
              <w:jc w:val="center"/>
              <w:rPr>
                <w:sz w:val="21"/>
                <w:szCs w:val="21"/>
              </w:rPr>
            </w:pPr>
            <w:r>
              <w:t>AOCC_Communication_Safety_Mode_Status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P20W37~W38B1</w:t>
            </w:r>
          </w:p>
        </w:tc>
        <w:tc>
          <w:tcPr>
            <w:tcW w:w="1196" w:type="dxa"/>
            <w:vAlign w:val="center"/>
          </w:tcPr>
          <w:p>
            <w:pPr>
              <w:jc w:val="center"/>
              <w:rPr>
                <w:sz w:val="21"/>
                <w:szCs w:val="21"/>
              </w:rPr>
            </w:pPr>
            <w:r>
              <w:t>XS115</w:t>
            </w:r>
          </w:p>
        </w:tc>
        <w:tc>
          <w:tcPr>
            <w:tcW w:w="1491" w:type="dxa"/>
            <w:vAlign w:val="center"/>
          </w:tcPr>
          <w:p>
            <w:pPr>
              <w:jc w:val="center"/>
              <w:rPr>
                <w:sz w:val="21"/>
                <w:szCs w:val="21"/>
              </w:rPr>
            </w:pPr>
            <w:r>
              <w:t>PCU_Communication_Safety_Mode_Status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P20W37~W38B0</w:t>
            </w:r>
          </w:p>
        </w:tc>
        <w:tc>
          <w:tcPr>
            <w:tcW w:w="1196" w:type="dxa"/>
            <w:vAlign w:val="center"/>
          </w:tcPr>
          <w:p>
            <w:pPr>
              <w:jc w:val="center"/>
              <w:rPr>
                <w:sz w:val="21"/>
                <w:szCs w:val="21"/>
              </w:rPr>
            </w:pPr>
            <w:r>
              <w:t>XS116</w:t>
            </w:r>
          </w:p>
        </w:tc>
        <w:tc>
          <w:tcPr>
            <w:tcW w:w="1491" w:type="dxa"/>
            <w:vAlign w:val="center"/>
          </w:tcPr>
          <w:p>
            <w:pPr>
              <w:jc w:val="center"/>
              <w:rPr>
                <w:sz w:val="21"/>
                <w:szCs w:val="21"/>
              </w:rPr>
            </w:pPr>
            <w:r>
              <w:t>Responder_A_Communication_Safety_Mode_Status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P20W39~W40</w:t>
            </w:r>
          </w:p>
        </w:tc>
        <w:tc>
          <w:tcPr>
            <w:tcW w:w="1196" w:type="dxa"/>
            <w:vAlign w:val="center"/>
          </w:tcPr>
          <w:p>
            <w:pPr>
              <w:jc w:val="center"/>
              <w:rPr>
                <w:sz w:val="21"/>
                <w:szCs w:val="21"/>
              </w:rPr>
            </w:pPr>
            <w:r>
              <w:t>XS117</w:t>
            </w:r>
          </w:p>
        </w:tc>
        <w:tc>
          <w:tcPr>
            <w:tcW w:w="1491" w:type="dxa"/>
            <w:vAlign w:val="center"/>
          </w:tcPr>
          <w:p>
            <w:pPr>
              <w:jc w:val="center"/>
              <w:rPr>
                <w:sz w:val="21"/>
                <w:szCs w:val="21"/>
              </w:rPr>
            </w:pPr>
            <w:r>
              <w:t>&lt;Other_Safety_Mode_Status&gt;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P20W39~W40B15~B11</w:t>
            </w:r>
          </w:p>
        </w:tc>
        <w:tc>
          <w:tcPr>
            <w:tcW w:w="1196" w:type="dxa"/>
            <w:vAlign w:val="center"/>
          </w:tcPr>
          <w:p>
            <w:pPr>
              <w:jc w:val="center"/>
              <w:rPr>
                <w:sz w:val="21"/>
                <w:szCs w:val="21"/>
              </w:rPr>
            </w:pPr>
            <w:r>
              <w:t>XS118</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P20W39~W40B10</w:t>
            </w:r>
          </w:p>
        </w:tc>
        <w:tc>
          <w:tcPr>
            <w:tcW w:w="1196" w:type="dxa"/>
            <w:vAlign w:val="center"/>
          </w:tcPr>
          <w:p>
            <w:pPr>
              <w:jc w:val="center"/>
              <w:rPr>
                <w:sz w:val="21"/>
                <w:szCs w:val="21"/>
              </w:rPr>
            </w:pPr>
            <w:r>
              <w:t>XS119</w:t>
            </w:r>
          </w:p>
        </w:tc>
        <w:tc>
          <w:tcPr>
            <w:tcW w:w="1491" w:type="dxa"/>
            <w:vAlign w:val="center"/>
          </w:tcPr>
          <w:p>
            <w:pPr>
              <w:jc w:val="center"/>
              <w:rPr>
                <w:sz w:val="21"/>
                <w:szCs w:val="21"/>
              </w:rPr>
            </w:pPr>
            <w:r>
              <w:t>Phased_array_antenna_working_timeout_Safety_Mode_Status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P20W39~W40B9</w:t>
            </w:r>
          </w:p>
        </w:tc>
        <w:tc>
          <w:tcPr>
            <w:tcW w:w="1196" w:type="dxa"/>
            <w:vAlign w:val="center"/>
          </w:tcPr>
          <w:p>
            <w:pPr>
              <w:jc w:val="center"/>
              <w:rPr>
                <w:sz w:val="21"/>
                <w:szCs w:val="21"/>
              </w:rPr>
            </w:pPr>
            <w:r>
              <w:t>XS120</w:t>
            </w:r>
          </w:p>
        </w:tc>
        <w:tc>
          <w:tcPr>
            <w:tcW w:w="1491" w:type="dxa"/>
            <w:vAlign w:val="center"/>
          </w:tcPr>
          <w:p>
            <w:pPr>
              <w:jc w:val="center"/>
              <w:rPr>
                <w:sz w:val="21"/>
                <w:szCs w:val="21"/>
              </w:rPr>
            </w:pPr>
            <w:r>
              <w:t>Phased_array_antenna_temperature_Safety_Mode_Status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P20W39~W40B8</w:t>
            </w:r>
          </w:p>
        </w:tc>
        <w:tc>
          <w:tcPr>
            <w:tcW w:w="1196" w:type="dxa"/>
            <w:vAlign w:val="center"/>
          </w:tcPr>
          <w:p>
            <w:pPr>
              <w:jc w:val="center"/>
              <w:rPr>
                <w:sz w:val="21"/>
                <w:szCs w:val="21"/>
              </w:rPr>
            </w:pPr>
            <w:r>
              <w:t>XS121</w:t>
            </w:r>
          </w:p>
        </w:tc>
        <w:tc>
          <w:tcPr>
            <w:tcW w:w="1491" w:type="dxa"/>
            <w:vAlign w:val="center"/>
          </w:tcPr>
          <w:p>
            <w:pPr>
              <w:jc w:val="center"/>
              <w:rPr>
                <w:sz w:val="21"/>
                <w:szCs w:val="21"/>
              </w:rPr>
            </w:pPr>
            <w:r>
              <w:t>CCD_temperature_Safety_Mode_Status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122</w:t>
            </w:r>
          </w:p>
        </w:tc>
        <w:tc>
          <w:tcPr>
            <w:tcW w:w="999" w:type="dxa"/>
            <w:vAlign w:val="center"/>
          </w:tcPr>
          <w:p>
            <w:pPr>
              <w:jc w:val="center"/>
              <w:rPr>
                <w:sz w:val="21"/>
                <w:szCs w:val="21"/>
              </w:rPr>
            </w:pPr>
            <w:r>
              <w:t>P20W39~W40B7</w:t>
            </w:r>
          </w:p>
        </w:tc>
        <w:tc>
          <w:tcPr>
            <w:tcW w:w="1196" w:type="dxa"/>
            <w:vAlign w:val="center"/>
          </w:tcPr>
          <w:p>
            <w:pPr>
              <w:jc w:val="center"/>
              <w:rPr>
                <w:sz w:val="21"/>
                <w:szCs w:val="21"/>
              </w:rPr>
            </w:pPr>
            <w:r>
              <w:t>XS122</w:t>
            </w:r>
          </w:p>
        </w:tc>
        <w:tc>
          <w:tcPr>
            <w:tcW w:w="1491" w:type="dxa"/>
            <w:vAlign w:val="center"/>
          </w:tcPr>
          <w:p>
            <w:pPr>
              <w:jc w:val="center"/>
              <w:rPr>
                <w:sz w:val="21"/>
                <w:szCs w:val="21"/>
              </w:rPr>
            </w:pPr>
            <w:r>
              <w:t>Energy_protect_Safety_Mode(_triggered_by_TCU)_Status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123</w:t>
            </w:r>
          </w:p>
        </w:tc>
        <w:tc>
          <w:tcPr>
            <w:tcW w:w="999" w:type="dxa"/>
            <w:vAlign w:val="center"/>
          </w:tcPr>
          <w:p>
            <w:pPr>
              <w:jc w:val="center"/>
              <w:rPr>
                <w:sz w:val="21"/>
                <w:szCs w:val="21"/>
              </w:rPr>
            </w:pPr>
            <w:r>
              <w:t>P20W39~W40B6</w:t>
            </w:r>
          </w:p>
        </w:tc>
        <w:tc>
          <w:tcPr>
            <w:tcW w:w="1196" w:type="dxa"/>
            <w:vAlign w:val="center"/>
          </w:tcPr>
          <w:p>
            <w:pPr>
              <w:jc w:val="center"/>
              <w:rPr>
                <w:sz w:val="21"/>
                <w:szCs w:val="21"/>
              </w:rPr>
            </w:pPr>
            <w:r>
              <w:t>XS123</w:t>
            </w:r>
          </w:p>
        </w:tc>
        <w:tc>
          <w:tcPr>
            <w:tcW w:w="1491" w:type="dxa"/>
            <w:vAlign w:val="center"/>
          </w:tcPr>
          <w:p>
            <w:pPr>
              <w:jc w:val="center"/>
              <w:rPr>
                <w:sz w:val="21"/>
                <w:szCs w:val="21"/>
              </w:rPr>
            </w:pPr>
            <w:r>
              <w:t>Energy_warning_Safety_Mode_2_Status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124</w:t>
            </w:r>
          </w:p>
        </w:tc>
        <w:tc>
          <w:tcPr>
            <w:tcW w:w="999" w:type="dxa"/>
            <w:vAlign w:val="center"/>
          </w:tcPr>
          <w:p>
            <w:pPr>
              <w:jc w:val="center"/>
              <w:rPr>
                <w:sz w:val="21"/>
                <w:szCs w:val="21"/>
              </w:rPr>
            </w:pPr>
            <w:r>
              <w:t>P20W39~W40B5</w:t>
            </w:r>
          </w:p>
        </w:tc>
        <w:tc>
          <w:tcPr>
            <w:tcW w:w="1196" w:type="dxa"/>
            <w:vAlign w:val="center"/>
          </w:tcPr>
          <w:p>
            <w:pPr>
              <w:jc w:val="center"/>
              <w:rPr>
                <w:sz w:val="21"/>
                <w:szCs w:val="21"/>
              </w:rPr>
            </w:pPr>
            <w:r>
              <w:t>XS124</w:t>
            </w:r>
          </w:p>
        </w:tc>
        <w:tc>
          <w:tcPr>
            <w:tcW w:w="1491" w:type="dxa"/>
            <w:vAlign w:val="center"/>
          </w:tcPr>
          <w:p>
            <w:pPr>
              <w:jc w:val="center"/>
              <w:rPr>
                <w:sz w:val="21"/>
                <w:szCs w:val="21"/>
              </w:rPr>
            </w:pPr>
            <w:r>
              <w:t>Energy_warning_Safety_Mode_1_Status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125</w:t>
            </w:r>
          </w:p>
        </w:tc>
        <w:tc>
          <w:tcPr>
            <w:tcW w:w="999" w:type="dxa"/>
            <w:vAlign w:val="center"/>
          </w:tcPr>
          <w:p>
            <w:pPr>
              <w:jc w:val="center"/>
              <w:rPr>
                <w:sz w:val="21"/>
                <w:szCs w:val="21"/>
              </w:rPr>
            </w:pPr>
            <w:r>
              <w:t>P20W39~W40B4</w:t>
            </w:r>
          </w:p>
        </w:tc>
        <w:tc>
          <w:tcPr>
            <w:tcW w:w="1196" w:type="dxa"/>
            <w:vAlign w:val="center"/>
          </w:tcPr>
          <w:p>
            <w:pPr>
              <w:jc w:val="center"/>
              <w:rPr>
                <w:sz w:val="21"/>
                <w:szCs w:val="21"/>
              </w:rPr>
            </w:pPr>
            <w:r>
              <w:t>XS125</w:t>
            </w:r>
          </w:p>
        </w:tc>
        <w:tc>
          <w:tcPr>
            <w:tcW w:w="1491" w:type="dxa"/>
            <w:vAlign w:val="center"/>
          </w:tcPr>
          <w:p>
            <w:pPr>
              <w:jc w:val="center"/>
              <w:rPr>
                <w:sz w:val="21"/>
                <w:szCs w:val="21"/>
              </w:rPr>
            </w:pPr>
            <w:r>
              <w:t>AOCS_Stop_Control_Safety_Mode_Status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126</w:t>
            </w:r>
          </w:p>
        </w:tc>
        <w:tc>
          <w:tcPr>
            <w:tcW w:w="999" w:type="dxa"/>
            <w:vAlign w:val="center"/>
          </w:tcPr>
          <w:p>
            <w:pPr>
              <w:jc w:val="center"/>
              <w:rPr>
                <w:sz w:val="21"/>
                <w:szCs w:val="21"/>
              </w:rPr>
            </w:pPr>
            <w:r>
              <w:t>P20W39~W40B3</w:t>
            </w:r>
          </w:p>
        </w:tc>
        <w:tc>
          <w:tcPr>
            <w:tcW w:w="1196" w:type="dxa"/>
            <w:vAlign w:val="center"/>
          </w:tcPr>
          <w:p>
            <w:pPr>
              <w:jc w:val="center"/>
              <w:rPr>
                <w:sz w:val="21"/>
                <w:szCs w:val="21"/>
              </w:rPr>
            </w:pPr>
            <w:r>
              <w:t>XS126</w:t>
            </w:r>
          </w:p>
        </w:tc>
        <w:tc>
          <w:tcPr>
            <w:tcW w:w="1491" w:type="dxa"/>
            <w:vAlign w:val="center"/>
          </w:tcPr>
          <w:p>
            <w:pPr>
              <w:jc w:val="center"/>
              <w:rPr>
                <w:sz w:val="21"/>
                <w:szCs w:val="21"/>
              </w:rPr>
            </w:pPr>
            <w:r>
              <w:t>AOCS_Global_Attitude_Acquisition_Safety_Mode_Status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127</w:t>
            </w:r>
          </w:p>
        </w:tc>
        <w:tc>
          <w:tcPr>
            <w:tcW w:w="999" w:type="dxa"/>
            <w:vAlign w:val="center"/>
          </w:tcPr>
          <w:p>
            <w:pPr>
              <w:jc w:val="center"/>
              <w:rPr>
                <w:sz w:val="21"/>
                <w:szCs w:val="21"/>
              </w:rPr>
            </w:pPr>
            <w:r>
              <w:t>P20W39~W40B2</w:t>
            </w:r>
          </w:p>
        </w:tc>
        <w:tc>
          <w:tcPr>
            <w:tcW w:w="1196" w:type="dxa"/>
            <w:vAlign w:val="center"/>
          </w:tcPr>
          <w:p>
            <w:pPr>
              <w:jc w:val="center"/>
              <w:rPr>
                <w:sz w:val="21"/>
                <w:szCs w:val="21"/>
              </w:rPr>
            </w:pPr>
            <w:r>
              <w:t>XS127</w:t>
            </w:r>
          </w:p>
        </w:tc>
        <w:tc>
          <w:tcPr>
            <w:tcW w:w="1491" w:type="dxa"/>
            <w:vAlign w:val="center"/>
          </w:tcPr>
          <w:p>
            <w:pPr>
              <w:jc w:val="center"/>
              <w:rPr>
                <w:sz w:val="21"/>
                <w:szCs w:val="21"/>
              </w:rPr>
            </w:pPr>
            <w:r>
              <w:t>Energy_protect_Safety_Mode(_triggered_by_PCU)_Status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128</w:t>
            </w:r>
          </w:p>
        </w:tc>
        <w:tc>
          <w:tcPr>
            <w:tcW w:w="999" w:type="dxa"/>
            <w:vAlign w:val="center"/>
          </w:tcPr>
          <w:p>
            <w:pPr>
              <w:jc w:val="center"/>
              <w:rPr>
                <w:sz w:val="21"/>
                <w:szCs w:val="21"/>
              </w:rPr>
            </w:pPr>
            <w:r>
              <w:t>P20W39~W40B1</w:t>
            </w:r>
          </w:p>
        </w:tc>
        <w:tc>
          <w:tcPr>
            <w:tcW w:w="1196" w:type="dxa"/>
            <w:vAlign w:val="center"/>
          </w:tcPr>
          <w:p>
            <w:pPr>
              <w:jc w:val="center"/>
              <w:rPr>
                <w:sz w:val="21"/>
                <w:szCs w:val="21"/>
              </w:rPr>
            </w:pPr>
            <w:r>
              <w:t>XS128</w:t>
            </w:r>
          </w:p>
        </w:tc>
        <w:tc>
          <w:tcPr>
            <w:tcW w:w="1491" w:type="dxa"/>
            <w:vAlign w:val="center"/>
          </w:tcPr>
          <w:p>
            <w:pPr>
              <w:jc w:val="center"/>
              <w:rPr>
                <w:sz w:val="21"/>
                <w:szCs w:val="21"/>
              </w:rPr>
            </w:pPr>
            <w:r>
              <w:t>TTD_Check_Error_Safety_Mode_Status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129</w:t>
            </w:r>
          </w:p>
        </w:tc>
        <w:tc>
          <w:tcPr>
            <w:tcW w:w="999" w:type="dxa"/>
            <w:vAlign w:val="center"/>
          </w:tcPr>
          <w:p>
            <w:pPr>
              <w:jc w:val="center"/>
              <w:rPr>
                <w:sz w:val="21"/>
                <w:szCs w:val="21"/>
              </w:rPr>
            </w:pPr>
            <w:r>
              <w:t>P20W39~W40B0</w:t>
            </w:r>
          </w:p>
        </w:tc>
        <w:tc>
          <w:tcPr>
            <w:tcW w:w="1196" w:type="dxa"/>
            <w:vAlign w:val="center"/>
          </w:tcPr>
          <w:p>
            <w:pPr>
              <w:jc w:val="center"/>
              <w:rPr>
                <w:sz w:val="21"/>
                <w:szCs w:val="21"/>
              </w:rPr>
            </w:pPr>
            <w:r>
              <w:t>XS129</w:t>
            </w:r>
          </w:p>
        </w:tc>
        <w:tc>
          <w:tcPr>
            <w:tcW w:w="1491" w:type="dxa"/>
            <w:vAlign w:val="center"/>
          </w:tcPr>
          <w:p>
            <w:pPr>
              <w:jc w:val="center"/>
              <w:rPr>
                <w:sz w:val="21"/>
                <w:szCs w:val="21"/>
              </w:rPr>
            </w:pPr>
            <w:r>
              <w:t>TTC_Check_Error_Safety_Mode_Status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0:Normal;1:Safety_Mode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130</w:t>
            </w:r>
          </w:p>
        </w:tc>
        <w:tc>
          <w:tcPr>
            <w:tcW w:w="999" w:type="dxa"/>
            <w:vAlign w:val="center"/>
          </w:tcPr>
          <w:p>
            <w:pPr>
              <w:jc w:val="center"/>
              <w:rPr>
                <w:sz w:val="21"/>
                <w:szCs w:val="21"/>
              </w:rPr>
            </w:pPr>
            <w:r>
              <w:t>P20W41~W43</w:t>
            </w:r>
          </w:p>
        </w:tc>
        <w:tc>
          <w:tcPr>
            <w:tcW w:w="1196" w:type="dxa"/>
            <w:vAlign w:val="center"/>
          </w:tcPr>
          <w:p>
            <w:pPr>
              <w:jc w:val="center"/>
              <w:rPr>
                <w:sz w:val="21"/>
                <w:szCs w:val="21"/>
              </w:rPr>
            </w:pPr>
            <w:r>
              <w:t>XS130</w:t>
            </w:r>
          </w:p>
        </w:tc>
        <w:tc>
          <w:tcPr>
            <w:tcW w:w="1491" w:type="dxa"/>
            <w:vAlign w:val="center"/>
          </w:tcPr>
          <w:p>
            <w:pPr>
              <w:jc w:val="center"/>
              <w:rPr>
                <w:sz w:val="21"/>
                <w:szCs w:val="21"/>
              </w:rPr>
            </w:pPr>
            <w:r>
              <w:t>&lt;Safety_Mode_Settings&gt;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131</w:t>
            </w:r>
          </w:p>
        </w:tc>
        <w:tc>
          <w:tcPr>
            <w:tcW w:w="999" w:type="dxa"/>
            <w:vAlign w:val="center"/>
          </w:tcPr>
          <w:p>
            <w:pPr>
              <w:jc w:val="center"/>
              <w:rPr>
                <w:sz w:val="21"/>
                <w:szCs w:val="21"/>
              </w:rPr>
            </w:pPr>
            <w:r>
              <w:t>P20W41~W43B23~B8</w:t>
            </w:r>
          </w:p>
        </w:tc>
        <w:tc>
          <w:tcPr>
            <w:tcW w:w="1196" w:type="dxa"/>
            <w:vAlign w:val="center"/>
          </w:tcPr>
          <w:p>
            <w:pPr>
              <w:jc w:val="center"/>
              <w:rPr>
                <w:sz w:val="21"/>
                <w:szCs w:val="21"/>
              </w:rPr>
            </w:pPr>
            <w:r>
              <w:t>XS131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132</w:t>
            </w:r>
          </w:p>
        </w:tc>
        <w:tc>
          <w:tcPr>
            <w:tcW w:w="999" w:type="dxa"/>
            <w:vAlign w:val="center"/>
          </w:tcPr>
          <w:p>
            <w:pPr>
              <w:jc w:val="center"/>
              <w:rPr>
                <w:sz w:val="21"/>
                <w:szCs w:val="21"/>
              </w:rPr>
            </w:pPr>
            <w:r>
              <w:t>P20W41~W43B7</w:t>
            </w:r>
          </w:p>
        </w:tc>
        <w:tc>
          <w:tcPr>
            <w:tcW w:w="1196" w:type="dxa"/>
            <w:vAlign w:val="center"/>
          </w:tcPr>
          <w:p>
            <w:pPr>
              <w:jc w:val="center"/>
              <w:rPr>
                <w:sz w:val="21"/>
                <w:szCs w:val="21"/>
              </w:rPr>
            </w:pPr>
            <w:r>
              <w:t>XS132</w:t>
            </w:r>
          </w:p>
        </w:tc>
        <w:tc>
          <w:tcPr>
            <w:tcW w:w="1491" w:type="dxa"/>
            <w:vAlign w:val="center"/>
          </w:tcPr>
          <w:p>
            <w:pPr>
              <w:jc w:val="center"/>
              <w:rPr>
                <w:sz w:val="21"/>
                <w:szCs w:val="21"/>
              </w:rPr>
            </w:pPr>
            <w:r>
              <w:t>Safety_Mode_Task_ENABLE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0:Disabled;1:Enabled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133</w:t>
            </w:r>
          </w:p>
        </w:tc>
        <w:tc>
          <w:tcPr>
            <w:tcW w:w="999" w:type="dxa"/>
            <w:vAlign w:val="center"/>
          </w:tcPr>
          <w:p>
            <w:pPr>
              <w:jc w:val="center"/>
              <w:rPr>
                <w:sz w:val="21"/>
                <w:szCs w:val="21"/>
              </w:rPr>
            </w:pPr>
            <w:r>
              <w:t>P20W41~W43B6</w:t>
            </w:r>
          </w:p>
        </w:tc>
        <w:tc>
          <w:tcPr>
            <w:tcW w:w="1196" w:type="dxa"/>
            <w:vAlign w:val="center"/>
          </w:tcPr>
          <w:p>
            <w:pPr>
              <w:jc w:val="center"/>
              <w:rPr>
                <w:sz w:val="21"/>
                <w:szCs w:val="21"/>
              </w:rPr>
            </w:pPr>
            <w:r>
              <w:t>XS133</w:t>
            </w:r>
          </w:p>
        </w:tc>
        <w:tc>
          <w:tcPr>
            <w:tcW w:w="1491" w:type="dxa"/>
            <w:vAlign w:val="center"/>
          </w:tcPr>
          <w:p>
            <w:pPr>
              <w:jc w:val="center"/>
              <w:rPr>
                <w:sz w:val="21"/>
                <w:szCs w:val="21"/>
              </w:rPr>
            </w:pPr>
            <w:r>
              <w:t>Safety_Mode_Criterion_Table_Source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0:Default_Value;1:Loading_From_Flash</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134</w:t>
            </w:r>
          </w:p>
        </w:tc>
        <w:tc>
          <w:tcPr>
            <w:tcW w:w="999" w:type="dxa"/>
            <w:vAlign w:val="center"/>
          </w:tcPr>
          <w:p>
            <w:pPr>
              <w:jc w:val="center"/>
              <w:rPr>
                <w:sz w:val="21"/>
                <w:szCs w:val="21"/>
              </w:rPr>
            </w:pPr>
            <w:r>
              <w:t>P20W41~W43B5~B0</w:t>
            </w:r>
          </w:p>
        </w:tc>
        <w:tc>
          <w:tcPr>
            <w:tcW w:w="1196" w:type="dxa"/>
            <w:vAlign w:val="center"/>
          </w:tcPr>
          <w:p>
            <w:pPr>
              <w:jc w:val="center"/>
              <w:rPr>
                <w:sz w:val="21"/>
                <w:szCs w:val="21"/>
              </w:rPr>
            </w:pPr>
            <w:r>
              <w:t>XS134</w:t>
            </w:r>
          </w:p>
        </w:tc>
        <w:tc>
          <w:tcPr>
            <w:tcW w:w="1491" w:type="dxa"/>
            <w:vAlign w:val="center"/>
          </w:tcPr>
          <w:p>
            <w:pPr>
              <w:jc w:val="center"/>
              <w:rPr>
                <w:sz w:val="21"/>
                <w:szCs w:val="21"/>
              </w:rPr>
            </w:pPr>
            <w:r>
              <w:t>Safety_Mode_Criterion_Table_Status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135</w:t>
            </w:r>
          </w:p>
        </w:tc>
        <w:tc>
          <w:tcPr>
            <w:tcW w:w="999" w:type="dxa"/>
            <w:vAlign w:val="center"/>
          </w:tcPr>
          <w:p>
            <w:pPr>
              <w:jc w:val="center"/>
              <w:rPr>
                <w:sz w:val="21"/>
                <w:szCs w:val="21"/>
              </w:rPr>
            </w:pPr>
            <w:r>
              <w:t>P20W44B7</w:t>
            </w:r>
          </w:p>
        </w:tc>
        <w:tc>
          <w:tcPr>
            <w:tcW w:w="1196" w:type="dxa"/>
            <w:vAlign w:val="center"/>
          </w:tcPr>
          <w:p>
            <w:pPr>
              <w:jc w:val="center"/>
              <w:rPr>
                <w:sz w:val="21"/>
                <w:szCs w:val="21"/>
              </w:rPr>
            </w:pPr>
            <w:r>
              <w:t>XS135</w:t>
            </w:r>
          </w:p>
        </w:tc>
        <w:tc>
          <w:tcPr>
            <w:tcW w:w="1491" w:type="dxa"/>
            <w:vAlign w:val="center"/>
          </w:tcPr>
          <w:p>
            <w:pPr>
              <w:jc w:val="center"/>
              <w:rPr>
                <w:sz w:val="21"/>
                <w:szCs w:val="21"/>
              </w:rPr>
            </w:pPr>
            <w:r>
              <w:t>one_wire_ID_Init_Status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1:normal;0:error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136</w:t>
            </w:r>
          </w:p>
        </w:tc>
        <w:tc>
          <w:tcPr>
            <w:tcW w:w="999" w:type="dxa"/>
            <w:vAlign w:val="center"/>
          </w:tcPr>
          <w:p>
            <w:pPr>
              <w:jc w:val="center"/>
              <w:rPr>
                <w:sz w:val="21"/>
                <w:szCs w:val="21"/>
              </w:rPr>
            </w:pPr>
            <w:r>
              <w:t>P20W44B6</w:t>
            </w:r>
          </w:p>
        </w:tc>
        <w:tc>
          <w:tcPr>
            <w:tcW w:w="1196" w:type="dxa"/>
            <w:vAlign w:val="center"/>
          </w:tcPr>
          <w:p>
            <w:pPr>
              <w:jc w:val="center"/>
              <w:rPr>
                <w:sz w:val="21"/>
                <w:szCs w:val="21"/>
              </w:rPr>
            </w:pPr>
            <w:r>
              <w:t>XS136</w:t>
            </w:r>
          </w:p>
        </w:tc>
        <w:tc>
          <w:tcPr>
            <w:tcW w:w="1491" w:type="dxa"/>
            <w:vAlign w:val="center"/>
          </w:tcPr>
          <w:p>
            <w:pPr>
              <w:jc w:val="center"/>
              <w:rPr>
                <w:sz w:val="21"/>
                <w:szCs w:val="21"/>
              </w:rPr>
            </w:pPr>
            <w:r>
              <w:t>one_wire_sensor_power_Status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1:power_on;0:power_off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137</w:t>
            </w:r>
          </w:p>
        </w:tc>
        <w:tc>
          <w:tcPr>
            <w:tcW w:w="999" w:type="dxa"/>
            <w:vAlign w:val="center"/>
          </w:tcPr>
          <w:p>
            <w:pPr>
              <w:jc w:val="center"/>
              <w:rPr>
                <w:sz w:val="21"/>
                <w:szCs w:val="21"/>
              </w:rPr>
            </w:pPr>
            <w:r>
              <w:t>P20W44B5</w:t>
            </w:r>
          </w:p>
        </w:tc>
        <w:tc>
          <w:tcPr>
            <w:tcW w:w="1196" w:type="dxa"/>
            <w:vAlign w:val="center"/>
          </w:tcPr>
          <w:p>
            <w:pPr>
              <w:jc w:val="center"/>
              <w:rPr>
                <w:sz w:val="21"/>
                <w:szCs w:val="21"/>
              </w:rPr>
            </w:pPr>
            <w:r>
              <w:t>XS137</w:t>
            </w:r>
          </w:p>
        </w:tc>
        <w:tc>
          <w:tcPr>
            <w:tcW w:w="1491" w:type="dxa"/>
            <w:vAlign w:val="center"/>
          </w:tcPr>
          <w:p>
            <w:pPr>
              <w:jc w:val="center"/>
              <w:rPr>
                <w:sz w:val="21"/>
                <w:szCs w:val="21"/>
              </w:rPr>
            </w:pPr>
            <w:r>
              <w:t>one_wire_sensor_Safety_Mode_Permission_Status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138</w:t>
            </w:r>
          </w:p>
        </w:tc>
        <w:tc>
          <w:tcPr>
            <w:tcW w:w="999" w:type="dxa"/>
            <w:vAlign w:val="center"/>
          </w:tcPr>
          <w:p>
            <w:pPr>
              <w:jc w:val="center"/>
              <w:rPr>
                <w:sz w:val="21"/>
                <w:szCs w:val="21"/>
              </w:rPr>
            </w:pPr>
            <w:r>
              <w:t>P20W44B4</w:t>
            </w:r>
          </w:p>
        </w:tc>
        <w:tc>
          <w:tcPr>
            <w:tcW w:w="1196" w:type="dxa"/>
            <w:vAlign w:val="center"/>
          </w:tcPr>
          <w:p>
            <w:pPr>
              <w:jc w:val="center"/>
              <w:rPr>
                <w:sz w:val="21"/>
                <w:szCs w:val="21"/>
              </w:rPr>
            </w:pPr>
            <w:r>
              <w:t>XS138</w:t>
            </w:r>
          </w:p>
        </w:tc>
        <w:tc>
          <w:tcPr>
            <w:tcW w:w="1491" w:type="dxa"/>
            <w:vAlign w:val="center"/>
          </w:tcPr>
          <w:p>
            <w:pPr>
              <w:jc w:val="center"/>
              <w:rPr>
                <w:sz w:val="21"/>
                <w:szCs w:val="21"/>
              </w:rPr>
            </w:pPr>
            <w:r>
              <w:t>one_wire_sensor_Safety_Mode_Status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1:Safety_Mode;0:Normal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139</w:t>
            </w:r>
          </w:p>
        </w:tc>
        <w:tc>
          <w:tcPr>
            <w:tcW w:w="999" w:type="dxa"/>
            <w:vAlign w:val="center"/>
          </w:tcPr>
          <w:p>
            <w:pPr>
              <w:jc w:val="center"/>
              <w:rPr>
                <w:sz w:val="21"/>
                <w:szCs w:val="21"/>
              </w:rPr>
            </w:pPr>
            <w:r>
              <w:t>P20W44B3~B0</w:t>
            </w:r>
          </w:p>
        </w:tc>
        <w:tc>
          <w:tcPr>
            <w:tcW w:w="1196" w:type="dxa"/>
            <w:vAlign w:val="center"/>
          </w:tcPr>
          <w:p>
            <w:pPr>
              <w:jc w:val="center"/>
              <w:rPr>
                <w:sz w:val="21"/>
                <w:szCs w:val="21"/>
              </w:rPr>
            </w:pPr>
            <w:r>
              <w:t>XS139</w:t>
            </w:r>
          </w:p>
        </w:tc>
        <w:tc>
          <w:tcPr>
            <w:tcW w:w="1491" w:type="dxa"/>
            <w:vAlign w:val="center"/>
          </w:tcPr>
          <w:p>
            <w:pPr>
              <w:jc w:val="center"/>
              <w:rPr>
                <w:sz w:val="21"/>
                <w:szCs w:val="21"/>
              </w:rPr>
            </w:pPr>
            <w:r>
              <w:t>one_wire_sensor_Safety_Mode_Counter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140</w:t>
            </w:r>
          </w:p>
        </w:tc>
        <w:tc>
          <w:tcPr>
            <w:tcW w:w="999" w:type="dxa"/>
            <w:vAlign w:val="center"/>
          </w:tcPr>
          <w:p>
            <w:pPr>
              <w:jc w:val="center"/>
              <w:rPr>
                <w:sz w:val="21"/>
                <w:szCs w:val="21"/>
              </w:rPr>
            </w:pPr>
            <w:r>
              <w:t>P20W45</w:t>
            </w:r>
          </w:p>
        </w:tc>
        <w:tc>
          <w:tcPr>
            <w:tcW w:w="1196" w:type="dxa"/>
            <w:vAlign w:val="center"/>
          </w:tcPr>
          <w:p>
            <w:pPr>
              <w:jc w:val="center"/>
              <w:rPr>
                <w:sz w:val="21"/>
                <w:szCs w:val="21"/>
              </w:rPr>
            </w:pPr>
            <w:r>
              <w:t>XS140</w:t>
            </w:r>
          </w:p>
        </w:tc>
        <w:tc>
          <w:tcPr>
            <w:tcW w:w="1491" w:type="dxa"/>
            <w:vAlign w:val="center"/>
          </w:tcPr>
          <w:p>
            <w:pPr>
              <w:jc w:val="center"/>
              <w:rPr>
                <w:sz w:val="21"/>
                <w:szCs w:val="21"/>
              </w:rPr>
            </w:pPr>
            <w:r>
              <w:t>FLASH_Operation_Sector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141</w:t>
            </w:r>
          </w:p>
        </w:tc>
        <w:tc>
          <w:tcPr>
            <w:tcW w:w="999" w:type="dxa"/>
            <w:vAlign w:val="center"/>
          </w:tcPr>
          <w:p>
            <w:pPr>
              <w:jc w:val="center"/>
              <w:rPr>
                <w:sz w:val="21"/>
                <w:szCs w:val="21"/>
              </w:rPr>
            </w:pPr>
            <w:r>
              <w:t>P20W46B7~B6</w:t>
            </w:r>
          </w:p>
        </w:tc>
        <w:tc>
          <w:tcPr>
            <w:tcW w:w="1196" w:type="dxa"/>
            <w:vAlign w:val="center"/>
          </w:tcPr>
          <w:p>
            <w:pPr>
              <w:jc w:val="center"/>
              <w:rPr>
                <w:sz w:val="21"/>
                <w:szCs w:val="21"/>
              </w:rPr>
            </w:pPr>
            <w:r>
              <w:t>XS141</w:t>
            </w:r>
          </w:p>
        </w:tc>
        <w:tc>
          <w:tcPr>
            <w:tcW w:w="1491" w:type="dxa"/>
            <w:vAlign w:val="center"/>
          </w:tcPr>
          <w:p>
            <w:pPr>
              <w:jc w:val="center"/>
              <w:rPr>
                <w:sz w:val="21"/>
                <w:szCs w:val="21"/>
              </w:rPr>
            </w:pPr>
            <w:r>
              <w:t>FLSH_Operation_Mode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2:To_Write;1:To_Erasy;0:Idle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142</w:t>
            </w:r>
          </w:p>
        </w:tc>
        <w:tc>
          <w:tcPr>
            <w:tcW w:w="999" w:type="dxa"/>
            <w:vAlign w:val="center"/>
          </w:tcPr>
          <w:p>
            <w:pPr>
              <w:jc w:val="center"/>
              <w:rPr>
                <w:sz w:val="21"/>
                <w:szCs w:val="21"/>
              </w:rPr>
            </w:pPr>
            <w:r>
              <w:t>P20W46B5~B4</w:t>
            </w:r>
          </w:p>
        </w:tc>
        <w:tc>
          <w:tcPr>
            <w:tcW w:w="1196" w:type="dxa"/>
            <w:vAlign w:val="center"/>
          </w:tcPr>
          <w:p>
            <w:pPr>
              <w:jc w:val="center"/>
              <w:rPr>
                <w:sz w:val="21"/>
                <w:szCs w:val="21"/>
              </w:rPr>
            </w:pPr>
            <w:r>
              <w:t>XS142</w:t>
            </w:r>
          </w:p>
        </w:tc>
        <w:tc>
          <w:tcPr>
            <w:tcW w:w="1491" w:type="dxa"/>
            <w:vAlign w:val="center"/>
          </w:tcPr>
          <w:p>
            <w:pPr>
              <w:jc w:val="center"/>
              <w:rPr>
                <w:sz w:val="21"/>
                <w:szCs w:val="21"/>
              </w:rPr>
            </w:pPr>
            <w:r>
              <w:t>Using_TMR</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2:used;0:unused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143</w:t>
            </w:r>
          </w:p>
        </w:tc>
        <w:tc>
          <w:tcPr>
            <w:tcW w:w="999" w:type="dxa"/>
            <w:vAlign w:val="center"/>
          </w:tcPr>
          <w:p>
            <w:pPr>
              <w:jc w:val="center"/>
              <w:rPr>
                <w:sz w:val="21"/>
                <w:szCs w:val="21"/>
              </w:rPr>
            </w:pPr>
            <w:r>
              <w:t>P20W46B3~B0</w:t>
            </w:r>
          </w:p>
        </w:tc>
        <w:tc>
          <w:tcPr>
            <w:tcW w:w="1196" w:type="dxa"/>
            <w:vAlign w:val="center"/>
          </w:tcPr>
          <w:p>
            <w:pPr>
              <w:jc w:val="center"/>
              <w:rPr>
                <w:sz w:val="21"/>
                <w:szCs w:val="21"/>
              </w:rPr>
            </w:pPr>
            <w:r>
              <w:t>XS143</w:t>
            </w:r>
          </w:p>
        </w:tc>
        <w:tc>
          <w:tcPr>
            <w:tcW w:w="1491" w:type="dxa"/>
            <w:vAlign w:val="center"/>
          </w:tcPr>
          <w:p>
            <w:pPr>
              <w:jc w:val="center"/>
              <w:rPr>
                <w:sz w:val="21"/>
                <w:szCs w:val="21"/>
              </w:rPr>
            </w:pPr>
            <w:r>
              <w:t>FLASH_Status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9:Failure;6:Successful;4:Writing;2:Erasing;0:Idle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144</w:t>
            </w:r>
          </w:p>
        </w:tc>
        <w:tc>
          <w:tcPr>
            <w:tcW w:w="999" w:type="dxa"/>
            <w:vAlign w:val="center"/>
          </w:tcPr>
          <w:p>
            <w:pPr>
              <w:jc w:val="center"/>
              <w:rPr>
                <w:sz w:val="21"/>
                <w:szCs w:val="21"/>
              </w:rPr>
            </w:pPr>
            <w:r>
              <w:t>P20W47</w:t>
            </w:r>
          </w:p>
        </w:tc>
        <w:tc>
          <w:tcPr>
            <w:tcW w:w="1196" w:type="dxa"/>
            <w:vAlign w:val="center"/>
          </w:tcPr>
          <w:p>
            <w:pPr>
              <w:jc w:val="center"/>
              <w:rPr>
                <w:sz w:val="21"/>
                <w:szCs w:val="21"/>
              </w:rPr>
            </w:pPr>
            <w:r>
              <w:t>XS144</w:t>
            </w:r>
          </w:p>
        </w:tc>
        <w:tc>
          <w:tcPr>
            <w:tcW w:w="1491" w:type="dxa"/>
            <w:vAlign w:val="center"/>
          </w:tcPr>
          <w:p>
            <w:pPr>
              <w:jc w:val="center"/>
              <w:rPr>
                <w:sz w:val="21"/>
                <w:szCs w:val="21"/>
              </w:rPr>
            </w:pPr>
            <w:r>
              <w:t>&lt;OBC_Save_Transmitter_Status&gt;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145</w:t>
            </w:r>
          </w:p>
        </w:tc>
        <w:tc>
          <w:tcPr>
            <w:tcW w:w="999" w:type="dxa"/>
            <w:vAlign w:val="center"/>
          </w:tcPr>
          <w:p>
            <w:pPr>
              <w:jc w:val="center"/>
              <w:rPr>
                <w:sz w:val="21"/>
                <w:szCs w:val="21"/>
              </w:rPr>
            </w:pPr>
            <w:r>
              <w:t>P20W47B7~B6</w:t>
            </w:r>
          </w:p>
        </w:tc>
        <w:tc>
          <w:tcPr>
            <w:tcW w:w="1196" w:type="dxa"/>
            <w:vAlign w:val="center"/>
          </w:tcPr>
          <w:p>
            <w:pPr>
              <w:jc w:val="center"/>
              <w:rPr>
                <w:sz w:val="21"/>
                <w:szCs w:val="21"/>
              </w:rPr>
            </w:pPr>
            <w:r>
              <w:t>XS145</w:t>
            </w:r>
          </w:p>
        </w:tc>
        <w:tc>
          <w:tcPr>
            <w:tcW w:w="1491" w:type="dxa"/>
            <w:vAlign w:val="center"/>
          </w:tcPr>
          <w:p>
            <w:pPr>
              <w:jc w:val="center"/>
              <w:rPr>
                <w:sz w:val="21"/>
                <w:szCs w:val="21"/>
              </w:rPr>
            </w:pPr>
            <w:r>
              <w:t>OBC_Control_Transmitter_A_Enable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2:Enabled;1:Disabled;0:Invalid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146</w:t>
            </w:r>
          </w:p>
        </w:tc>
        <w:tc>
          <w:tcPr>
            <w:tcW w:w="999" w:type="dxa"/>
            <w:vAlign w:val="center"/>
          </w:tcPr>
          <w:p>
            <w:pPr>
              <w:jc w:val="center"/>
              <w:rPr>
                <w:sz w:val="21"/>
                <w:szCs w:val="21"/>
              </w:rPr>
            </w:pPr>
            <w:r>
              <w:t>P20W47B5~B4</w:t>
            </w:r>
          </w:p>
        </w:tc>
        <w:tc>
          <w:tcPr>
            <w:tcW w:w="1196" w:type="dxa"/>
            <w:vAlign w:val="center"/>
          </w:tcPr>
          <w:p>
            <w:pPr>
              <w:jc w:val="center"/>
              <w:rPr>
                <w:sz w:val="21"/>
                <w:szCs w:val="21"/>
              </w:rPr>
            </w:pPr>
            <w:r>
              <w:t>XS146</w:t>
            </w:r>
          </w:p>
        </w:tc>
        <w:tc>
          <w:tcPr>
            <w:tcW w:w="1491" w:type="dxa"/>
            <w:vAlign w:val="center"/>
          </w:tcPr>
          <w:p>
            <w:pPr>
              <w:jc w:val="center"/>
              <w:rPr>
                <w:sz w:val="21"/>
                <w:szCs w:val="21"/>
              </w:rPr>
            </w:pPr>
            <w:r>
              <w:t>Transmitter_A_Status_Saved_In_OBC</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2:A_On;1:A_Off;0:Invalid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147</w:t>
            </w:r>
          </w:p>
        </w:tc>
        <w:tc>
          <w:tcPr>
            <w:tcW w:w="999" w:type="dxa"/>
            <w:vAlign w:val="center"/>
          </w:tcPr>
          <w:p>
            <w:pPr>
              <w:jc w:val="center"/>
              <w:rPr>
                <w:sz w:val="21"/>
                <w:szCs w:val="21"/>
              </w:rPr>
            </w:pPr>
            <w:r>
              <w:t>P20W47B3~B2</w:t>
            </w:r>
          </w:p>
        </w:tc>
        <w:tc>
          <w:tcPr>
            <w:tcW w:w="1196" w:type="dxa"/>
            <w:vAlign w:val="center"/>
          </w:tcPr>
          <w:p>
            <w:pPr>
              <w:jc w:val="center"/>
              <w:rPr>
                <w:sz w:val="21"/>
                <w:szCs w:val="21"/>
              </w:rPr>
            </w:pPr>
            <w:r>
              <w:t>XS147</w:t>
            </w:r>
          </w:p>
        </w:tc>
        <w:tc>
          <w:tcPr>
            <w:tcW w:w="1491" w:type="dxa"/>
            <w:vAlign w:val="center"/>
          </w:tcPr>
          <w:p>
            <w:pPr>
              <w:jc w:val="center"/>
              <w:rPr>
                <w:sz w:val="21"/>
                <w:szCs w:val="21"/>
              </w:rPr>
            </w:pPr>
            <w:r>
              <w:t>OBC_Control_Transmitter_B_Enable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2:Enabled;1:Disabled;0:Invalid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148</w:t>
            </w:r>
          </w:p>
        </w:tc>
        <w:tc>
          <w:tcPr>
            <w:tcW w:w="999" w:type="dxa"/>
            <w:vAlign w:val="center"/>
          </w:tcPr>
          <w:p>
            <w:pPr>
              <w:jc w:val="center"/>
              <w:rPr>
                <w:sz w:val="21"/>
                <w:szCs w:val="21"/>
              </w:rPr>
            </w:pPr>
            <w:r>
              <w:t>P20W47B1~B0</w:t>
            </w:r>
          </w:p>
        </w:tc>
        <w:tc>
          <w:tcPr>
            <w:tcW w:w="1196" w:type="dxa"/>
            <w:vAlign w:val="center"/>
          </w:tcPr>
          <w:p>
            <w:pPr>
              <w:jc w:val="center"/>
              <w:rPr>
                <w:sz w:val="21"/>
                <w:szCs w:val="21"/>
              </w:rPr>
            </w:pPr>
            <w:r>
              <w:t>XS148</w:t>
            </w:r>
          </w:p>
        </w:tc>
        <w:tc>
          <w:tcPr>
            <w:tcW w:w="1491" w:type="dxa"/>
            <w:vAlign w:val="center"/>
          </w:tcPr>
          <w:p>
            <w:pPr>
              <w:jc w:val="center"/>
              <w:rPr>
                <w:sz w:val="21"/>
                <w:szCs w:val="21"/>
              </w:rPr>
            </w:pPr>
            <w:r>
              <w:t>Transmitter_B_Status_Saved_In_OBC</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2:B_On;1:B_Off;0:Invalid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149</w:t>
            </w:r>
          </w:p>
        </w:tc>
        <w:tc>
          <w:tcPr>
            <w:tcW w:w="999" w:type="dxa"/>
            <w:vAlign w:val="center"/>
          </w:tcPr>
          <w:p>
            <w:pPr>
              <w:jc w:val="center"/>
              <w:rPr>
                <w:sz w:val="21"/>
                <w:szCs w:val="21"/>
              </w:rPr>
            </w:pPr>
            <w:r>
              <w:t>P20W48</w:t>
            </w:r>
          </w:p>
        </w:tc>
        <w:tc>
          <w:tcPr>
            <w:tcW w:w="1196" w:type="dxa"/>
            <w:vAlign w:val="center"/>
          </w:tcPr>
          <w:p>
            <w:pPr>
              <w:jc w:val="center"/>
              <w:rPr>
                <w:sz w:val="21"/>
                <w:szCs w:val="21"/>
              </w:rPr>
            </w:pPr>
            <w:r>
              <w:t>XS149</w:t>
            </w:r>
          </w:p>
        </w:tc>
        <w:tc>
          <w:tcPr>
            <w:tcW w:w="1491" w:type="dxa"/>
            <w:vAlign w:val="center"/>
          </w:tcPr>
          <w:p>
            <w:pPr>
              <w:jc w:val="center"/>
              <w:rPr>
                <w:sz w:val="21"/>
                <w:szCs w:val="21"/>
              </w:rPr>
            </w:pPr>
            <w:r>
              <w:t>&lt;OBC_Data_Recover_Status&gt;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150</w:t>
            </w:r>
          </w:p>
        </w:tc>
        <w:tc>
          <w:tcPr>
            <w:tcW w:w="999" w:type="dxa"/>
            <w:vAlign w:val="center"/>
          </w:tcPr>
          <w:p>
            <w:pPr>
              <w:jc w:val="center"/>
              <w:rPr>
                <w:sz w:val="21"/>
                <w:szCs w:val="21"/>
              </w:rPr>
            </w:pPr>
            <w:r>
              <w:t>P20W48B7</w:t>
            </w:r>
          </w:p>
        </w:tc>
        <w:tc>
          <w:tcPr>
            <w:tcW w:w="1196" w:type="dxa"/>
            <w:vAlign w:val="center"/>
          </w:tcPr>
          <w:p>
            <w:pPr>
              <w:jc w:val="center"/>
              <w:rPr>
                <w:sz w:val="21"/>
                <w:szCs w:val="21"/>
              </w:rPr>
            </w:pPr>
            <w:r>
              <w:t>XS150</w:t>
            </w:r>
          </w:p>
        </w:tc>
        <w:tc>
          <w:tcPr>
            <w:tcW w:w="1491" w:type="dxa"/>
            <w:vAlign w:val="center"/>
          </w:tcPr>
          <w:p>
            <w:pPr>
              <w:jc w:val="center"/>
              <w:rPr>
                <w:sz w:val="21"/>
                <w:szCs w:val="21"/>
              </w:rPr>
            </w:pPr>
            <w:r>
              <w:t>OBC_Data_Recover_Enable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151</w:t>
            </w:r>
          </w:p>
        </w:tc>
        <w:tc>
          <w:tcPr>
            <w:tcW w:w="999" w:type="dxa"/>
            <w:vAlign w:val="center"/>
          </w:tcPr>
          <w:p>
            <w:pPr>
              <w:jc w:val="center"/>
              <w:rPr>
                <w:sz w:val="21"/>
                <w:szCs w:val="21"/>
              </w:rPr>
            </w:pPr>
            <w:r>
              <w:t>P20W48B6</w:t>
            </w:r>
          </w:p>
        </w:tc>
        <w:tc>
          <w:tcPr>
            <w:tcW w:w="1196" w:type="dxa"/>
            <w:vAlign w:val="center"/>
          </w:tcPr>
          <w:p>
            <w:pPr>
              <w:jc w:val="center"/>
              <w:rPr>
                <w:sz w:val="21"/>
                <w:szCs w:val="21"/>
              </w:rPr>
            </w:pPr>
            <w:r>
              <w:t>XS151</w:t>
            </w:r>
          </w:p>
        </w:tc>
        <w:tc>
          <w:tcPr>
            <w:tcW w:w="1491" w:type="dxa"/>
            <w:vAlign w:val="center"/>
          </w:tcPr>
          <w:p>
            <w:pPr>
              <w:jc w:val="center"/>
              <w:rPr>
                <w:sz w:val="21"/>
                <w:szCs w:val="21"/>
              </w:rPr>
            </w:pPr>
            <w:r>
              <w:t>OBC_Data_Recover_Failure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1:happened;0:Not_happened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152</w:t>
            </w:r>
          </w:p>
        </w:tc>
        <w:tc>
          <w:tcPr>
            <w:tcW w:w="999" w:type="dxa"/>
            <w:vAlign w:val="center"/>
          </w:tcPr>
          <w:p>
            <w:pPr>
              <w:jc w:val="center"/>
              <w:rPr>
                <w:sz w:val="21"/>
                <w:szCs w:val="21"/>
              </w:rPr>
            </w:pPr>
            <w:r>
              <w:t>P20W48B5</w:t>
            </w:r>
          </w:p>
        </w:tc>
        <w:tc>
          <w:tcPr>
            <w:tcW w:w="1196" w:type="dxa"/>
            <w:vAlign w:val="center"/>
          </w:tcPr>
          <w:p>
            <w:pPr>
              <w:jc w:val="center"/>
              <w:rPr>
                <w:sz w:val="21"/>
                <w:szCs w:val="21"/>
              </w:rPr>
            </w:pPr>
            <w:r>
              <w:t>XS152</w:t>
            </w:r>
          </w:p>
        </w:tc>
        <w:tc>
          <w:tcPr>
            <w:tcW w:w="1491" w:type="dxa"/>
            <w:vAlign w:val="center"/>
          </w:tcPr>
          <w:p>
            <w:pPr>
              <w:jc w:val="center"/>
              <w:rPr>
                <w:sz w:val="21"/>
                <w:szCs w:val="21"/>
              </w:rPr>
            </w:pPr>
            <w:r>
              <w:t>Payload_Task_Broken</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1:happened;0:Not_happened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153</w:t>
            </w:r>
          </w:p>
        </w:tc>
        <w:tc>
          <w:tcPr>
            <w:tcW w:w="999" w:type="dxa"/>
            <w:vAlign w:val="center"/>
          </w:tcPr>
          <w:p>
            <w:pPr>
              <w:jc w:val="center"/>
              <w:rPr>
                <w:sz w:val="21"/>
                <w:szCs w:val="21"/>
              </w:rPr>
            </w:pPr>
            <w:r>
              <w:t>P20W48B4</w:t>
            </w:r>
          </w:p>
        </w:tc>
        <w:tc>
          <w:tcPr>
            <w:tcW w:w="1196" w:type="dxa"/>
            <w:vAlign w:val="center"/>
          </w:tcPr>
          <w:p>
            <w:pPr>
              <w:jc w:val="center"/>
              <w:rPr>
                <w:sz w:val="21"/>
                <w:szCs w:val="21"/>
              </w:rPr>
            </w:pPr>
            <w:r>
              <w:t>XS153</w:t>
            </w:r>
          </w:p>
        </w:tc>
        <w:tc>
          <w:tcPr>
            <w:tcW w:w="1491" w:type="dxa"/>
            <w:vAlign w:val="center"/>
          </w:tcPr>
          <w:p>
            <w:pPr>
              <w:jc w:val="center"/>
              <w:rPr>
                <w:sz w:val="21"/>
                <w:szCs w:val="21"/>
              </w:rPr>
            </w:pPr>
            <w:r>
              <w:t>Payload_Task_Protect_Safety_Mode_Enable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154</w:t>
            </w:r>
          </w:p>
        </w:tc>
        <w:tc>
          <w:tcPr>
            <w:tcW w:w="999" w:type="dxa"/>
            <w:vAlign w:val="center"/>
          </w:tcPr>
          <w:p>
            <w:pPr>
              <w:jc w:val="center"/>
              <w:rPr>
                <w:sz w:val="21"/>
                <w:szCs w:val="21"/>
              </w:rPr>
            </w:pPr>
            <w:r>
              <w:t>P20W48B3</w:t>
            </w:r>
          </w:p>
        </w:tc>
        <w:tc>
          <w:tcPr>
            <w:tcW w:w="1196" w:type="dxa"/>
            <w:vAlign w:val="center"/>
          </w:tcPr>
          <w:p>
            <w:pPr>
              <w:jc w:val="center"/>
              <w:rPr>
                <w:sz w:val="21"/>
                <w:szCs w:val="21"/>
              </w:rPr>
            </w:pPr>
            <w:r>
              <w:t>XS154</w:t>
            </w:r>
          </w:p>
        </w:tc>
        <w:tc>
          <w:tcPr>
            <w:tcW w:w="1491" w:type="dxa"/>
            <w:vAlign w:val="center"/>
          </w:tcPr>
          <w:p>
            <w:pPr>
              <w:jc w:val="center"/>
              <w:rPr>
                <w:sz w:val="21"/>
                <w:szCs w:val="21"/>
              </w:rPr>
            </w:pPr>
            <w:r>
              <w:t>Payload_Task_Protect_Safety_Mode_Status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1:Hanppened;0:Not_happened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155</w:t>
            </w:r>
          </w:p>
        </w:tc>
        <w:tc>
          <w:tcPr>
            <w:tcW w:w="999" w:type="dxa"/>
            <w:vAlign w:val="center"/>
          </w:tcPr>
          <w:p>
            <w:pPr>
              <w:jc w:val="center"/>
              <w:rPr>
                <w:sz w:val="21"/>
                <w:szCs w:val="21"/>
              </w:rPr>
            </w:pPr>
            <w:r>
              <w:t>P20W48B2~B0</w:t>
            </w:r>
          </w:p>
        </w:tc>
        <w:tc>
          <w:tcPr>
            <w:tcW w:w="1196" w:type="dxa"/>
            <w:vAlign w:val="center"/>
          </w:tcPr>
          <w:p>
            <w:pPr>
              <w:jc w:val="center"/>
              <w:rPr>
                <w:sz w:val="21"/>
                <w:szCs w:val="21"/>
              </w:rPr>
            </w:pPr>
            <w:r>
              <w:t>XS155</w:t>
            </w:r>
          </w:p>
        </w:tc>
        <w:tc>
          <w:tcPr>
            <w:tcW w:w="1491" w:type="dxa"/>
            <w:vAlign w:val="center"/>
          </w:tcPr>
          <w:p>
            <w:pPr>
              <w:jc w:val="center"/>
              <w:rPr>
                <w:sz w:val="21"/>
                <w:szCs w:val="21"/>
              </w:rPr>
            </w:pPr>
            <w:r>
              <w:t>Data_Recovery_Tsak_Working_Mode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0:Require_Data;1:Normal;2:Recover_Basic_Settings;3:Recover_TTC;4:Recover_TTD;5:Recover_Task_Finished;6:Syn_TTC;7:Syn_TTD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156</w:t>
            </w:r>
          </w:p>
        </w:tc>
        <w:tc>
          <w:tcPr>
            <w:tcW w:w="999" w:type="dxa"/>
            <w:vAlign w:val="center"/>
          </w:tcPr>
          <w:p>
            <w:pPr>
              <w:jc w:val="center"/>
              <w:rPr>
                <w:sz w:val="21"/>
                <w:szCs w:val="21"/>
              </w:rPr>
            </w:pPr>
            <w:r>
              <w:t>P20W49</w:t>
            </w:r>
          </w:p>
        </w:tc>
        <w:tc>
          <w:tcPr>
            <w:tcW w:w="1196" w:type="dxa"/>
            <w:vAlign w:val="center"/>
          </w:tcPr>
          <w:p>
            <w:pPr>
              <w:jc w:val="center"/>
              <w:rPr>
                <w:sz w:val="21"/>
                <w:szCs w:val="21"/>
              </w:rPr>
            </w:pPr>
            <w:r>
              <w:t>XS156</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0" w:name="_Toc23244"/>
      <w:r>
        <w:rPr>
          <w:b/>
          <w:lang w:val="zh-CN"/>
        </w:rPr>
        <w:t>OBC_slow_TM(40H)</w:t>
      </w:r>
      <w:bookmarkEnd w:id="60"/>
    </w:p>
    <w:p>
      <w:r>
        <w:t>Pack ID=40H；Pack length=63（Bytes=64）</w:t>
      </w:r>
      <w:r>
        <w:rPr>
          <w:lang w:val="zh-CN"/>
        </w:rPr>
        <w:t>。</w:t>
      </w:r>
    </w:p>
    <w:p>
      <w:pPr>
        <w:jc w:val="center"/>
      </w:pPr>
      <w:r>
        <w:rPr>
          <w:b/>
          <w:lang w:val="zh-CN"/>
        </w:rPr>
        <w:t>Table 8-3OBC_slow_TMTable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P40W0~W1</w:t>
            </w:r>
          </w:p>
        </w:tc>
        <w:tc>
          <w:tcPr>
            <w:tcW w:w="1196" w:type="dxa"/>
            <w:vAlign w:val="center"/>
          </w:tcPr>
          <w:p>
            <w:pPr>
              <w:jc w:val="center"/>
              <w:rPr>
                <w:sz w:val="21"/>
                <w:szCs w:val="21"/>
              </w:rPr>
            </w:pPr>
            <w:r>
              <w:t>XH001</w:t>
            </w:r>
          </w:p>
        </w:tc>
        <w:tc>
          <w:tcPr>
            <w:tcW w:w="1491" w:type="dxa"/>
            <w:vAlign w:val="center"/>
          </w:tcPr>
          <w:p>
            <w:pPr>
              <w:jc w:val="center"/>
              <w:rPr>
                <w:sz w:val="21"/>
                <w:szCs w:val="21"/>
              </w:rPr>
            </w:pPr>
            <w:r>
              <w:t>&lt;Subcomputer_On/Off_Line_Status&gt;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P40W0~W1B15</w:t>
            </w:r>
          </w:p>
        </w:tc>
        <w:tc>
          <w:tcPr>
            <w:tcW w:w="1196" w:type="dxa"/>
            <w:vAlign w:val="center"/>
          </w:tcPr>
          <w:p>
            <w:pPr>
              <w:jc w:val="center"/>
              <w:rPr>
                <w:sz w:val="21"/>
                <w:szCs w:val="21"/>
              </w:rPr>
            </w:pPr>
            <w:r>
              <w:t>XH002</w:t>
            </w:r>
          </w:p>
        </w:tc>
        <w:tc>
          <w:tcPr>
            <w:tcW w:w="1491" w:type="dxa"/>
            <w:vAlign w:val="center"/>
          </w:tcPr>
          <w:p>
            <w:pPr>
              <w:jc w:val="center"/>
              <w:rPr>
                <w:sz w:val="21"/>
                <w:szCs w:val="21"/>
              </w:rPr>
            </w:pPr>
            <w:r>
              <w:t>Responder_A_On/Off_Line_Status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P40W0~W1B14</w:t>
            </w:r>
          </w:p>
        </w:tc>
        <w:tc>
          <w:tcPr>
            <w:tcW w:w="1196" w:type="dxa"/>
            <w:vAlign w:val="center"/>
          </w:tcPr>
          <w:p>
            <w:pPr>
              <w:jc w:val="center"/>
              <w:rPr>
                <w:sz w:val="21"/>
                <w:szCs w:val="21"/>
              </w:rPr>
            </w:pPr>
            <w:r>
              <w:t>XH003</w:t>
            </w:r>
          </w:p>
        </w:tc>
        <w:tc>
          <w:tcPr>
            <w:tcW w:w="1491" w:type="dxa"/>
            <w:vAlign w:val="center"/>
          </w:tcPr>
          <w:p>
            <w:pPr>
              <w:jc w:val="center"/>
              <w:rPr>
                <w:sz w:val="21"/>
                <w:szCs w:val="21"/>
              </w:rPr>
            </w:pPr>
            <w:r>
              <w:t>PCU_On/Off_Line_Status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P40W0~W1B13</w:t>
            </w:r>
          </w:p>
        </w:tc>
        <w:tc>
          <w:tcPr>
            <w:tcW w:w="1196" w:type="dxa"/>
            <w:vAlign w:val="center"/>
          </w:tcPr>
          <w:p>
            <w:pPr>
              <w:jc w:val="center"/>
              <w:rPr>
                <w:sz w:val="21"/>
                <w:szCs w:val="21"/>
              </w:rPr>
            </w:pPr>
            <w:r>
              <w:t>XH004</w:t>
            </w:r>
          </w:p>
        </w:tc>
        <w:tc>
          <w:tcPr>
            <w:tcW w:w="1491" w:type="dxa"/>
            <w:vAlign w:val="center"/>
          </w:tcPr>
          <w:p>
            <w:pPr>
              <w:jc w:val="center"/>
              <w:rPr>
                <w:sz w:val="21"/>
                <w:szCs w:val="21"/>
              </w:rPr>
            </w:pPr>
            <w:r>
              <w:t>AOCC_On/Off_Line_Status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P40W0~W1B12</w:t>
            </w:r>
          </w:p>
        </w:tc>
        <w:tc>
          <w:tcPr>
            <w:tcW w:w="1196" w:type="dxa"/>
            <w:vAlign w:val="center"/>
          </w:tcPr>
          <w:p>
            <w:pPr>
              <w:jc w:val="center"/>
              <w:rPr>
                <w:sz w:val="21"/>
                <w:szCs w:val="21"/>
              </w:rPr>
            </w:pPr>
            <w:r>
              <w:t>XH005</w:t>
            </w:r>
          </w:p>
        </w:tc>
        <w:tc>
          <w:tcPr>
            <w:tcW w:w="1491" w:type="dxa"/>
            <w:vAlign w:val="center"/>
          </w:tcPr>
          <w:p>
            <w:pPr>
              <w:jc w:val="center"/>
              <w:rPr>
                <w:sz w:val="21"/>
                <w:szCs w:val="21"/>
              </w:rPr>
            </w:pPr>
            <w:r>
              <w:t>Responder_B_On/Off_Line_Status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P40W0~W1B11</w:t>
            </w:r>
          </w:p>
        </w:tc>
        <w:tc>
          <w:tcPr>
            <w:tcW w:w="1196" w:type="dxa"/>
            <w:vAlign w:val="center"/>
          </w:tcPr>
          <w:p>
            <w:pPr>
              <w:jc w:val="center"/>
              <w:rPr>
                <w:sz w:val="21"/>
                <w:szCs w:val="21"/>
              </w:rPr>
            </w:pPr>
            <w:r>
              <w:t>XH006</w:t>
            </w:r>
          </w:p>
        </w:tc>
        <w:tc>
          <w:tcPr>
            <w:tcW w:w="1491" w:type="dxa"/>
            <w:vAlign w:val="center"/>
          </w:tcPr>
          <w:p>
            <w:pPr>
              <w:jc w:val="center"/>
              <w:rPr>
                <w:sz w:val="21"/>
                <w:szCs w:val="21"/>
              </w:rPr>
            </w:pPr>
            <w:r>
              <w:t>TCU_On/Off_Line_Status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P40W0~W1B10</w:t>
            </w:r>
          </w:p>
        </w:tc>
        <w:tc>
          <w:tcPr>
            <w:tcW w:w="1196" w:type="dxa"/>
            <w:vAlign w:val="center"/>
          </w:tcPr>
          <w:p>
            <w:pPr>
              <w:jc w:val="center"/>
              <w:rPr>
                <w:sz w:val="21"/>
                <w:szCs w:val="21"/>
              </w:rPr>
            </w:pPr>
            <w:r>
              <w:t>XH007</w:t>
            </w:r>
          </w:p>
        </w:tc>
        <w:tc>
          <w:tcPr>
            <w:tcW w:w="1491" w:type="dxa"/>
            <w:vAlign w:val="center"/>
          </w:tcPr>
          <w:p>
            <w:pPr>
              <w:jc w:val="center"/>
              <w:rPr>
                <w:sz w:val="21"/>
                <w:szCs w:val="21"/>
              </w:rPr>
            </w:pPr>
            <w:r>
              <w:t>Battery_Subcomputer_On/Off_Line_Status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P40W0~W1B9</w:t>
            </w:r>
          </w:p>
        </w:tc>
        <w:tc>
          <w:tcPr>
            <w:tcW w:w="1196" w:type="dxa"/>
            <w:vAlign w:val="center"/>
          </w:tcPr>
          <w:p>
            <w:pPr>
              <w:jc w:val="center"/>
              <w:rPr>
                <w:sz w:val="21"/>
                <w:szCs w:val="21"/>
              </w:rPr>
            </w:pPr>
            <w:r>
              <w:t>XH008</w:t>
            </w:r>
          </w:p>
        </w:tc>
        <w:tc>
          <w:tcPr>
            <w:tcW w:w="1491" w:type="dxa"/>
            <w:vAlign w:val="center"/>
          </w:tcPr>
          <w:p>
            <w:pPr>
              <w:jc w:val="center"/>
              <w:rPr>
                <w:sz w:val="21"/>
                <w:szCs w:val="21"/>
              </w:rPr>
            </w:pPr>
            <w:r>
              <w:t>GPS_On/Off_Line_Status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P40W0~W1B8</w:t>
            </w:r>
          </w:p>
        </w:tc>
        <w:tc>
          <w:tcPr>
            <w:tcW w:w="1196" w:type="dxa"/>
            <w:vAlign w:val="center"/>
          </w:tcPr>
          <w:p>
            <w:pPr>
              <w:jc w:val="center"/>
              <w:rPr>
                <w:sz w:val="21"/>
                <w:szCs w:val="21"/>
              </w:rPr>
            </w:pPr>
            <w:r>
              <w:t>XH009</w:t>
            </w:r>
          </w:p>
        </w:tc>
        <w:tc>
          <w:tcPr>
            <w:tcW w:w="1491" w:type="dxa"/>
            <w:vAlign w:val="center"/>
          </w:tcPr>
          <w:p>
            <w:pPr>
              <w:jc w:val="center"/>
              <w:rPr>
                <w:sz w:val="21"/>
                <w:szCs w:val="21"/>
              </w:rPr>
            </w:pPr>
            <w:r>
              <w:t>DTS_On/Off_Line_Status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P40W0~W1B7</w:t>
            </w:r>
          </w:p>
        </w:tc>
        <w:tc>
          <w:tcPr>
            <w:tcW w:w="1196" w:type="dxa"/>
            <w:vAlign w:val="center"/>
          </w:tcPr>
          <w:p>
            <w:pPr>
              <w:jc w:val="center"/>
              <w:rPr>
                <w:sz w:val="21"/>
                <w:szCs w:val="21"/>
              </w:rPr>
            </w:pPr>
            <w:r>
              <w:t>XH010</w:t>
            </w:r>
          </w:p>
        </w:tc>
        <w:tc>
          <w:tcPr>
            <w:tcW w:w="1491" w:type="dxa"/>
            <w:vAlign w:val="center"/>
          </w:tcPr>
          <w:p>
            <w:pPr>
              <w:jc w:val="center"/>
              <w:rPr>
                <w:sz w:val="21"/>
                <w:szCs w:val="21"/>
              </w:rPr>
            </w:pPr>
            <w:r>
              <w:t>PMC_On/Off_Line_Status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P40W0~W1B6~B0</w:t>
            </w:r>
          </w:p>
        </w:tc>
        <w:tc>
          <w:tcPr>
            <w:tcW w:w="1196" w:type="dxa"/>
            <w:vAlign w:val="center"/>
          </w:tcPr>
          <w:p>
            <w:pPr>
              <w:jc w:val="center"/>
              <w:rPr>
                <w:sz w:val="21"/>
                <w:szCs w:val="21"/>
              </w:rPr>
            </w:pPr>
            <w:r>
              <w:t>XH011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P40W2~W3</w:t>
            </w:r>
          </w:p>
        </w:tc>
        <w:tc>
          <w:tcPr>
            <w:tcW w:w="1196" w:type="dxa"/>
            <w:vAlign w:val="center"/>
          </w:tcPr>
          <w:p>
            <w:pPr>
              <w:jc w:val="center"/>
              <w:rPr>
                <w:sz w:val="21"/>
                <w:szCs w:val="21"/>
              </w:rPr>
            </w:pPr>
            <w:r>
              <w:t>XH012</w:t>
            </w:r>
          </w:p>
        </w:tc>
        <w:tc>
          <w:tcPr>
            <w:tcW w:w="1491" w:type="dxa"/>
            <w:vAlign w:val="center"/>
          </w:tcPr>
          <w:p>
            <w:pPr>
              <w:jc w:val="center"/>
              <w:rPr>
                <w:sz w:val="21"/>
                <w:szCs w:val="21"/>
              </w:rPr>
            </w:pPr>
            <w:r>
              <w:t>&lt;Subcomputer_Bus_Status&gt;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P40W2~W3B15</w:t>
            </w:r>
          </w:p>
        </w:tc>
        <w:tc>
          <w:tcPr>
            <w:tcW w:w="1196" w:type="dxa"/>
            <w:vAlign w:val="center"/>
          </w:tcPr>
          <w:p>
            <w:pPr>
              <w:jc w:val="center"/>
              <w:rPr>
                <w:sz w:val="21"/>
                <w:szCs w:val="21"/>
              </w:rPr>
            </w:pPr>
            <w:r>
              <w:t>XH013</w:t>
            </w:r>
          </w:p>
        </w:tc>
        <w:tc>
          <w:tcPr>
            <w:tcW w:w="1491" w:type="dxa"/>
            <w:vAlign w:val="center"/>
          </w:tcPr>
          <w:p>
            <w:pPr>
              <w:jc w:val="center"/>
              <w:rPr>
                <w:sz w:val="21"/>
                <w:szCs w:val="21"/>
              </w:rPr>
            </w:pPr>
            <w:r>
              <w:t>Responder_A_Bus_Status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P40W2~W3B14</w:t>
            </w:r>
          </w:p>
        </w:tc>
        <w:tc>
          <w:tcPr>
            <w:tcW w:w="1196" w:type="dxa"/>
            <w:vAlign w:val="center"/>
          </w:tcPr>
          <w:p>
            <w:pPr>
              <w:jc w:val="center"/>
              <w:rPr>
                <w:sz w:val="21"/>
                <w:szCs w:val="21"/>
              </w:rPr>
            </w:pPr>
            <w:r>
              <w:t>XH014</w:t>
            </w:r>
          </w:p>
        </w:tc>
        <w:tc>
          <w:tcPr>
            <w:tcW w:w="1491" w:type="dxa"/>
            <w:vAlign w:val="center"/>
          </w:tcPr>
          <w:p>
            <w:pPr>
              <w:jc w:val="center"/>
              <w:rPr>
                <w:sz w:val="21"/>
                <w:szCs w:val="21"/>
              </w:rPr>
            </w:pPr>
            <w:r>
              <w:t>PCU_Bus_Status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P40W2~W3B13</w:t>
            </w:r>
          </w:p>
        </w:tc>
        <w:tc>
          <w:tcPr>
            <w:tcW w:w="1196" w:type="dxa"/>
            <w:vAlign w:val="center"/>
          </w:tcPr>
          <w:p>
            <w:pPr>
              <w:jc w:val="center"/>
              <w:rPr>
                <w:sz w:val="21"/>
                <w:szCs w:val="21"/>
              </w:rPr>
            </w:pPr>
            <w:r>
              <w:t>XH015</w:t>
            </w:r>
          </w:p>
        </w:tc>
        <w:tc>
          <w:tcPr>
            <w:tcW w:w="1491" w:type="dxa"/>
            <w:vAlign w:val="center"/>
          </w:tcPr>
          <w:p>
            <w:pPr>
              <w:jc w:val="center"/>
              <w:rPr>
                <w:sz w:val="21"/>
                <w:szCs w:val="21"/>
              </w:rPr>
            </w:pPr>
            <w:r>
              <w:t>AOCC_Bus_Status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P40W2~W3B12</w:t>
            </w:r>
          </w:p>
        </w:tc>
        <w:tc>
          <w:tcPr>
            <w:tcW w:w="1196" w:type="dxa"/>
            <w:vAlign w:val="center"/>
          </w:tcPr>
          <w:p>
            <w:pPr>
              <w:jc w:val="center"/>
              <w:rPr>
                <w:sz w:val="21"/>
                <w:szCs w:val="21"/>
              </w:rPr>
            </w:pPr>
            <w:r>
              <w:t>XH016</w:t>
            </w:r>
          </w:p>
        </w:tc>
        <w:tc>
          <w:tcPr>
            <w:tcW w:w="1491" w:type="dxa"/>
            <w:vAlign w:val="center"/>
          </w:tcPr>
          <w:p>
            <w:pPr>
              <w:jc w:val="center"/>
              <w:rPr>
                <w:sz w:val="21"/>
                <w:szCs w:val="21"/>
              </w:rPr>
            </w:pPr>
            <w:r>
              <w:t>Responder_B_Bus_Status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P40W2~W3B11</w:t>
            </w:r>
          </w:p>
        </w:tc>
        <w:tc>
          <w:tcPr>
            <w:tcW w:w="1196" w:type="dxa"/>
            <w:vAlign w:val="center"/>
          </w:tcPr>
          <w:p>
            <w:pPr>
              <w:jc w:val="center"/>
              <w:rPr>
                <w:sz w:val="21"/>
                <w:szCs w:val="21"/>
              </w:rPr>
            </w:pPr>
            <w:r>
              <w:t>XH017</w:t>
            </w:r>
          </w:p>
        </w:tc>
        <w:tc>
          <w:tcPr>
            <w:tcW w:w="1491" w:type="dxa"/>
            <w:vAlign w:val="center"/>
          </w:tcPr>
          <w:p>
            <w:pPr>
              <w:jc w:val="center"/>
              <w:rPr>
                <w:sz w:val="21"/>
                <w:szCs w:val="21"/>
              </w:rPr>
            </w:pPr>
            <w:r>
              <w:t>TCU_Bus_Status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P40W2~W3B10</w:t>
            </w:r>
          </w:p>
        </w:tc>
        <w:tc>
          <w:tcPr>
            <w:tcW w:w="1196" w:type="dxa"/>
            <w:vAlign w:val="center"/>
          </w:tcPr>
          <w:p>
            <w:pPr>
              <w:jc w:val="center"/>
              <w:rPr>
                <w:sz w:val="21"/>
                <w:szCs w:val="21"/>
              </w:rPr>
            </w:pPr>
            <w:r>
              <w:t>XH018</w:t>
            </w:r>
          </w:p>
        </w:tc>
        <w:tc>
          <w:tcPr>
            <w:tcW w:w="1491" w:type="dxa"/>
            <w:vAlign w:val="center"/>
          </w:tcPr>
          <w:p>
            <w:pPr>
              <w:jc w:val="center"/>
              <w:rPr>
                <w:sz w:val="21"/>
                <w:szCs w:val="21"/>
              </w:rPr>
            </w:pPr>
            <w:r>
              <w:t>Battery_Subcomputer_Bus_Status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P40W2~W3B9</w:t>
            </w:r>
          </w:p>
        </w:tc>
        <w:tc>
          <w:tcPr>
            <w:tcW w:w="1196" w:type="dxa"/>
            <w:vAlign w:val="center"/>
          </w:tcPr>
          <w:p>
            <w:pPr>
              <w:jc w:val="center"/>
              <w:rPr>
                <w:sz w:val="21"/>
                <w:szCs w:val="21"/>
              </w:rPr>
            </w:pPr>
            <w:r>
              <w:t>XH019</w:t>
            </w:r>
          </w:p>
        </w:tc>
        <w:tc>
          <w:tcPr>
            <w:tcW w:w="1491" w:type="dxa"/>
            <w:vAlign w:val="center"/>
          </w:tcPr>
          <w:p>
            <w:pPr>
              <w:jc w:val="center"/>
              <w:rPr>
                <w:sz w:val="21"/>
                <w:szCs w:val="21"/>
              </w:rPr>
            </w:pPr>
            <w:r>
              <w:t>GPS_Bus_Status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P40W2~W3B8</w:t>
            </w:r>
          </w:p>
        </w:tc>
        <w:tc>
          <w:tcPr>
            <w:tcW w:w="1196" w:type="dxa"/>
            <w:vAlign w:val="center"/>
          </w:tcPr>
          <w:p>
            <w:pPr>
              <w:jc w:val="center"/>
              <w:rPr>
                <w:sz w:val="21"/>
                <w:szCs w:val="21"/>
              </w:rPr>
            </w:pPr>
            <w:r>
              <w:t>XH020</w:t>
            </w:r>
          </w:p>
        </w:tc>
        <w:tc>
          <w:tcPr>
            <w:tcW w:w="1491" w:type="dxa"/>
            <w:vAlign w:val="center"/>
          </w:tcPr>
          <w:p>
            <w:pPr>
              <w:jc w:val="center"/>
              <w:rPr>
                <w:sz w:val="21"/>
                <w:szCs w:val="21"/>
              </w:rPr>
            </w:pPr>
            <w:r>
              <w:t>DTS_Bus_Status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P40W2~W3B7</w:t>
            </w:r>
          </w:p>
        </w:tc>
        <w:tc>
          <w:tcPr>
            <w:tcW w:w="1196" w:type="dxa"/>
            <w:vAlign w:val="center"/>
          </w:tcPr>
          <w:p>
            <w:pPr>
              <w:jc w:val="center"/>
              <w:rPr>
                <w:sz w:val="21"/>
                <w:szCs w:val="21"/>
              </w:rPr>
            </w:pPr>
            <w:r>
              <w:t>XH021</w:t>
            </w:r>
          </w:p>
        </w:tc>
        <w:tc>
          <w:tcPr>
            <w:tcW w:w="1491" w:type="dxa"/>
            <w:vAlign w:val="center"/>
          </w:tcPr>
          <w:p>
            <w:pPr>
              <w:jc w:val="center"/>
              <w:rPr>
                <w:sz w:val="21"/>
                <w:szCs w:val="21"/>
              </w:rPr>
            </w:pPr>
            <w:r>
              <w:t>PMC_Bus_Status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1:CAN_BUS_A;0:CAN_BUS_B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P40W2~W3B6~B0</w:t>
            </w:r>
          </w:p>
        </w:tc>
        <w:tc>
          <w:tcPr>
            <w:tcW w:w="1196" w:type="dxa"/>
            <w:vAlign w:val="center"/>
          </w:tcPr>
          <w:p>
            <w:pPr>
              <w:jc w:val="center"/>
              <w:rPr>
                <w:sz w:val="21"/>
                <w:szCs w:val="21"/>
              </w:rPr>
            </w:pPr>
            <w:r>
              <w:t>XH022</w:t>
            </w:r>
          </w:p>
        </w:tc>
        <w:tc>
          <w:tcPr>
            <w:tcW w:w="1491" w:type="dxa"/>
            <w:vAlign w:val="center"/>
          </w:tcPr>
          <w:p>
            <w:pPr>
              <w:jc w:val="center"/>
              <w:rPr>
                <w:sz w:val="21"/>
                <w:szCs w:val="21"/>
              </w:rPr>
            </w:pPr>
            <w:r>
              <w:t>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P40W4</w:t>
            </w:r>
          </w:p>
        </w:tc>
        <w:tc>
          <w:tcPr>
            <w:tcW w:w="1196" w:type="dxa"/>
            <w:vAlign w:val="center"/>
          </w:tcPr>
          <w:p>
            <w:pPr>
              <w:jc w:val="center"/>
              <w:rPr>
                <w:sz w:val="21"/>
                <w:szCs w:val="21"/>
              </w:rPr>
            </w:pPr>
            <w:r>
              <w:t>XH023</w:t>
            </w:r>
          </w:p>
        </w:tc>
        <w:tc>
          <w:tcPr>
            <w:tcW w:w="1491" w:type="dxa"/>
            <w:vAlign w:val="center"/>
          </w:tcPr>
          <w:p>
            <w:pPr>
              <w:jc w:val="center"/>
              <w:rPr>
                <w:sz w:val="21"/>
                <w:szCs w:val="21"/>
              </w:rPr>
            </w:pPr>
            <w:r>
              <w:t>&lt;Communication_Safety_Mode_Enable_Status&gt;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P40W4B7</w:t>
            </w:r>
          </w:p>
        </w:tc>
        <w:tc>
          <w:tcPr>
            <w:tcW w:w="1196" w:type="dxa"/>
            <w:vAlign w:val="center"/>
          </w:tcPr>
          <w:p>
            <w:pPr>
              <w:jc w:val="center"/>
              <w:rPr>
                <w:sz w:val="21"/>
                <w:szCs w:val="21"/>
              </w:rPr>
            </w:pPr>
            <w:r>
              <w:t>XH024</w:t>
            </w:r>
          </w:p>
        </w:tc>
        <w:tc>
          <w:tcPr>
            <w:tcW w:w="1491" w:type="dxa"/>
            <w:vAlign w:val="center"/>
          </w:tcPr>
          <w:p>
            <w:pPr>
              <w:jc w:val="center"/>
              <w:rPr>
                <w:sz w:val="21"/>
                <w:szCs w:val="21"/>
              </w:rPr>
            </w:pPr>
            <w:r>
              <w:t>Responder_A_Communication_Safety_Mode_Enable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P40W4B6</w:t>
            </w:r>
          </w:p>
        </w:tc>
        <w:tc>
          <w:tcPr>
            <w:tcW w:w="1196" w:type="dxa"/>
            <w:vAlign w:val="center"/>
          </w:tcPr>
          <w:p>
            <w:pPr>
              <w:jc w:val="center"/>
              <w:rPr>
                <w:sz w:val="21"/>
                <w:szCs w:val="21"/>
              </w:rPr>
            </w:pPr>
            <w:r>
              <w:t>XH025</w:t>
            </w:r>
          </w:p>
        </w:tc>
        <w:tc>
          <w:tcPr>
            <w:tcW w:w="1491" w:type="dxa"/>
            <w:vAlign w:val="center"/>
          </w:tcPr>
          <w:p>
            <w:pPr>
              <w:jc w:val="center"/>
              <w:rPr>
                <w:sz w:val="21"/>
                <w:szCs w:val="21"/>
              </w:rPr>
            </w:pPr>
            <w:r>
              <w:t>PCU_Communication_Safety_Mode_Enable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P40W4B5</w:t>
            </w:r>
          </w:p>
        </w:tc>
        <w:tc>
          <w:tcPr>
            <w:tcW w:w="1196" w:type="dxa"/>
            <w:vAlign w:val="center"/>
          </w:tcPr>
          <w:p>
            <w:pPr>
              <w:jc w:val="center"/>
              <w:rPr>
                <w:sz w:val="21"/>
                <w:szCs w:val="21"/>
              </w:rPr>
            </w:pPr>
            <w:r>
              <w:t>XH026</w:t>
            </w:r>
          </w:p>
        </w:tc>
        <w:tc>
          <w:tcPr>
            <w:tcW w:w="1491" w:type="dxa"/>
            <w:vAlign w:val="center"/>
          </w:tcPr>
          <w:p>
            <w:pPr>
              <w:jc w:val="center"/>
              <w:rPr>
                <w:sz w:val="21"/>
                <w:szCs w:val="21"/>
              </w:rPr>
            </w:pPr>
            <w:r>
              <w:t>AOCC_Communication_Safety_Mode_Enable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P40W4B4</w:t>
            </w:r>
          </w:p>
        </w:tc>
        <w:tc>
          <w:tcPr>
            <w:tcW w:w="1196" w:type="dxa"/>
            <w:vAlign w:val="center"/>
          </w:tcPr>
          <w:p>
            <w:pPr>
              <w:jc w:val="center"/>
              <w:rPr>
                <w:sz w:val="21"/>
                <w:szCs w:val="21"/>
              </w:rPr>
            </w:pPr>
            <w:r>
              <w:t>XH027</w:t>
            </w:r>
          </w:p>
        </w:tc>
        <w:tc>
          <w:tcPr>
            <w:tcW w:w="1491" w:type="dxa"/>
            <w:vAlign w:val="center"/>
          </w:tcPr>
          <w:p>
            <w:pPr>
              <w:jc w:val="center"/>
              <w:rPr>
                <w:sz w:val="21"/>
                <w:szCs w:val="21"/>
              </w:rPr>
            </w:pPr>
            <w:r>
              <w:t>Responder_B_Communication_Safety_Mode_Enable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P40W4B3</w:t>
            </w:r>
          </w:p>
        </w:tc>
        <w:tc>
          <w:tcPr>
            <w:tcW w:w="1196" w:type="dxa"/>
            <w:vAlign w:val="center"/>
          </w:tcPr>
          <w:p>
            <w:pPr>
              <w:jc w:val="center"/>
              <w:rPr>
                <w:sz w:val="21"/>
                <w:szCs w:val="21"/>
              </w:rPr>
            </w:pPr>
            <w:r>
              <w:t>XH028</w:t>
            </w:r>
          </w:p>
        </w:tc>
        <w:tc>
          <w:tcPr>
            <w:tcW w:w="1491" w:type="dxa"/>
            <w:vAlign w:val="center"/>
          </w:tcPr>
          <w:p>
            <w:pPr>
              <w:jc w:val="center"/>
              <w:rPr>
                <w:sz w:val="21"/>
                <w:szCs w:val="21"/>
              </w:rPr>
            </w:pPr>
            <w:r>
              <w:t>TCU_Communication_Safety_Mode_Enable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P40W4B2</w:t>
            </w:r>
          </w:p>
        </w:tc>
        <w:tc>
          <w:tcPr>
            <w:tcW w:w="1196" w:type="dxa"/>
            <w:vAlign w:val="center"/>
          </w:tcPr>
          <w:p>
            <w:pPr>
              <w:jc w:val="center"/>
              <w:rPr>
                <w:sz w:val="21"/>
                <w:szCs w:val="21"/>
              </w:rPr>
            </w:pPr>
            <w:r>
              <w:t>XH029</w:t>
            </w:r>
          </w:p>
        </w:tc>
        <w:tc>
          <w:tcPr>
            <w:tcW w:w="1491" w:type="dxa"/>
            <w:vAlign w:val="center"/>
          </w:tcPr>
          <w:p>
            <w:pPr>
              <w:jc w:val="center"/>
              <w:rPr>
                <w:sz w:val="21"/>
                <w:szCs w:val="21"/>
              </w:rPr>
            </w:pPr>
            <w:r>
              <w:t>Battery_Subcomputer_Communication_Safety_Mode_Enable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P40W4B1</w:t>
            </w:r>
          </w:p>
        </w:tc>
        <w:tc>
          <w:tcPr>
            <w:tcW w:w="1196" w:type="dxa"/>
            <w:vAlign w:val="center"/>
          </w:tcPr>
          <w:p>
            <w:pPr>
              <w:jc w:val="center"/>
              <w:rPr>
                <w:sz w:val="21"/>
                <w:szCs w:val="21"/>
              </w:rPr>
            </w:pPr>
            <w:r>
              <w:t>XH030</w:t>
            </w:r>
          </w:p>
        </w:tc>
        <w:tc>
          <w:tcPr>
            <w:tcW w:w="1491" w:type="dxa"/>
            <w:vAlign w:val="center"/>
          </w:tcPr>
          <w:p>
            <w:pPr>
              <w:jc w:val="center"/>
              <w:rPr>
                <w:sz w:val="21"/>
                <w:szCs w:val="21"/>
              </w:rPr>
            </w:pPr>
            <w:r>
              <w:t>GPS_Communication_Safety_Mode_Enable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P40W4B0</w:t>
            </w:r>
          </w:p>
        </w:tc>
        <w:tc>
          <w:tcPr>
            <w:tcW w:w="1196" w:type="dxa"/>
            <w:vAlign w:val="center"/>
          </w:tcPr>
          <w:p>
            <w:pPr>
              <w:jc w:val="center"/>
              <w:rPr>
                <w:sz w:val="21"/>
                <w:szCs w:val="21"/>
              </w:rPr>
            </w:pPr>
            <w:r>
              <w:t>XH031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P40W5~W11B55~B48</w:t>
            </w:r>
          </w:p>
        </w:tc>
        <w:tc>
          <w:tcPr>
            <w:tcW w:w="1196" w:type="dxa"/>
            <w:vAlign w:val="center"/>
          </w:tcPr>
          <w:p>
            <w:pPr>
              <w:jc w:val="center"/>
              <w:rPr>
                <w:sz w:val="21"/>
                <w:szCs w:val="21"/>
              </w:rPr>
            </w:pPr>
            <w:r>
              <w:t>XH032</w:t>
            </w:r>
          </w:p>
        </w:tc>
        <w:tc>
          <w:tcPr>
            <w:tcW w:w="1491" w:type="dxa"/>
            <w:vAlign w:val="center"/>
          </w:tcPr>
          <w:p>
            <w:pPr>
              <w:jc w:val="center"/>
              <w:rPr>
                <w:sz w:val="21"/>
                <w:szCs w:val="21"/>
              </w:rPr>
            </w:pPr>
            <w:r>
              <w:t>Responder_A_Communication_Safety_Mode_COUNTER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P40W5~W11B47~B40</w:t>
            </w:r>
          </w:p>
        </w:tc>
        <w:tc>
          <w:tcPr>
            <w:tcW w:w="1196" w:type="dxa"/>
            <w:vAlign w:val="center"/>
          </w:tcPr>
          <w:p>
            <w:pPr>
              <w:jc w:val="center"/>
              <w:rPr>
                <w:sz w:val="21"/>
                <w:szCs w:val="21"/>
              </w:rPr>
            </w:pPr>
            <w:r>
              <w:t>XH033</w:t>
            </w:r>
          </w:p>
        </w:tc>
        <w:tc>
          <w:tcPr>
            <w:tcW w:w="1491" w:type="dxa"/>
            <w:vAlign w:val="center"/>
          </w:tcPr>
          <w:p>
            <w:pPr>
              <w:jc w:val="center"/>
              <w:rPr>
                <w:sz w:val="21"/>
                <w:szCs w:val="21"/>
              </w:rPr>
            </w:pPr>
            <w:r>
              <w:t>PCU_Communication_Safety_Mode_COUNTER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P40W5~W11B39~B32</w:t>
            </w:r>
          </w:p>
        </w:tc>
        <w:tc>
          <w:tcPr>
            <w:tcW w:w="1196" w:type="dxa"/>
            <w:vAlign w:val="center"/>
          </w:tcPr>
          <w:p>
            <w:pPr>
              <w:jc w:val="center"/>
              <w:rPr>
                <w:sz w:val="21"/>
                <w:szCs w:val="21"/>
              </w:rPr>
            </w:pPr>
            <w:r>
              <w:t>XH034</w:t>
            </w:r>
          </w:p>
        </w:tc>
        <w:tc>
          <w:tcPr>
            <w:tcW w:w="1491" w:type="dxa"/>
            <w:vAlign w:val="center"/>
          </w:tcPr>
          <w:p>
            <w:pPr>
              <w:jc w:val="center"/>
              <w:rPr>
                <w:sz w:val="21"/>
                <w:szCs w:val="21"/>
              </w:rPr>
            </w:pPr>
            <w:r>
              <w:t>AOCC_Communication_Safety_Mode_COUNTER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P40W5~W11B31~B24</w:t>
            </w:r>
          </w:p>
        </w:tc>
        <w:tc>
          <w:tcPr>
            <w:tcW w:w="1196" w:type="dxa"/>
            <w:vAlign w:val="center"/>
          </w:tcPr>
          <w:p>
            <w:pPr>
              <w:jc w:val="center"/>
              <w:rPr>
                <w:sz w:val="21"/>
                <w:szCs w:val="21"/>
              </w:rPr>
            </w:pPr>
            <w:r>
              <w:t>XH035</w:t>
            </w:r>
          </w:p>
        </w:tc>
        <w:tc>
          <w:tcPr>
            <w:tcW w:w="1491" w:type="dxa"/>
            <w:vAlign w:val="center"/>
          </w:tcPr>
          <w:p>
            <w:pPr>
              <w:jc w:val="center"/>
              <w:rPr>
                <w:sz w:val="21"/>
                <w:szCs w:val="21"/>
              </w:rPr>
            </w:pPr>
            <w:r>
              <w:t>Responder_B_Communication_Safety_Mode_COUNTER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P40W5~W11B23~B16</w:t>
            </w:r>
          </w:p>
        </w:tc>
        <w:tc>
          <w:tcPr>
            <w:tcW w:w="1196" w:type="dxa"/>
            <w:vAlign w:val="center"/>
          </w:tcPr>
          <w:p>
            <w:pPr>
              <w:jc w:val="center"/>
              <w:rPr>
                <w:sz w:val="21"/>
                <w:szCs w:val="21"/>
              </w:rPr>
            </w:pPr>
            <w:r>
              <w:t>XH036</w:t>
            </w:r>
          </w:p>
        </w:tc>
        <w:tc>
          <w:tcPr>
            <w:tcW w:w="1491" w:type="dxa"/>
            <w:vAlign w:val="center"/>
          </w:tcPr>
          <w:p>
            <w:pPr>
              <w:jc w:val="center"/>
              <w:rPr>
                <w:sz w:val="21"/>
                <w:szCs w:val="21"/>
              </w:rPr>
            </w:pPr>
            <w:r>
              <w:t>TCU_Communication_Safety_Mode_COUNTER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P40W5~W11B15~B8</w:t>
            </w:r>
          </w:p>
        </w:tc>
        <w:tc>
          <w:tcPr>
            <w:tcW w:w="1196" w:type="dxa"/>
            <w:vAlign w:val="center"/>
          </w:tcPr>
          <w:p>
            <w:pPr>
              <w:jc w:val="center"/>
              <w:rPr>
                <w:sz w:val="21"/>
                <w:szCs w:val="21"/>
              </w:rPr>
            </w:pPr>
            <w:r>
              <w:t>XH037</w:t>
            </w:r>
          </w:p>
        </w:tc>
        <w:tc>
          <w:tcPr>
            <w:tcW w:w="1491" w:type="dxa"/>
            <w:vAlign w:val="center"/>
          </w:tcPr>
          <w:p>
            <w:pPr>
              <w:jc w:val="center"/>
              <w:rPr>
                <w:sz w:val="21"/>
                <w:szCs w:val="21"/>
              </w:rPr>
            </w:pPr>
            <w:r>
              <w:t>Battery_Subcomputer_Communication_Safety_Mode_COUNTER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P40W5~W11B7~B0</w:t>
            </w:r>
          </w:p>
        </w:tc>
        <w:tc>
          <w:tcPr>
            <w:tcW w:w="1196" w:type="dxa"/>
            <w:vAlign w:val="center"/>
          </w:tcPr>
          <w:p>
            <w:pPr>
              <w:jc w:val="center"/>
              <w:rPr>
                <w:sz w:val="21"/>
                <w:szCs w:val="21"/>
              </w:rPr>
            </w:pPr>
            <w:r>
              <w:t>XH038</w:t>
            </w:r>
          </w:p>
        </w:tc>
        <w:tc>
          <w:tcPr>
            <w:tcW w:w="1491" w:type="dxa"/>
            <w:vAlign w:val="center"/>
          </w:tcPr>
          <w:p>
            <w:pPr>
              <w:jc w:val="center"/>
              <w:rPr>
                <w:sz w:val="21"/>
                <w:szCs w:val="21"/>
              </w:rPr>
            </w:pPr>
            <w:r>
              <w:t>GPS_Communication_Safety_Mode_COUNTER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P40W12~W15</w:t>
            </w:r>
          </w:p>
        </w:tc>
        <w:tc>
          <w:tcPr>
            <w:tcW w:w="1196" w:type="dxa"/>
            <w:vAlign w:val="center"/>
          </w:tcPr>
          <w:p>
            <w:pPr>
              <w:jc w:val="center"/>
              <w:rPr>
                <w:sz w:val="21"/>
                <w:szCs w:val="21"/>
              </w:rPr>
            </w:pPr>
            <w:r>
              <w:t>XH039</w:t>
            </w:r>
          </w:p>
        </w:tc>
        <w:tc>
          <w:tcPr>
            <w:tcW w:w="1491" w:type="dxa"/>
            <w:vAlign w:val="center"/>
          </w:tcPr>
          <w:p>
            <w:pPr>
              <w:jc w:val="center"/>
              <w:rPr>
                <w:sz w:val="21"/>
                <w:szCs w:val="21"/>
              </w:rPr>
            </w:pPr>
            <w:r>
              <w:t>&lt;TM_pack_on/off_line_status&gt;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P40W12~W15B31</w:t>
            </w:r>
          </w:p>
        </w:tc>
        <w:tc>
          <w:tcPr>
            <w:tcW w:w="1196" w:type="dxa"/>
            <w:vAlign w:val="center"/>
          </w:tcPr>
          <w:p>
            <w:pPr>
              <w:jc w:val="center"/>
              <w:rPr>
                <w:sz w:val="21"/>
                <w:szCs w:val="21"/>
              </w:rPr>
            </w:pPr>
            <w:r>
              <w:t>XH040</w:t>
            </w:r>
          </w:p>
        </w:tc>
        <w:tc>
          <w:tcPr>
            <w:tcW w:w="1491" w:type="dxa"/>
            <w:vAlign w:val="center"/>
          </w:tcPr>
          <w:p>
            <w:pPr>
              <w:jc w:val="center"/>
              <w:rPr>
                <w:sz w:val="21"/>
                <w:szCs w:val="21"/>
              </w:rPr>
            </w:pPr>
            <w:r>
              <w:t>-pack_20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P40W12~W15B30</w:t>
            </w:r>
          </w:p>
        </w:tc>
        <w:tc>
          <w:tcPr>
            <w:tcW w:w="1196" w:type="dxa"/>
            <w:vAlign w:val="center"/>
          </w:tcPr>
          <w:p>
            <w:pPr>
              <w:jc w:val="center"/>
              <w:rPr>
                <w:sz w:val="21"/>
                <w:szCs w:val="21"/>
              </w:rPr>
            </w:pPr>
            <w:r>
              <w:t>XH041</w:t>
            </w:r>
          </w:p>
        </w:tc>
        <w:tc>
          <w:tcPr>
            <w:tcW w:w="1491" w:type="dxa"/>
            <w:vAlign w:val="center"/>
          </w:tcPr>
          <w:p>
            <w:pPr>
              <w:jc w:val="center"/>
              <w:rPr>
                <w:sz w:val="21"/>
                <w:szCs w:val="21"/>
              </w:rPr>
            </w:pPr>
            <w:r>
              <w:t>-pack_40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P40W12~W15B29</w:t>
            </w:r>
          </w:p>
        </w:tc>
        <w:tc>
          <w:tcPr>
            <w:tcW w:w="1196" w:type="dxa"/>
            <w:vAlign w:val="center"/>
          </w:tcPr>
          <w:p>
            <w:pPr>
              <w:jc w:val="center"/>
              <w:rPr>
                <w:sz w:val="21"/>
                <w:szCs w:val="21"/>
              </w:rPr>
            </w:pPr>
            <w:r>
              <w:t>XH042</w:t>
            </w:r>
          </w:p>
        </w:tc>
        <w:tc>
          <w:tcPr>
            <w:tcW w:w="1491" w:type="dxa"/>
            <w:vAlign w:val="center"/>
          </w:tcPr>
          <w:p>
            <w:pPr>
              <w:jc w:val="center"/>
              <w:rPr>
                <w:sz w:val="21"/>
                <w:szCs w:val="21"/>
              </w:rPr>
            </w:pPr>
            <w:r>
              <w:t>-pack_70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P40W12~W15B28</w:t>
            </w:r>
          </w:p>
        </w:tc>
        <w:tc>
          <w:tcPr>
            <w:tcW w:w="1196" w:type="dxa"/>
            <w:vAlign w:val="center"/>
          </w:tcPr>
          <w:p>
            <w:pPr>
              <w:jc w:val="center"/>
              <w:rPr>
                <w:sz w:val="21"/>
                <w:szCs w:val="21"/>
              </w:rPr>
            </w:pPr>
            <w:r>
              <w:t>XH043</w:t>
            </w:r>
          </w:p>
        </w:tc>
        <w:tc>
          <w:tcPr>
            <w:tcW w:w="1491" w:type="dxa"/>
            <w:vAlign w:val="center"/>
          </w:tcPr>
          <w:p>
            <w:pPr>
              <w:jc w:val="center"/>
              <w:rPr>
                <w:sz w:val="21"/>
                <w:szCs w:val="21"/>
              </w:rPr>
            </w:pPr>
            <w:r>
              <w:t>-pack_90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P40W12~W15B27</w:t>
            </w:r>
          </w:p>
        </w:tc>
        <w:tc>
          <w:tcPr>
            <w:tcW w:w="1196" w:type="dxa"/>
            <w:vAlign w:val="center"/>
          </w:tcPr>
          <w:p>
            <w:pPr>
              <w:jc w:val="center"/>
              <w:rPr>
                <w:sz w:val="21"/>
                <w:szCs w:val="21"/>
              </w:rPr>
            </w:pPr>
            <w:r>
              <w:t>XH044</w:t>
            </w:r>
          </w:p>
        </w:tc>
        <w:tc>
          <w:tcPr>
            <w:tcW w:w="1491" w:type="dxa"/>
            <w:vAlign w:val="center"/>
          </w:tcPr>
          <w:p>
            <w:pPr>
              <w:jc w:val="center"/>
              <w:rPr>
                <w:sz w:val="21"/>
                <w:szCs w:val="21"/>
              </w:rPr>
            </w:pPr>
            <w:r>
              <w:t>-pack_A0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P40W12~W15B26</w:t>
            </w:r>
          </w:p>
        </w:tc>
        <w:tc>
          <w:tcPr>
            <w:tcW w:w="1196" w:type="dxa"/>
            <w:vAlign w:val="center"/>
          </w:tcPr>
          <w:p>
            <w:pPr>
              <w:jc w:val="center"/>
              <w:rPr>
                <w:sz w:val="21"/>
                <w:szCs w:val="21"/>
              </w:rPr>
            </w:pPr>
            <w:r>
              <w:t>XH045</w:t>
            </w:r>
          </w:p>
        </w:tc>
        <w:tc>
          <w:tcPr>
            <w:tcW w:w="1491" w:type="dxa"/>
            <w:vAlign w:val="center"/>
          </w:tcPr>
          <w:p>
            <w:pPr>
              <w:jc w:val="center"/>
              <w:rPr>
                <w:sz w:val="21"/>
                <w:szCs w:val="21"/>
              </w:rPr>
            </w:pPr>
            <w:r>
              <w:t>-pack_B0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P40W12~W15B25</w:t>
            </w:r>
          </w:p>
        </w:tc>
        <w:tc>
          <w:tcPr>
            <w:tcW w:w="1196" w:type="dxa"/>
            <w:vAlign w:val="center"/>
          </w:tcPr>
          <w:p>
            <w:pPr>
              <w:jc w:val="center"/>
              <w:rPr>
                <w:sz w:val="21"/>
                <w:szCs w:val="21"/>
              </w:rPr>
            </w:pPr>
            <w:r>
              <w:t>XH046</w:t>
            </w:r>
          </w:p>
        </w:tc>
        <w:tc>
          <w:tcPr>
            <w:tcW w:w="1491" w:type="dxa"/>
            <w:vAlign w:val="center"/>
          </w:tcPr>
          <w:p>
            <w:pPr>
              <w:jc w:val="center"/>
              <w:rPr>
                <w:sz w:val="21"/>
                <w:szCs w:val="21"/>
              </w:rPr>
            </w:pPr>
            <w:r>
              <w:t>-pack_C0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P40W12~W15B24</w:t>
            </w:r>
          </w:p>
        </w:tc>
        <w:tc>
          <w:tcPr>
            <w:tcW w:w="1196" w:type="dxa"/>
            <w:vAlign w:val="center"/>
          </w:tcPr>
          <w:p>
            <w:pPr>
              <w:jc w:val="center"/>
              <w:rPr>
                <w:sz w:val="21"/>
                <w:szCs w:val="21"/>
              </w:rPr>
            </w:pPr>
            <w:r>
              <w:t>XH047</w:t>
            </w:r>
          </w:p>
        </w:tc>
        <w:tc>
          <w:tcPr>
            <w:tcW w:w="1491" w:type="dxa"/>
            <w:vAlign w:val="center"/>
          </w:tcPr>
          <w:p>
            <w:pPr>
              <w:jc w:val="center"/>
              <w:rPr>
                <w:sz w:val="21"/>
                <w:szCs w:val="21"/>
              </w:rPr>
            </w:pPr>
            <w:r>
              <w:t>-pack_E0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P40W12~W15B23</w:t>
            </w:r>
          </w:p>
        </w:tc>
        <w:tc>
          <w:tcPr>
            <w:tcW w:w="1196" w:type="dxa"/>
            <w:vAlign w:val="center"/>
          </w:tcPr>
          <w:p>
            <w:pPr>
              <w:jc w:val="center"/>
              <w:rPr>
                <w:sz w:val="21"/>
                <w:szCs w:val="21"/>
              </w:rPr>
            </w:pPr>
            <w:r>
              <w:t>XH048</w:t>
            </w:r>
          </w:p>
        </w:tc>
        <w:tc>
          <w:tcPr>
            <w:tcW w:w="1491" w:type="dxa"/>
            <w:vAlign w:val="center"/>
          </w:tcPr>
          <w:p>
            <w:pPr>
              <w:jc w:val="center"/>
              <w:rPr>
                <w:sz w:val="21"/>
                <w:szCs w:val="21"/>
              </w:rPr>
            </w:pPr>
            <w:r>
              <w:t>-pack_F0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P40W12~W15B22</w:t>
            </w:r>
          </w:p>
        </w:tc>
        <w:tc>
          <w:tcPr>
            <w:tcW w:w="1196" w:type="dxa"/>
            <w:vAlign w:val="center"/>
          </w:tcPr>
          <w:p>
            <w:pPr>
              <w:jc w:val="center"/>
              <w:rPr>
                <w:sz w:val="21"/>
                <w:szCs w:val="21"/>
              </w:rPr>
            </w:pPr>
            <w:r>
              <w:t>XH049</w:t>
            </w:r>
          </w:p>
        </w:tc>
        <w:tc>
          <w:tcPr>
            <w:tcW w:w="1491" w:type="dxa"/>
            <w:vAlign w:val="center"/>
          </w:tcPr>
          <w:p>
            <w:pPr>
              <w:jc w:val="center"/>
              <w:rPr>
                <w:sz w:val="21"/>
                <w:szCs w:val="21"/>
              </w:rPr>
            </w:pPr>
            <w:r>
              <w:t>-pack_50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P40W12~W15B21</w:t>
            </w:r>
          </w:p>
        </w:tc>
        <w:tc>
          <w:tcPr>
            <w:tcW w:w="1196" w:type="dxa"/>
            <w:vAlign w:val="center"/>
          </w:tcPr>
          <w:p>
            <w:pPr>
              <w:jc w:val="center"/>
              <w:rPr>
                <w:sz w:val="21"/>
                <w:szCs w:val="21"/>
              </w:rPr>
            </w:pPr>
            <w:r>
              <w:t>XH050</w:t>
            </w:r>
          </w:p>
        </w:tc>
        <w:tc>
          <w:tcPr>
            <w:tcW w:w="1491" w:type="dxa"/>
            <w:vAlign w:val="center"/>
          </w:tcPr>
          <w:p>
            <w:pPr>
              <w:jc w:val="center"/>
              <w:rPr>
                <w:sz w:val="21"/>
                <w:szCs w:val="21"/>
              </w:rPr>
            </w:pPr>
            <w:r>
              <w:t>-pack_60</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P40W12~W15B20</w:t>
            </w:r>
          </w:p>
        </w:tc>
        <w:tc>
          <w:tcPr>
            <w:tcW w:w="1196" w:type="dxa"/>
            <w:vAlign w:val="center"/>
          </w:tcPr>
          <w:p>
            <w:pPr>
              <w:jc w:val="center"/>
              <w:rPr>
                <w:sz w:val="21"/>
                <w:szCs w:val="21"/>
              </w:rPr>
            </w:pPr>
            <w:r>
              <w:t>XH051</w:t>
            </w:r>
          </w:p>
        </w:tc>
        <w:tc>
          <w:tcPr>
            <w:tcW w:w="1491" w:type="dxa"/>
            <w:vAlign w:val="center"/>
          </w:tcPr>
          <w:p>
            <w:pPr>
              <w:jc w:val="center"/>
              <w:rPr>
                <w:sz w:val="21"/>
                <w:szCs w:val="21"/>
              </w:rPr>
            </w:pPr>
            <w:r>
              <w:t>-pack_22</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P40W12~W15B19</w:t>
            </w:r>
          </w:p>
        </w:tc>
        <w:tc>
          <w:tcPr>
            <w:tcW w:w="1196" w:type="dxa"/>
            <w:vAlign w:val="center"/>
          </w:tcPr>
          <w:p>
            <w:pPr>
              <w:jc w:val="center"/>
              <w:rPr>
                <w:sz w:val="21"/>
                <w:szCs w:val="21"/>
              </w:rPr>
            </w:pPr>
            <w:r>
              <w:t>XH052</w:t>
            </w:r>
          </w:p>
        </w:tc>
        <w:tc>
          <w:tcPr>
            <w:tcW w:w="1491" w:type="dxa"/>
            <w:vAlign w:val="center"/>
          </w:tcPr>
          <w:p>
            <w:pPr>
              <w:jc w:val="center"/>
              <w:rPr>
                <w:sz w:val="21"/>
                <w:szCs w:val="21"/>
              </w:rPr>
            </w:pPr>
            <w:r>
              <w:t>-pack_25</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P40W12~W15B18</w:t>
            </w:r>
          </w:p>
        </w:tc>
        <w:tc>
          <w:tcPr>
            <w:tcW w:w="1196" w:type="dxa"/>
            <w:vAlign w:val="center"/>
          </w:tcPr>
          <w:p>
            <w:pPr>
              <w:jc w:val="center"/>
              <w:rPr>
                <w:sz w:val="21"/>
                <w:szCs w:val="21"/>
              </w:rPr>
            </w:pPr>
            <w:r>
              <w:t>XH053</w:t>
            </w:r>
          </w:p>
        </w:tc>
        <w:tc>
          <w:tcPr>
            <w:tcW w:w="1491" w:type="dxa"/>
            <w:vAlign w:val="center"/>
          </w:tcPr>
          <w:p>
            <w:pPr>
              <w:jc w:val="center"/>
              <w:rPr>
                <w:sz w:val="21"/>
                <w:szCs w:val="21"/>
              </w:rPr>
            </w:pPr>
            <w:r>
              <w:t>-pack_23</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P40W12~W15B17</w:t>
            </w:r>
          </w:p>
        </w:tc>
        <w:tc>
          <w:tcPr>
            <w:tcW w:w="1196" w:type="dxa"/>
            <w:vAlign w:val="center"/>
          </w:tcPr>
          <w:p>
            <w:pPr>
              <w:jc w:val="center"/>
              <w:rPr>
                <w:sz w:val="21"/>
                <w:szCs w:val="21"/>
              </w:rPr>
            </w:pPr>
            <w:r>
              <w:t>XH054</w:t>
            </w:r>
          </w:p>
        </w:tc>
        <w:tc>
          <w:tcPr>
            <w:tcW w:w="1491" w:type="dxa"/>
            <w:vAlign w:val="center"/>
          </w:tcPr>
          <w:p>
            <w:pPr>
              <w:jc w:val="center"/>
              <w:rPr>
                <w:sz w:val="21"/>
                <w:szCs w:val="21"/>
              </w:rPr>
            </w:pPr>
            <w:r>
              <w:t>-pack_43</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P40W12~W15B16</w:t>
            </w:r>
          </w:p>
        </w:tc>
        <w:tc>
          <w:tcPr>
            <w:tcW w:w="1196" w:type="dxa"/>
            <w:vAlign w:val="center"/>
          </w:tcPr>
          <w:p>
            <w:pPr>
              <w:jc w:val="center"/>
              <w:rPr>
                <w:sz w:val="21"/>
                <w:szCs w:val="21"/>
              </w:rPr>
            </w:pPr>
            <w:r>
              <w:t>XH055</w:t>
            </w:r>
          </w:p>
        </w:tc>
        <w:tc>
          <w:tcPr>
            <w:tcW w:w="1491" w:type="dxa"/>
            <w:vAlign w:val="center"/>
          </w:tcPr>
          <w:p>
            <w:pPr>
              <w:jc w:val="center"/>
              <w:rPr>
                <w:sz w:val="21"/>
                <w:szCs w:val="21"/>
              </w:rPr>
            </w:pPr>
            <w:r>
              <w:t>-pack_24</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P40W12~W15B15</w:t>
            </w:r>
          </w:p>
        </w:tc>
        <w:tc>
          <w:tcPr>
            <w:tcW w:w="1196" w:type="dxa"/>
            <w:vAlign w:val="center"/>
          </w:tcPr>
          <w:p>
            <w:pPr>
              <w:jc w:val="center"/>
              <w:rPr>
                <w:sz w:val="21"/>
                <w:szCs w:val="21"/>
              </w:rPr>
            </w:pPr>
            <w:r>
              <w:t>XH056</w:t>
            </w:r>
          </w:p>
        </w:tc>
        <w:tc>
          <w:tcPr>
            <w:tcW w:w="1491" w:type="dxa"/>
            <w:vAlign w:val="center"/>
          </w:tcPr>
          <w:p>
            <w:pPr>
              <w:jc w:val="center"/>
              <w:rPr>
                <w:sz w:val="21"/>
                <w:szCs w:val="21"/>
              </w:rPr>
            </w:pPr>
            <w:r>
              <w:t>-pack_44</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P40W12~W15B14</w:t>
            </w:r>
          </w:p>
        </w:tc>
        <w:tc>
          <w:tcPr>
            <w:tcW w:w="1196" w:type="dxa"/>
            <w:vAlign w:val="center"/>
          </w:tcPr>
          <w:p>
            <w:pPr>
              <w:jc w:val="center"/>
              <w:rPr>
                <w:sz w:val="21"/>
                <w:szCs w:val="21"/>
              </w:rPr>
            </w:pPr>
            <w:r>
              <w:t>XH057</w:t>
            </w:r>
          </w:p>
        </w:tc>
        <w:tc>
          <w:tcPr>
            <w:tcW w:w="1491" w:type="dxa"/>
            <w:vAlign w:val="center"/>
          </w:tcPr>
          <w:p>
            <w:pPr>
              <w:jc w:val="center"/>
              <w:rPr>
                <w:sz w:val="21"/>
                <w:szCs w:val="21"/>
              </w:rPr>
            </w:pPr>
            <w:r>
              <w:t>-pack_64</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P40W12~W15B13</w:t>
            </w:r>
          </w:p>
        </w:tc>
        <w:tc>
          <w:tcPr>
            <w:tcW w:w="1196" w:type="dxa"/>
            <w:vAlign w:val="center"/>
          </w:tcPr>
          <w:p>
            <w:pPr>
              <w:jc w:val="center"/>
              <w:rPr>
                <w:sz w:val="21"/>
                <w:szCs w:val="21"/>
              </w:rPr>
            </w:pPr>
            <w:r>
              <w:t>XH058</w:t>
            </w:r>
          </w:p>
        </w:tc>
        <w:tc>
          <w:tcPr>
            <w:tcW w:w="1491" w:type="dxa"/>
            <w:vAlign w:val="center"/>
          </w:tcPr>
          <w:p>
            <w:pPr>
              <w:jc w:val="center"/>
              <w:rPr>
                <w:sz w:val="21"/>
                <w:szCs w:val="21"/>
              </w:rPr>
            </w:pPr>
            <w:r>
              <w:t>-pack_A4</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P40W12~W15B12</w:t>
            </w:r>
          </w:p>
        </w:tc>
        <w:tc>
          <w:tcPr>
            <w:tcW w:w="1196" w:type="dxa"/>
            <w:vAlign w:val="center"/>
          </w:tcPr>
          <w:p>
            <w:pPr>
              <w:jc w:val="center"/>
              <w:rPr>
                <w:sz w:val="21"/>
                <w:szCs w:val="21"/>
              </w:rPr>
            </w:pPr>
            <w:r>
              <w:t>XH059</w:t>
            </w:r>
          </w:p>
        </w:tc>
        <w:tc>
          <w:tcPr>
            <w:tcW w:w="1491" w:type="dxa"/>
            <w:vAlign w:val="center"/>
          </w:tcPr>
          <w:p>
            <w:pPr>
              <w:jc w:val="center"/>
              <w:rPr>
                <w:sz w:val="21"/>
                <w:szCs w:val="21"/>
              </w:rPr>
            </w:pPr>
            <w:r>
              <w:t>-pack_28</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P40W12~W15B11</w:t>
            </w:r>
          </w:p>
        </w:tc>
        <w:tc>
          <w:tcPr>
            <w:tcW w:w="1196" w:type="dxa"/>
            <w:vAlign w:val="center"/>
          </w:tcPr>
          <w:p>
            <w:pPr>
              <w:jc w:val="center"/>
              <w:rPr>
                <w:sz w:val="21"/>
                <w:szCs w:val="21"/>
              </w:rPr>
            </w:pPr>
            <w:r>
              <w:t>XH060</w:t>
            </w:r>
          </w:p>
        </w:tc>
        <w:tc>
          <w:tcPr>
            <w:tcW w:w="1491" w:type="dxa"/>
            <w:vAlign w:val="center"/>
          </w:tcPr>
          <w:p>
            <w:pPr>
              <w:jc w:val="center"/>
              <w:rPr>
                <w:sz w:val="21"/>
                <w:szCs w:val="21"/>
              </w:rPr>
            </w:pPr>
            <w:r>
              <w:t>-pack27</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P40W12~W15B10</w:t>
            </w:r>
          </w:p>
        </w:tc>
        <w:tc>
          <w:tcPr>
            <w:tcW w:w="1196" w:type="dxa"/>
            <w:vAlign w:val="center"/>
          </w:tcPr>
          <w:p>
            <w:pPr>
              <w:jc w:val="center"/>
              <w:rPr>
                <w:sz w:val="21"/>
                <w:szCs w:val="21"/>
              </w:rPr>
            </w:pPr>
            <w:r>
              <w:t>XH061</w:t>
            </w:r>
          </w:p>
        </w:tc>
        <w:tc>
          <w:tcPr>
            <w:tcW w:w="1491" w:type="dxa"/>
            <w:vAlign w:val="center"/>
          </w:tcPr>
          <w:p>
            <w:pPr>
              <w:jc w:val="center"/>
              <w:rPr>
                <w:sz w:val="21"/>
                <w:szCs w:val="21"/>
              </w:rPr>
            </w:pPr>
            <w:r>
              <w:t>-pack_47</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P40W12~W15B9</w:t>
            </w:r>
          </w:p>
        </w:tc>
        <w:tc>
          <w:tcPr>
            <w:tcW w:w="1196" w:type="dxa"/>
            <w:vAlign w:val="center"/>
          </w:tcPr>
          <w:p>
            <w:pPr>
              <w:jc w:val="center"/>
              <w:rPr>
                <w:sz w:val="21"/>
                <w:szCs w:val="21"/>
              </w:rPr>
            </w:pPr>
            <w:r>
              <w:t>XH062</w:t>
            </w:r>
          </w:p>
        </w:tc>
        <w:tc>
          <w:tcPr>
            <w:tcW w:w="1491" w:type="dxa"/>
            <w:vAlign w:val="center"/>
          </w:tcPr>
          <w:p>
            <w:pPr>
              <w:jc w:val="center"/>
              <w:rPr>
                <w:sz w:val="21"/>
                <w:szCs w:val="21"/>
              </w:rPr>
            </w:pPr>
            <w:r>
              <w:t>-pack_67</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P40W12~W15B8</w:t>
            </w:r>
          </w:p>
        </w:tc>
        <w:tc>
          <w:tcPr>
            <w:tcW w:w="1196" w:type="dxa"/>
            <w:vAlign w:val="center"/>
          </w:tcPr>
          <w:p>
            <w:pPr>
              <w:jc w:val="center"/>
              <w:rPr>
                <w:sz w:val="21"/>
                <w:szCs w:val="21"/>
              </w:rPr>
            </w:pPr>
            <w:r>
              <w:t>XH063</w:t>
            </w:r>
          </w:p>
        </w:tc>
        <w:tc>
          <w:tcPr>
            <w:tcW w:w="1491" w:type="dxa"/>
            <w:vAlign w:val="center"/>
          </w:tcPr>
          <w:p>
            <w:pPr>
              <w:jc w:val="center"/>
              <w:rPr>
                <w:sz w:val="21"/>
                <w:szCs w:val="21"/>
              </w:rPr>
            </w:pPr>
            <w:r>
              <w:t>-pack_2A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P40W12~W15B7</w:t>
            </w:r>
          </w:p>
        </w:tc>
        <w:tc>
          <w:tcPr>
            <w:tcW w:w="1196" w:type="dxa"/>
            <w:vAlign w:val="center"/>
          </w:tcPr>
          <w:p>
            <w:pPr>
              <w:jc w:val="center"/>
              <w:rPr>
                <w:sz w:val="21"/>
                <w:szCs w:val="21"/>
              </w:rPr>
            </w:pPr>
            <w:r>
              <w:t>XH064</w:t>
            </w:r>
          </w:p>
        </w:tc>
        <w:tc>
          <w:tcPr>
            <w:tcW w:w="1491" w:type="dxa"/>
            <w:vAlign w:val="center"/>
          </w:tcPr>
          <w:p>
            <w:pPr>
              <w:jc w:val="center"/>
              <w:rPr>
                <w:sz w:val="21"/>
                <w:szCs w:val="21"/>
              </w:rPr>
            </w:pPr>
            <w:r>
              <w:t>-pack_4A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P40W12~W15B6</w:t>
            </w:r>
          </w:p>
        </w:tc>
        <w:tc>
          <w:tcPr>
            <w:tcW w:w="1196" w:type="dxa"/>
            <w:vAlign w:val="center"/>
          </w:tcPr>
          <w:p>
            <w:pPr>
              <w:jc w:val="center"/>
              <w:rPr>
                <w:sz w:val="21"/>
                <w:szCs w:val="21"/>
              </w:rPr>
            </w:pPr>
            <w:r>
              <w:t>XH065</w:t>
            </w:r>
          </w:p>
        </w:tc>
        <w:tc>
          <w:tcPr>
            <w:tcW w:w="1491" w:type="dxa"/>
            <w:vAlign w:val="center"/>
          </w:tcPr>
          <w:p>
            <w:pPr>
              <w:jc w:val="center"/>
              <w:rPr>
                <w:sz w:val="21"/>
                <w:szCs w:val="21"/>
              </w:rPr>
            </w:pPr>
            <w:r>
              <w:t>-pack_6A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P40W12~W15B5</w:t>
            </w:r>
          </w:p>
        </w:tc>
        <w:tc>
          <w:tcPr>
            <w:tcW w:w="1196" w:type="dxa"/>
            <w:vAlign w:val="center"/>
          </w:tcPr>
          <w:p>
            <w:pPr>
              <w:jc w:val="center"/>
              <w:rPr>
                <w:sz w:val="21"/>
                <w:szCs w:val="21"/>
              </w:rPr>
            </w:pPr>
            <w:r>
              <w:t>XH066</w:t>
            </w:r>
          </w:p>
        </w:tc>
        <w:tc>
          <w:tcPr>
            <w:tcW w:w="1491" w:type="dxa"/>
            <w:vAlign w:val="center"/>
          </w:tcPr>
          <w:p>
            <w:pPr>
              <w:jc w:val="center"/>
              <w:rPr>
                <w:sz w:val="21"/>
                <w:szCs w:val="21"/>
              </w:rPr>
            </w:pPr>
            <w:r>
              <w:t>-pack_AA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P40W12~W15B4</w:t>
            </w:r>
          </w:p>
        </w:tc>
        <w:tc>
          <w:tcPr>
            <w:tcW w:w="1196" w:type="dxa"/>
            <w:vAlign w:val="center"/>
          </w:tcPr>
          <w:p>
            <w:pPr>
              <w:jc w:val="center"/>
              <w:rPr>
                <w:sz w:val="21"/>
                <w:szCs w:val="21"/>
              </w:rPr>
            </w:pPr>
            <w:r>
              <w:t>XH067</w:t>
            </w:r>
          </w:p>
        </w:tc>
        <w:tc>
          <w:tcPr>
            <w:tcW w:w="1491" w:type="dxa"/>
            <w:vAlign w:val="center"/>
          </w:tcPr>
          <w:p>
            <w:pPr>
              <w:jc w:val="center"/>
              <w:rPr>
                <w:sz w:val="21"/>
                <w:szCs w:val="21"/>
              </w:rPr>
            </w:pPr>
            <w:r>
              <w:t>-pack_2C</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P40W12~W15B3</w:t>
            </w:r>
          </w:p>
        </w:tc>
        <w:tc>
          <w:tcPr>
            <w:tcW w:w="1196" w:type="dxa"/>
            <w:vAlign w:val="center"/>
          </w:tcPr>
          <w:p>
            <w:pPr>
              <w:jc w:val="center"/>
              <w:rPr>
                <w:sz w:val="21"/>
                <w:szCs w:val="21"/>
              </w:rPr>
            </w:pPr>
            <w:r>
              <w:t>XH068</w:t>
            </w:r>
          </w:p>
        </w:tc>
        <w:tc>
          <w:tcPr>
            <w:tcW w:w="1491" w:type="dxa"/>
            <w:vAlign w:val="center"/>
          </w:tcPr>
          <w:p>
            <w:pPr>
              <w:jc w:val="center"/>
              <w:rPr>
                <w:sz w:val="21"/>
                <w:szCs w:val="21"/>
              </w:rPr>
            </w:pPr>
            <w:r>
              <w:t>-pack_2B</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P40W12~W15B2</w:t>
            </w:r>
          </w:p>
        </w:tc>
        <w:tc>
          <w:tcPr>
            <w:tcW w:w="1196" w:type="dxa"/>
            <w:vAlign w:val="center"/>
          </w:tcPr>
          <w:p>
            <w:pPr>
              <w:jc w:val="center"/>
              <w:rPr>
                <w:sz w:val="21"/>
                <w:szCs w:val="21"/>
              </w:rPr>
            </w:pPr>
            <w:r>
              <w:t>XH069</w:t>
            </w:r>
          </w:p>
        </w:tc>
        <w:tc>
          <w:tcPr>
            <w:tcW w:w="1491" w:type="dxa"/>
            <w:vAlign w:val="center"/>
          </w:tcPr>
          <w:p>
            <w:pPr>
              <w:jc w:val="center"/>
              <w:rPr>
                <w:sz w:val="21"/>
                <w:szCs w:val="21"/>
              </w:rPr>
            </w:pPr>
            <w:r>
              <w:t>-pack_4B</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1:online;0:offline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P40W12~W15B1~B0</w:t>
            </w:r>
          </w:p>
        </w:tc>
        <w:tc>
          <w:tcPr>
            <w:tcW w:w="1196" w:type="dxa"/>
            <w:vAlign w:val="center"/>
          </w:tcPr>
          <w:p>
            <w:pPr>
              <w:jc w:val="center"/>
              <w:rPr>
                <w:sz w:val="21"/>
                <w:szCs w:val="21"/>
              </w:rPr>
            </w:pPr>
            <w:r>
              <w:t>XH070</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P40W16</w:t>
            </w:r>
          </w:p>
        </w:tc>
        <w:tc>
          <w:tcPr>
            <w:tcW w:w="1196" w:type="dxa"/>
            <w:vAlign w:val="center"/>
          </w:tcPr>
          <w:p>
            <w:pPr>
              <w:jc w:val="center"/>
              <w:rPr>
                <w:sz w:val="21"/>
                <w:szCs w:val="21"/>
              </w:rPr>
            </w:pPr>
            <w:r>
              <w:t>XH071</w:t>
            </w:r>
          </w:p>
        </w:tc>
        <w:tc>
          <w:tcPr>
            <w:tcW w:w="1491" w:type="dxa"/>
            <w:vAlign w:val="center"/>
          </w:tcPr>
          <w:p>
            <w:pPr>
              <w:jc w:val="center"/>
              <w:rPr>
                <w:sz w:val="21"/>
                <w:szCs w:val="21"/>
              </w:rPr>
            </w:pPr>
            <w:r>
              <w:t>Delay_TM_sampling_rate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P40W17</w:t>
            </w:r>
          </w:p>
        </w:tc>
        <w:tc>
          <w:tcPr>
            <w:tcW w:w="1196" w:type="dxa"/>
            <w:vAlign w:val="center"/>
          </w:tcPr>
          <w:p>
            <w:pPr>
              <w:jc w:val="center"/>
              <w:rPr>
                <w:sz w:val="21"/>
                <w:szCs w:val="21"/>
              </w:rPr>
            </w:pPr>
            <w:r>
              <w:t>XH072</w:t>
            </w:r>
          </w:p>
        </w:tc>
        <w:tc>
          <w:tcPr>
            <w:tcW w:w="1491" w:type="dxa"/>
            <w:vAlign w:val="center"/>
          </w:tcPr>
          <w:p>
            <w:pPr>
              <w:jc w:val="center"/>
              <w:rPr>
                <w:sz w:val="21"/>
                <w:szCs w:val="21"/>
              </w:rPr>
            </w:pPr>
            <w:r>
              <w:t>OBC_Reset_COUNTER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P40W18~W21</w:t>
            </w:r>
          </w:p>
        </w:tc>
        <w:tc>
          <w:tcPr>
            <w:tcW w:w="1196" w:type="dxa"/>
            <w:vAlign w:val="center"/>
          </w:tcPr>
          <w:p>
            <w:pPr>
              <w:jc w:val="center"/>
              <w:rPr>
                <w:sz w:val="21"/>
                <w:szCs w:val="21"/>
              </w:rPr>
            </w:pPr>
            <w:r>
              <w:t>XH073</w:t>
            </w:r>
          </w:p>
        </w:tc>
        <w:tc>
          <w:tcPr>
            <w:tcW w:w="1491" w:type="dxa"/>
            <w:vAlign w:val="center"/>
          </w:tcPr>
          <w:p>
            <w:pPr>
              <w:jc w:val="center"/>
              <w:rPr>
                <w:sz w:val="21"/>
                <w:szCs w:val="21"/>
              </w:rPr>
            </w:pPr>
            <w:r>
              <w:t>&lt;RTTC_check_status&gt;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P40W18~W21B31</w:t>
            </w:r>
          </w:p>
        </w:tc>
        <w:tc>
          <w:tcPr>
            <w:tcW w:w="1196" w:type="dxa"/>
            <w:vAlign w:val="center"/>
          </w:tcPr>
          <w:p>
            <w:pPr>
              <w:jc w:val="center"/>
              <w:rPr>
                <w:sz w:val="21"/>
                <w:szCs w:val="21"/>
              </w:rPr>
            </w:pPr>
            <w:r>
              <w:t>XH074</w:t>
            </w:r>
          </w:p>
        </w:tc>
        <w:tc>
          <w:tcPr>
            <w:tcW w:w="1491" w:type="dxa"/>
            <w:vAlign w:val="center"/>
          </w:tcPr>
          <w:p>
            <w:pPr>
              <w:jc w:val="center"/>
              <w:rPr>
                <w:sz w:val="21"/>
                <w:szCs w:val="21"/>
              </w:rPr>
            </w:pPr>
            <w:r>
              <w:t>Group_0_RTTTC_check_FLAG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P40W18~W21B30</w:t>
            </w:r>
          </w:p>
        </w:tc>
        <w:tc>
          <w:tcPr>
            <w:tcW w:w="1196" w:type="dxa"/>
            <w:vAlign w:val="center"/>
          </w:tcPr>
          <w:p>
            <w:pPr>
              <w:jc w:val="center"/>
              <w:rPr>
                <w:sz w:val="21"/>
                <w:szCs w:val="21"/>
              </w:rPr>
            </w:pPr>
            <w:r>
              <w:t>XH075</w:t>
            </w:r>
          </w:p>
        </w:tc>
        <w:tc>
          <w:tcPr>
            <w:tcW w:w="1491" w:type="dxa"/>
            <w:vAlign w:val="center"/>
          </w:tcPr>
          <w:p>
            <w:pPr>
              <w:jc w:val="center"/>
              <w:rPr>
                <w:sz w:val="21"/>
                <w:szCs w:val="21"/>
              </w:rPr>
            </w:pPr>
            <w:r>
              <w:t>Group_1_RTTTC_check_FLAG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P40W18~W21B29</w:t>
            </w:r>
          </w:p>
        </w:tc>
        <w:tc>
          <w:tcPr>
            <w:tcW w:w="1196" w:type="dxa"/>
            <w:vAlign w:val="center"/>
          </w:tcPr>
          <w:p>
            <w:pPr>
              <w:jc w:val="center"/>
              <w:rPr>
                <w:sz w:val="21"/>
                <w:szCs w:val="21"/>
              </w:rPr>
            </w:pPr>
            <w:r>
              <w:t>XH076</w:t>
            </w:r>
          </w:p>
        </w:tc>
        <w:tc>
          <w:tcPr>
            <w:tcW w:w="1491" w:type="dxa"/>
            <w:vAlign w:val="center"/>
          </w:tcPr>
          <w:p>
            <w:pPr>
              <w:jc w:val="center"/>
              <w:rPr>
                <w:sz w:val="21"/>
                <w:szCs w:val="21"/>
              </w:rPr>
            </w:pPr>
            <w:r>
              <w:t>Group_2_RTTTC_check_FLAG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P40W18~W21B28</w:t>
            </w:r>
          </w:p>
        </w:tc>
        <w:tc>
          <w:tcPr>
            <w:tcW w:w="1196" w:type="dxa"/>
            <w:vAlign w:val="center"/>
          </w:tcPr>
          <w:p>
            <w:pPr>
              <w:jc w:val="center"/>
              <w:rPr>
                <w:sz w:val="21"/>
                <w:szCs w:val="21"/>
              </w:rPr>
            </w:pPr>
            <w:r>
              <w:t>XH077</w:t>
            </w:r>
          </w:p>
        </w:tc>
        <w:tc>
          <w:tcPr>
            <w:tcW w:w="1491" w:type="dxa"/>
            <w:vAlign w:val="center"/>
          </w:tcPr>
          <w:p>
            <w:pPr>
              <w:jc w:val="center"/>
              <w:rPr>
                <w:sz w:val="21"/>
                <w:szCs w:val="21"/>
              </w:rPr>
            </w:pPr>
            <w:r>
              <w:t>Group_3_RTTTC_check_FLAG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P40W18~W21B27</w:t>
            </w:r>
          </w:p>
        </w:tc>
        <w:tc>
          <w:tcPr>
            <w:tcW w:w="1196" w:type="dxa"/>
            <w:vAlign w:val="center"/>
          </w:tcPr>
          <w:p>
            <w:pPr>
              <w:jc w:val="center"/>
              <w:rPr>
                <w:sz w:val="21"/>
                <w:szCs w:val="21"/>
              </w:rPr>
            </w:pPr>
            <w:r>
              <w:t>XH078</w:t>
            </w:r>
          </w:p>
        </w:tc>
        <w:tc>
          <w:tcPr>
            <w:tcW w:w="1491" w:type="dxa"/>
            <w:vAlign w:val="center"/>
          </w:tcPr>
          <w:p>
            <w:pPr>
              <w:jc w:val="center"/>
              <w:rPr>
                <w:sz w:val="21"/>
                <w:szCs w:val="21"/>
              </w:rPr>
            </w:pPr>
            <w:r>
              <w:t>Group_4_RTTTC_check_FLAG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P40W18~W21B26</w:t>
            </w:r>
          </w:p>
        </w:tc>
        <w:tc>
          <w:tcPr>
            <w:tcW w:w="1196" w:type="dxa"/>
            <w:vAlign w:val="center"/>
          </w:tcPr>
          <w:p>
            <w:pPr>
              <w:jc w:val="center"/>
              <w:rPr>
                <w:sz w:val="21"/>
                <w:szCs w:val="21"/>
              </w:rPr>
            </w:pPr>
            <w:r>
              <w:t>XH079</w:t>
            </w:r>
          </w:p>
        </w:tc>
        <w:tc>
          <w:tcPr>
            <w:tcW w:w="1491" w:type="dxa"/>
            <w:vAlign w:val="center"/>
          </w:tcPr>
          <w:p>
            <w:pPr>
              <w:jc w:val="center"/>
              <w:rPr>
                <w:sz w:val="21"/>
                <w:szCs w:val="21"/>
              </w:rPr>
            </w:pPr>
            <w:r>
              <w:t>Group_5_RTTTC_check_FLAG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P40W18~W21B25</w:t>
            </w:r>
          </w:p>
        </w:tc>
        <w:tc>
          <w:tcPr>
            <w:tcW w:w="1196" w:type="dxa"/>
            <w:vAlign w:val="center"/>
          </w:tcPr>
          <w:p>
            <w:pPr>
              <w:jc w:val="center"/>
              <w:rPr>
                <w:sz w:val="21"/>
                <w:szCs w:val="21"/>
              </w:rPr>
            </w:pPr>
            <w:r>
              <w:t>XH080</w:t>
            </w:r>
          </w:p>
        </w:tc>
        <w:tc>
          <w:tcPr>
            <w:tcW w:w="1491" w:type="dxa"/>
            <w:vAlign w:val="center"/>
          </w:tcPr>
          <w:p>
            <w:pPr>
              <w:jc w:val="center"/>
              <w:rPr>
                <w:sz w:val="21"/>
                <w:szCs w:val="21"/>
              </w:rPr>
            </w:pPr>
            <w:r>
              <w:t>Group_6_RTTTC_check_FLAG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P40W18~W21B24</w:t>
            </w:r>
          </w:p>
        </w:tc>
        <w:tc>
          <w:tcPr>
            <w:tcW w:w="1196" w:type="dxa"/>
            <w:vAlign w:val="center"/>
          </w:tcPr>
          <w:p>
            <w:pPr>
              <w:jc w:val="center"/>
              <w:rPr>
                <w:sz w:val="21"/>
                <w:szCs w:val="21"/>
              </w:rPr>
            </w:pPr>
            <w:r>
              <w:t>XH081</w:t>
            </w:r>
          </w:p>
        </w:tc>
        <w:tc>
          <w:tcPr>
            <w:tcW w:w="1491" w:type="dxa"/>
            <w:vAlign w:val="center"/>
          </w:tcPr>
          <w:p>
            <w:pPr>
              <w:jc w:val="center"/>
              <w:rPr>
                <w:sz w:val="21"/>
                <w:szCs w:val="21"/>
              </w:rPr>
            </w:pPr>
            <w:r>
              <w:t>Group_7_RTTTC_check_FLAG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P40W18~W21B23</w:t>
            </w:r>
          </w:p>
        </w:tc>
        <w:tc>
          <w:tcPr>
            <w:tcW w:w="1196" w:type="dxa"/>
            <w:vAlign w:val="center"/>
          </w:tcPr>
          <w:p>
            <w:pPr>
              <w:jc w:val="center"/>
              <w:rPr>
                <w:sz w:val="21"/>
                <w:szCs w:val="21"/>
              </w:rPr>
            </w:pPr>
            <w:r>
              <w:t>XH082</w:t>
            </w:r>
          </w:p>
        </w:tc>
        <w:tc>
          <w:tcPr>
            <w:tcW w:w="1491" w:type="dxa"/>
            <w:vAlign w:val="center"/>
          </w:tcPr>
          <w:p>
            <w:pPr>
              <w:jc w:val="center"/>
              <w:rPr>
                <w:sz w:val="21"/>
                <w:szCs w:val="21"/>
              </w:rPr>
            </w:pPr>
            <w:r>
              <w:t>Group_8_RTTTC_check_FLAG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P40W18~W21B22</w:t>
            </w:r>
          </w:p>
        </w:tc>
        <w:tc>
          <w:tcPr>
            <w:tcW w:w="1196" w:type="dxa"/>
            <w:vAlign w:val="center"/>
          </w:tcPr>
          <w:p>
            <w:pPr>
              <w:jc w:val="center"/>
              <w:rPr>
                <w:sz w:val="21"/>
                <w:szCs w:val="21"/>
              </w:rPr>
            </w:pPr>
            <w:r>
              <w:t>XH083</w:t>
            </w:r>
          </w:p>
        </w:tc>
        <w:tc>
          <w:tcPr>
            <w:tcW w:w="1491" w:type="dxa"/>
            <w:vAlign w:val="center"/>
          </w:tcPr>
          <w:p>
            <w:pPr>
              <w:jc w:val="center"/>
              <w:rPr>
                <w:sz w:val="21"/>
                <w:szCs w:val="21"/>
              </w:rPr>
            </w:pPr>
            <w:r>
              <w:t>Group_9_RTTTC_check_FLAG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P40W18~W21B21</w:t>
            </w:r>
          </w:p>
        </w:tc>
        <w:tc>
          <w:tcPr>
            <w:tcW w:w="1196" w:type="dxa"/>
            <w:vAlign w:val="center"/>
          </w:tcPr>
          <w:p>
            <w:pPr>
              <w:jc w:val="center"/>
              <w:rPr>
                <w:sz w:val="21"/>
                <w:szCs w:val="21"/>
              </w:rPr>
            </w:pPr>
            <w:r>
              <w:t>XH084</w:t>
            </w:r>
          </w:p>
        </w:tc>
        <w:tc>
          <w:tcPr>
            <w:tcW w:w="1491" w:type="dxa"/>
            <w:vAlign w:val="center"/>
          </w:tcPr>
          <w:p>
            <w:pPr>
              <w:jc w:val="center"/>
              <w:rPr>
                <w:sz w:val="21"/>
                <w:szCs w:val="21"/>
              </w:rPr>
            </w:pPr>
            <w:r>
              <w:t>Group_10_RTTTC_check_FLAG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P40W18~W21B20</w:t>
            </w:r>
          </w:p>
        </w:tc>
        <w:tc>
          <w:tcPr>
            <w:tcW w:w="1196" w:type="dxa"/>
            <w:vAlign w:val="center"/>
          </w:tcPr>
          <w:p>
            <w:pPr>
              <w:jc w:val="center"/>
              <w:rPr>
                <w:sz w:val="21"/>
                <w:szCs w:val="21"/>
              </w:rPr>
            </w:pPr>
            <w:r>
              <w:t>XH085</w:t>
            </w:r>
          </w:p>
        </w:tc>
        <w:tc>
          <w:tcPr>
            <w:tcW w:w="1491" w:type="dxa"/>
            <w:vAlign w:val="center"/>
          </w:tcPr>
          <w:p>
            <w:pPr>
              <w:jc w:val="center"/>
              <w:rPr>
                <w:sz w:val="21"/>
                <w:szCs w:val="21"/>
              </w:rPr>
            </w:pPr>
            <w:r>
              <w:t>Group_11_RTTTC_check_FLAG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P40W18~W21B19</w:t>
            </w:r>
          </w:p>
        </w:tc>
        <w:tc>
          <w:tcPr>
            <w:tcW w:w="1196" w:type="dxa"/>
            <w:vAlign w:val="center"/>
          </w:tcPr>
          <w:p>
            <w:pPr>
              <w:jc w:val="center"/>
              <w:rPr>
                <w:sz w:val="21"/>
                <w:szCs w:val="21"/>
              </w:rPr>
            </w:pPr>
            <w:r>
              <w:t>XH086</w:t>
            </w:r>
          </w:p>
        </w:tc>
        <w:tc>
          <w:tcPr>
            <w:tcW w:w="1491" w:type="dxa"/>
            <w:vAlign w:val="center"/>
          </w:tcPr>
          <w:p>
            <w:pPr>
              <w:jc w:val="center"/>
              <w:rPr>
                <w:sz w:val="21"/>
                <w:szCs w:val="21"/>
              </w:rPr>
            </w:pPr>
            <w:r>
              <w:t>Group_12_RTTTC_check_FLAG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P40W18~W21B18</w:t>
            </w:r>
          </w:p>
        </w:tc>
        <w:tc>
          <w:tcPr>
            <w:tcW w:w="1196" w:type="dxa"/>
            <w:vAlign w:val="center"/>
          </w:tcPr>
          <w:p>
            <w:pPr>
              <w:jc w:val="center"/>
              <w:rPr>
                <w:sz w:val="21"/>
                <w:szCs w:val="21"/>
              </w:rPr>
            </w:pPr>
            <w:r>
              <w:t>XH087</w:t>
            </w:r>
          </w:p>
        </w:tc>
        <w:tc>
          <w:tcPr>
            <w:tcW w:w="1491" w:type="dxa"/>
            <w:vAlign w:val="center"/>
          </w:tcPr>
          <w:p>
            <w:pPr>
              <w:jc w:val="center"/>
              <w:rPr>
                <w:sz w:val="21"/>
                <w:szCs w:val="21"/>
              </w:rPr>
            </w:pPr>
            <w:r>
              <w:t>Group_13_RTTTC_check_FLAG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P40W18~W21B17</w:t>
            </w:r>
          </w:p>
        </w:tc>
        <w:tc>
          <w:tcPr>
            <w:tcW w:w="1196" w:type="dxa"/>
            <w:vAlign w:val="center"/>
          </w:tcPr>
          <w:p>
            <w:pPr>
              <w:jc w:val="center"/>
              <w:rPr>
                <w:sz w:val="21"/>
                <w:szCs w:val="21"/>
              </w:rPr>
            </w:pPr>
            <w:r>
              <w:t>XH088</w:t>
            </w:r>
          </w:p>
        </w:tc>
        <w:tc>
          <w:tcPr>
            <w:tcW w:w="1491" w:type="dxa"/>
            <w:vAlign w:val="center"/>
          </w:tcPr>
          <w:p>
            <w:pPr>
              <w:jc w:val="center"/>
              <w:rPr>
                <w:sz w:val="21"/>
                <w:szCs w:val="21"/>
              </w:rPr>
            </w:pPr>
            <w:r>
              <w:t>Group_14_RTTTC_check_FLAG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P40W18~W21B16</w:t>
            </w:r>
          </w:p>
        </w:tc>
        <w:tc>
          <w:tcPr>
            <w:tcW w:w="1196" w:type="dxa"/>
            <w:vAlign w:val="center"/>
          </w:tcPr>
          <w:p>
            <w:pPr>
              <w:jc w:val="center"/>
              <w:rPr>
                <w:sz w:val="21"/>
                <w:szCs w:val="21"/>
              </w:rPr>
            </w:pPr>
            <w:r>
              <w:t>XH089</w:t>
            </w:r>
          </w:p>
        </w:tc>
        <w:tc>
          <w:tcPr>
            <w:tcW w:w="1491" w:type="dxa"/>
            <w:vAlign w:val="center"/>
          </w:tcPr>
          <w:p>
            <w:pPr>
              <w:jc w:val="center"/>
              <w:rPr>
                <w:sz w:val="21"/>
                <w:szCs w:val="21"/>
              </w:rPr>
            </w:pPr>
            <w:r>
              <w:t>Group_15_RTTTC_check_FLAG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P40W18~W21B15</w:t>
            </w:r>
          </w:p>
        </w:tc>
        <w:tc>
          <w:tcPr>
            <w:tcW w:w="1196" w:type="dxa"/>
            <w:vAlign w:val="center"/>
          </w:tcPr>
          <w:p>
            <w:pPr>
              <w:jc w:val="center"/>
              <w:rPr>
                <w:sz w:val="21"/>
                <w:szCs w:val="21"/>
              </w:rPr>
            </w:pPr>
            <w:r>
              <w:t>XH090</w:t>
            </w:r>
          </w:p>
        </w:tc>
        <w:tc>
          <w:tcPr>
            <w:tcW w:w="1491" w:type="dxa"/>
            <w:vAlign w:val="center"/>
          </w:tcPr>
          <w:p>
            <w:pPr>
              <w:jc w:val="center"/>
              <w:rPr>
                <w:sz w:val="21"/>
                <w:szCs w:val="21"/>
              </w:rPr>
            </w:pPr>
            <w:r>
              <w:t>Group_16_RTTTC_check_FLAG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P40W18~W21B14</w:t>
            </w:r>
          </w:p>
        </w:tc>
        <w:tc>
          <w:tcPr>
            <w:tcW w:w="1196" w:type="dxa"/>
            <w:vAlign w:val="center"/>
          </w:tcPr>
          <w:p>
            <w:pPr>
              <w:jc w:val="center"/>
              <w:rPr>
                <w:sz w:val="21"/>
                <w:szCs w:val="21"/>
              </w:rPr>
            </w:pPr>
            <w:r>
              <w:t>XH091</w:t>
            </w:r>
          </w:p>
        </w:tc>
        <w:tc>
          <w:tcPr>
            <w:tcW w:w="1491" w:type="dxa"/>
            <w:vAlign w:val="center"/>
          </w:tcPr>
          <w:p>
            <w:pPr>
              <w:jc w:val="center"/>
              <w:rPr>
                <w:sz w:val="21"/>
                <w:szCs w:val="21"/>
              </w:rPr>
            </w:pPr>
            <w:r>
              <w:t>Group_17_RTTTC_check_FLAG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P40W18~W21B13</w:t>
            </w:r>
          </w:p>
        </w:tc>
        <w:tc>
          <w:tcPr>
            <w:tcW w:w="1196" w:type="dxa"/>
            <w:vAlign w:val="center"/>
          </w:tcPr>
          <w:p>
            <w:pPr>
              <w:jc w:val="center"/>
              <w:rPr>
                <w:sz w:val="21"/>
                <w:szCs w:val="21"/>
              </w:rPr>
            </w:pPr>
            <w:r>
              <w:t>XH092</w:t>
            </w:r>
          </w:p>
        </w:tc>
        <w:tc>
          <w:tcPr>
            <w:tcW w:w="1491" w:type="dxa"/>
            <w:vAlign w:val="center"/>
          </w:tcPr>
          <w:p>
            <w:pPr>
              <w:jc w:val="center"/>
              <w:rPr>
                <w:sz w:val="21"/>
                <w:szCs w:val="21"/>
              </w:rPr>
            </w:pPr>
            <w:r>
              <w:t>Group_18_RTTTC_check_FLAG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P40W18~W21B12</w:t>
            </w:r>
          </w:p>
        </w:tc>
        <w:tc>
          <w:tcPr>
            <w:tcW w:w="1196" w:type="dxa"/>
            <w:vAlign w:val="center"/>
          </w:tcPr>
          <w:p>
            <w:pPr>
              <w:jc w:val="center"/>
              <w:rPr>
                <w:sz w:val="21"/>
                <w:szCs w:val="21"/>
              </w:rPr>
            </w:pPr>
            <w:r>
              <w:t>XH093</w:t>
            </w:r>
          </w:p>
        </w:tc>
        <w:tc>
          <w:tcPr>
            <w:tcW w:w="1491" w:type="dxa"/>
            <w:vAlign w:val="center"/>
          </w:tcPr>
          <w:p>
            <w:pPr>
              <w:jc w:val="center"/>
              <w:rPr>
                <w:sz w:val="21"/>
                <w:szCs w:val="21"/>
              </w:rPr>
            </w:pPr>
            <w:r>
              <w:t>Group_19_RTTTC_check_FLAG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P40W18~W21B11</w:t>
            </w:r>
          </w:p>
        </w:tc>
        <w:tc>
          <w:tcPr>
            <w:tcW w:w="1196" w:type="dxa"/>
            <w:vAlign w:val="center"/>
          </w:tcPr>
          <w:p>
            <w:pPr>
              <w:jc w:val="center"/>
              <w:rPr>
                <w:sz w:val="21"/>
                <w:szCs w:val="21"/>
              </w:rPr>
            </w:pPr>
            <w:r>
              <w:t>XH094</w:t>
            </w:r>
          </w:p>
        </w:tc>
        <w:tc>
          <w:tcPr>
            <w:tcW w:w="1491" w:type="dxa"/>
            <w:vAlign w:val="center"/>
          </w:tcPr>
          <w:p>
            <w:pPr>
              <w:jc w:val="center"/>
              <w:rPr>
                <w:sz w:val="21"/>
                <w:szCs w:val="21"/>
              </w:rPr>
            </w:pPr>
            <w:r>
              <w:t>Group_20_RTTTC_check_FLAG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P40W18~W21B10</w:t>
            </w:r>
          </w:p>
        </w:tc>
        <w:tc>
          <w:tcPr>
            <w:tcW w:w="1196" w:type="dxa"/>
            <w:vAlign w:val="center"/>
          </w:tcPr>
          <w:p>
            <w:pPr>
              <w:jc w:val="center"/>
              <w:rPr>
                <w:sz w:val="21"/>
                <w:szCs w:val="21"/>
              </w:rPr>
            </w:pPr>
            <w:r>
              <w:t>XH095</w:t>
            </w:r>
          </w:p>
        </w:tc>
        <w:tc>
          <w:tcPr>
            <w:tcW w:w="1491" w:type="dxa"/>
            <w:vAlign w:val="center"/>
          </w:tcPr>
          <w:p>
            <w:pPr>
              <w:jc w:val="center"/>
              <w:rPr>
                <w:sz w:val="21"/>
                <w:szCs w:val="21"/>
              </w:rPr>
            </w:pPr>
            <w:r>
              <w:t>Group_21_RTTTC_check_FLAG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P40W18~W21B9</w:t>
            </w:r>
          </w:p>
        </w:tc>
        <w:tc>
          <w:tcPr>
            <w:tcW w:w="1196" w:type="dxa"/>
            <w:vAlign w:val="center"/>
          </w:tcPr>
          <w:p>
            <w:pPr>
              <w:jc w:val="center"/>
              <w:rPr>
                <w:sz w:val="21"/>
                <w:szCs w:val="21"/>
              </w:rPr>
            </w:pPr>
            <w:r>
              <w:t>XH096</w:t>
            </w:r>
          </w:p>
        </w:tc>
        <w:tc>
          <w:tcPr>
            <w:tcW w:w="1491" w:type="dxa"/>
            <w:vAlign w:val="center"/>
          </w:tcPr>
          <w:p>
            <w:pPr>
              <w:jc w:val="center"/>
              <w:rPr>
                <w:sz w:val="21"/>
                <w:szCs w:val="21"/>
              </w:rPr>
            </w:pPr>
            <w:r>
              <w:t>Group_22_RTTTC_check_FLAG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P40W18~W21B8</w:t>
            </w:r>
          </w:p>
        </w:tc>
        <w:tc>
          <w:tcPr>
            <w:tcW w:w="1196" w:type="dxa"/>
            <w:vAlign w:val="center"/>
          </w:tcPr>
          <w:p>
            <w:pPr>
              <w:jc w:val="center"/>
              <w:rPr>
                <w:sz w:val="21"/>
                <w:szCs w:val="21"/>
              </w:rPr>
            </w:pPr>
            <w:r>
              <w:t>XH097</w:t>
            </w:r>
          </w:p>
        </w:tc>
        <w:tc>
          <w:tcPr>
            <w:tcW w:w="1491" w:type="dxa"/>
            <w:vAlign w:val="center"/>
          </w:tcPr>
          <w:p>
            <w:pPr>
              <w:jc w:val="center"/>
              <w:rPr>
                <w:sz w:val="21"/>
                <w:szCs w:val="21"/>
              </w:rPr>
            </w:pPr>
            <w:r>
              <w:t>Group_23_RTTTC_check_FLAG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P40W18~W21B7</w:t>
            </w:r>
          </w:p>
        </w:tc>
        <w:tc>
          <w:tcPr>
            <w:tcW w:w="1196" w:type="dxa"/>
            <w:vAlign w:val="center"/>
          </w:tcPr>
          <w:p>
            <w:pPr>
              <w:jc w:val="center"/>
              <w:rPr>
                <w:sz w:val="21"/>
                <w:szCs w:val="21"/>
              </w:rPr>
            </w:pPr>
            <w:r>
              <w:t>XH098</w:t>
            </w:r>
          </w:p>
        </w:tc>
        <w:tc>
          <w:tcPr>
            <w:tcW w:w="1491" w:type="dxa"/>
            <w:vAlign w:val="center"/>
          </w:tcPr>
          <w:p>
            <w:pPr>
              <w:jc w:val="center"/>
              <w:rPr>
                <w:sz w:val="21"/>
                <w:szCs w:val="21"/>
              </w:rPr>
            </w:pPr>
            <w:r>
              <w:t>Group_24_RTTTC_check_FLAG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P40W18~W21B6</w:t>
            </w:r>
          </w:p>
        </w:tc>
        <w:tc>
          <w:tcPr>
            <w:tcW w:w="1196" w:type="dxa"/>
            <w:vAlign w:val="center"/>
          </w:tcPr>
          <w:p>
            <w:pPr>
              <w:jc w:val="center"/>
              <w:rPr>
                <w:sz w:val="21"/>
                <w:szCs w:val="21"/>
              </w:rPr>
            </w:pPr>
            <w:r>
              <w:t>XH099</w:t>
            </w:r>
          </w:p>
        </w:tc>
        <w:tc>
          <w:tcPr>
            <w:tcW w:w="1491" w:type="dxa"/>
            <w:vAlign w:val="center"/>
          </w:tcPr>
          <w:p>
            <w:pPr>
              <w:jc w:val="center"/>
              <w:rPr>
                <w:sz w:val="21"/>
                <w:szCs w:val="21"/>
              </w:rPr>
            </w:pPr>
            <w:r>
              <w:t>Group_25_RTTTC_check_FLAG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P40W18~W21B5</w:t>
            </w:r>
          </w:p>
        </w:tc>
        <w:tc>
          <w:tcPr>
            <w:tcW w:w="1196" w:type="dxa"/>
            <w:vAlign w:val="center"/>
          </w:tcPr>
          <w:p>
            <w:pPr>
              <w:jc w:val="center"/>
              <w:rPr>
                <w:sz w:val="21"/>
                <w:szCs w:val="21"/>
              </w:rPr>
            </w:pPr>
            <w:r>
              <w:t>XH100</w:t>
            </w:r>
          </w:p>
        </w:tc>
        <w:tc>
          <w:tcPr>
            <w:tcW w:w="1491" w:type="dxa"/>
            <w:vAlign w:val="center"/>
          </w:tcPr>
          <w:p>
            <w:pPr>
              <w:jc w:val="center"/>
              <w:rPr>
                <w:sz w:val="21"/>
                <w:szCs w:val="21"/>
              </w:rPr>
            </w:pPr>
            <w:r>
              <w:t>Group_26_RTTTC_check_FLAG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P40W18~W21B4</w:t>
            </w:r>
          </w:p>
        </w:tc>
        <w:tc>
          <w:tcPr>
            <w:tcW w:w="1196" w:type="dxa"/>
            <w:vAlign w:val="center"/>
          </w:tcPr>
          <w:p>
            <w:pPr>
              <w:jc w:val="center"/>
              <w:rPr>
                <w:sz w:val="21"/>
                <w:szCs w:val="21"/>
              </w:rPr>
            </w:pPr>
            <w:r>
              <w:t>XH101</w:t>
            </w:r>
          </w:p>
        </w:tc>
        <w:tc>
          <w:tcPr>
            <w:tcW w:w="1491" w:type="dxa"/>
            <w:vAlign w:val="center"/>
          </w:tcPr>
          <w:p>
            <w:pPr>
              <w:jc w:val="center"/>
              <w:rPr>
                <w:sz w:val="21"/>
                <w:szCs w:val="21"/>
              </w:rPr>
            </w:pPr>
            <w:r>
              <w:t>Group_27_RTTTC_check_FLAG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P40W18~W21B3</w:t>
            </w:r>
          </w:p>
        </w:tc>
        <w:tc>
          <w:tcPr>
            <w:tcW w:w="1196" w:type="dxa"/>
            <w:vAlign w:val="center"/>
          </w:tcPr>
          <w:p>
            <w:pPr>
              <w:jc w:val="center"/>
              <w:rPr>
                <w:sz w:val="21"/>
                <w:szCs w:val="21"/>
              </w:rPr>
            </w:pPr>
            <w:r>
              <w:t>XH102</w:t>
            </w:r>
          </w:p>
        </w:tc>
        <w:tc>
          <w:tcPr>
            <w:tcW w:w="1491" w:type="dxa"/>
            <w:vAlign w:val="center"/>
          </w:tcPr>
          <w:p>
            <w:pPr>
              <w:jc w:val="center"/>
              <w:rPr>
                <w:sz w:val="21"/>
                <w:szCs w:val="21"/>
              </w:rPr>
            </w:pPr>
            <w:r>
              <w:t>Group_28_RTTTC_check_FLAG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P40W18~W21B2</w:t>
            </w:r>
          </w:p>
        </w:tc>
        <w:tc>
          <w:tcPr>
            <w:tcW w:w="1196" w:type="dxa"/>
            <w:vAlign w:val="center"/>
          </w:tcPr>
          <w:p>
            <w:pPr>
              <w:jc w:val="center"/>
              <w:rPr>
                <w:sz w:val="21"/>
                <w:szCs w:val="21"/>
              </w:rPr>
            </w:pPr>
            <w:r>
              <w:t>XH103</w:t>
            </w:r>
          </w:p>
        </w:tc>
        <w:tc>
          <w:tcPr>
            <w:tcW w:w="1491" w:type="dxa"/>
            <w:vAlign w:val="center"/>
          </w:tcPr>
          <w:p>
            <w:pPr>
              <w:jc w:val="center"/>
              <w:rPr>
                <w:sz w:val="21"/>
                <w:szCs w:val="21"/>
              </w:rPr>
            </w:pPr>
            <w:r>
              <w:t>Group_29_RTTTC_check_FLAG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P40W18~W21B1</w:t>
            </w:r>
          </w:p>
        </w:tc>
        <w:tc>
          <w:tcPr>
            <w:tcW w:w="1196" w:type="dxa"/>
            <w:vAlign w:val="center"/>
          </w:tcPr>
          <w:p>
            <w:pPr>
              <w:jc w:val="center"/>
              <w:rPr>
                <w:sz w:val="21"/>
                <w:szCs w:val="21"/>
              </w:rPr>
            </w:pPr>
            <w:r>
              <w:t>XH104</w:t>
            </w:r>
          </w:p>
        </w:tc>
        <w:tc>
          <w:tcPr>
            <w:tcW w:w="1491" w:type="dxa"/>
            <w:vAlign w:val="center"/>
          </w:tcPr>
          <w:p>
            <w:pPr>
              <w:jc w:val="center"/>
              <w:rPr>
                <w:sz w:val="21"/>
                <w:szCs w:val="21"/>
              </w:rPr>
            </w:pPr>
            <w:r>
              <w:t>Group_30_RTTTC_check_FLAG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P40W18~W21B0</w:t>
            </w:r>
          </w:p>
        </w:tc>
        <w:tc>
          <w:tcPr>
            <w:tcW w:w="1196" w:type="dxa"/>
            <w:vAlign w:val="center"/>
          </w:tcPr>
          <w:p>
            <w:pPr>
              <w:jc w:val="center"/>
              <w:rPr>
                <w:sz w:val="21"/>
                <w:szCs w:val="21"/>
              </w:rPr>
            </w:pPr>
            <w:r>
              <w:t>XH105</w:t>
            </w:r>
          </w:p>
        </w:tc>
        <w:tc>
          <w:tcPr>
            <w:tcW w:w="1491" w:type="dxa"/>
            <w:vAlign w:val="center"/>
          </w:tcPr>
          <w:p>
            <w:pPr>
              <w:jc w:val="center"/>
              <w:rPr>
                <w:sz w:val="21"/>
                <w:szCs w:val="21"/>
              </w:rPr>
            </w:pPr>
            <w:r>
              <w:t>Group_31_RTTTC_check_FLAG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1:error;0:right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P40W22~W25</w:t>
            </w:r>
          </w:p>
        </w:tc>
        <w:tc>
          <w:tcPr>
            <w:tcW w:w="1196" w:type="dxa"/>
            <w:vAlign w:val="center"/>
          </w:tcPr>
          <w:p>
            <w:pPr>
              <w:jc w:val="center"/>
              <w:rPr>
                <w:sz w:val="21"/>
                <w:szCs w:val="21"/>
              </w:rPr>
            </w:pPr>
            <w:r>
              <w:t>XH106</w:t>
            </w:r>
          </w:p>
        </w:tc>
        <w:tc>
          <w:tcPr>
            <w:tcW w:w="1491" w:type="dxa"/>
            <w:vAlign w:val="center"/>
          </w:tcPr>
          <w:p>
            <w:pPr>
              <w:jc w:val="center"/>
              <w:rPr>
                <w:sz w:val="21"/>
                <w:szCs w:val="21"/>
              </w:rPr>
            </w:pPr>
            <w:r>
              <w:t>&lt;RTTC_saved_to_FLASH_Status&gt;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P40W22~W25B31</w:t>
            </w:r>
          </w:p>
        </w:tc>
        <w:tc>
          <w:tcPr>
            <w:tcW w:w="1196" w:type="dxa"/>
            <w:vAlign w:val="center"/>
          </w:tcPr>
          <w:p>
            <w:pPr>
              <w:jc w:val="center"/>
              <w:rPr>
                <w:sz w:val="21"/>
                <w:szCs w:val="21"/>
              </w:rPr>
            </w:pPr>
            <w:r>
              <w:t>XH107</w:t>
            </w:r>
          </w:p>
        </w:tc>
        <w:tc>
          <w:tcPr>
            <w:tcW w:w="1491" w:type="dxa"/>
            <w:vAlign w:val="center"/>
          </w:tcPr>
          <w:p>
            <w:pPr>
              <w:jc w:val="center"/>
              <w:rPr>
                <w:sz w:val="21"/>
                <w:szCs w:val="21"/>
              </w:rPr>
            </w:pPr>
            <w:r>
              <w:t>Group_0_RTTTC_saved_to_FLASH_FLAG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P40W22~W25B30</w:t>
            </w:r>
          </w:p>
        </w:tc>
        <w:tc>
          <w:tcPr>
            <w:tcW w:w="1196" w:type="dxa"/>
            <w:vAlign w:val="center"/>
          </w:tcPr>
          <w:p>
            <w:pPr>
              <w:jc w:val="center"/>
              <w:rPr>
                <w:sz w:val="21"/>
                <w:szCs w:val="21"/>
              </w:rPr>
            </w:pPr>
            <w:r>
              <w:t>XH108</w:t>
            </w:r>
          </w:p>
        </w:tc>
        <w:tc>
          <w:tcPr>
            <w:tcW w:w="1491" w:type="dxa"/>
            <w:vAlign w:val="center"/>
          </w:tcPr>
          <w:p>
            <w:pPr>
              <w:jc w:val="center"/>
              <w:rPr>
                <w:sz w:val="21"/>
                <w:szCs w:val="21"/>
              </w:rPr>
            </w:pPr>
            <w:r>
              <w:t>Group_1_RTTTC_saved_to_FLASH_FLAG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P40W22~W25B29</w:t>
            </w:r>
          </w:p>
        </w:tc>
        <w:tc>
          <w:tcPr>
            <w:tcW w:w="1196" w:type="dxa"/>
            <w:vAlign w:val="center"/>
          </w:tcPr>
          <w:p>
            <w:pPr>
              <w:jc w:val="center"/>
              <w:rPr>
                <w:sz w:val="21"/>
                <w:szCs w:val="21"/>
              </w:rPr>
            </w:pPr>
            <w:r>
              <w:t>XH109</w:t>
            </w:r>
          </w:p>
        </w:tc>
        <w:tc>
          <w:tcPr>
            <w:tcW w:w="1491" w:type="dxa"/>
            <w:vAlign w:val="center"/>
          </w:tcPr>
          <w:p>
            <w:pPr>
              <w:jc w:val="center"/>
              <w:rPr>
                <w:sz w:val="21"/>
                <w:szCs w:val="21"/>
              </w:rPr>
            </w:pPr>
            <w:r>
              <w:t>Group_2_RTTTC_saved_to_FLASH_FLAG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P40W22~W25B28</w:t>
            </w:r>
          </w:p>
        </w:tc>
        <w:tc>
          <w:tcPr>
            <w:tcW w:w="1196" w:type="dxa"/>
            <w:vAlign w:val="center"/>
          </w:tcPr>
          <w:p>
            <w:pPr>
              <w:jc w:val="center"/>
              <w:rPr>
                <w:sz w:val="21"/>
                <w:szCs w:val="21"/>
              </w:rPr>
            </w:pPr>
            <w:r>
              <w:t>XH110</w:t>
            </w:r>
          </w:p>
        </w:tc>
        <w:tc>
          <w:tcPr>
            <w:tcW w:w="1491" w:type="dxa"/>
            <w:vAlign w:val="center"/>
          </w:tcPr>
          <w:p>
            <w:pPr>
              <w:jc w:val="center"/>
              <w:rPr>
                <w:sz w:val="21"/>
                <w:szCs w:val="21"/>
              </w:rPr>
            </w:pPr>
            <w:r>
              <w:t>Group_3_RTTTC_saved_to_FLASH_FLAG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P40W22~W25B27</w:t>
            </w:r>
          </w:p>
        </w:tc>
        <w:tc>
          <w:tcPr>
            <w:tcW w:w="1196" w:type="dxa"/>
            <w:vAlign w:val="center"/>
          </w:tcPr>
          <w:p>
            <w:pPr>
              <w:jc w:val="center"/>
              <w:rPr>
                <w:sz w:val="21"/>
                <w:szCs w:val="21"/>
              </w:rPr>
            </w:pPr>
            <w:r>
              <w:t>XH111</w:t>
            </w:r>
          </w:p>
        </w:tc>
        <w:tc>
          <w:tcPr>
            <w:tcW w:w="1491" w:type="dxa"/>
            <w:vAlign w:val="center"/>
          </w:tcPr>
          <w:p>
            <w:pPr>
              <w:jc w:val="center"/>
              <w:rPr>
                <w:sz w:val="21"/>
                <w:szCs w:val="21"/>
              </w:rPr>
            </w:pPr>
            <w:r>
              <w:t>Group_4_RTTTC_saved_to_FLASH_FLAG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P40W22~W25B26</w:t>
            </w:r>
          </w:p>
        </w:tc>
        <w:tc>
          <w:tcPr>
            <w:tcW w:w="1196" w:type="dxa"/>
            <w:vAlign w:val="center"/>
          </w:tcPr>
          <w:p>
            <w:pPr>
              <w:jc w:val="center"/>
              <w:rPr>
                <w:sz w:val="21"/>
                <w:szCs w:val="21"/>
              </w:rPr>
            </w:pPr>
            <w:r>
              <w:t>XH112</w:t>
            </w:r>
          </w:p>
        </w:tc>
        <w:tc>
          <w:tcPr>
            <w:tcW w:w="1491" w:type="dxa"/>
            <w:vAlign w:val="center"/>
          </w:tcPr>
          <w:p>
            <w:pPr>
              <w:jc w:val="center"/>
              <w:rPr>
                <w:sz w:val="21"/>
                <w:szCs w:val="21"/>
              </w:rPr>
            </w:pPr>
            <w:r>
              <w:t>Group_5_RTTTC_saved_to_FLASH_FLAG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P40W22~W25B25</w:t>
            </w:r>
          </w:p>
        </w:tc>
        <w:tc>
          <w:tcPr>
            <w:tcW w:w="1196" w:type="dxa"/>
            <w:vAlign w:val="center"/>
          </w:tcPr>
          <w:p>
            <w:pPr>
              <w:jc w:val="center"/>
              <w:rPr>
                <w:sz w:val="21"/>
                <w:szCs w:val="21"/>
              </w:rPr>
            </w:pPr>
            <w:r>
              <w:t>XH113</w:t>
            </w:r>
          </w:p>
        </w:tc>
        <w:tc>
          <w:tcPr>
            <w:tcW w:w="1491" w:type="dxa"/>
            <w:vAlign w:val="center"/>
          </w:tcPr>
          <w:p>
            <w:pPr>
              <w:jc w:val="center"/>
              <w:rPr>
                <w:sz w:val="21"/>
                <w:szCs w:val="21"/>
              </w:rPr>
            </w:pPr>
            <w:r>
              <w:t>Group_6_RTTTC_saved_to_FLASH_FLAG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P40W22~W25B24</w:t>
            </w:r>
          </w:p>
        </w:tc>
        <w:tc>
          <w:tcPr>
            <w:tcW w:w="1196" w:type="dxa"/>
            <w:vAlign w:val="center"/>
          </w:tcPr>
          <w:p>
            <w:pPr>
              <w:jc w:val="center"/>
              <w:rPr>
                <w:sz w:val="21"/>
                <w:szCs w:val="21"/>
              </w:rPr>
            </w:pPr>
            <w:r>
              <w:t>XH114</w:t>
            </w:r>
          </w:p>
        </w:tc>
        <w:tc>
          <w:tcPr>
            <w:tcW w:w="1491" w:type="dxa"/>
            <w:vAlign w:val="center"/>
          </w:tcPr>
          <w:p>
            <w:pPr>
              <w:jc w:val="center"/>
              <w:rPr>
                <w:sz w:val="21"/>
                <w:szCs w:val="21"/>
              </w:rPr>
            </w:pPr>
            <w:r>
              <w:t>Group_7_RTTTC_saved_to_FLASH_FLAG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P40W22~W25B23</w:t>
            </w:r>
          </w:p>
        </w:tc>
        <w:tc>
          <w:tcPr>
            <w:tcW w:w="1196" w:type="dxa"/>
            <w:vAlign w:val="center"/>
          </w:tcPr>
          <w:p>
            <w:pPr>
              <w:jc w:val="center"/>
              <w:rPr>
                <w:sz w:val="21"/>
                <w:szCs w:val="21"/>
              </w:rPr>
            </w:pPr>
            <w:r>
              <w:t>XH115</w:t>
            </w:r>
          </w:p>
        </w:tc>
        <w:tc>
          <w:tcPr>
            <w:tcW w:w="1491" w:type="dxa"/>
            <w:vAlign w:val="center"/>
          </w:tcPr>
          <w:p>
            <w:pPr>
              <w:jc w:val="center"/>
              <w:rPr>
                <w:sz w:val="21"/>
                <w:szCs w:val="21"/>
              </w:rPr>
            </w:pPr>
            <w:r>
              <w:t>Group_8_RTTTC_saved_to_FLASH_FLAG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P40W22~W25B22</w:t>
            </w:r>
          </w:p>
        </w:tc>
        <w:tc>
          <w:tcPr>
            <w:tcW w:w="1196" w:type="dxa"/>
            <w:vAlign w:val="center"/>
          </w:tcPr>
          <w:p>
            <w:pPr>
              <w:jc w:val="center"/>
              <w:rPr>
                <w:sz w:val="21"/>
                <w:szCs w:val="21"/>
              </w:rPr>
            </w:pPr>
            <w:r>
              <w:t>XH116</w:t>
            </w:r>
          </w:p>
        </w:tc>
        <w:tc>
          <w:tcPr>
            <w:tcW w:w="1491" w:type="dxa"/>
            <w:vAlign w:val="center"/>
          </w:tcPr>
          <w:p>
            <w:pPr>
              <w:jc w:val="center"/>
              <w:rPr>
                <w:sz w:val="21"/>
                <w:szCs w:val="21"/>
              </w:rPr>
            </w:pPr>
            <w:r>
              <w:t>Group_9_RTTTC_saved_to_FLASH_FLAG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P40W22~W25B21</w:t>
            </w:r>
          </w:p>
        </w:tc>
        <w:tc>
          <w:tcPr>
            <w:tcW w:w="1196" w:type="dxa"/>
            <w:vAlign w:val="center"/>
          </w:tcPr>
          <w:p>
            <w:pPr>
              <w:jc w:val="center"/>
              <w:rPr>
                <w:sz w:val="21"/>
                <w:szCs w:val="21"/>
              </w:rPr>
            </w:pPr>
            <w:r>
              <w:t>XH117</w:t>
            </w:r>
          </w:p>
        </w:tc>
        <w:tc>
          <w:tcPr>
            <w:tcW w:w="1491" w:type="dxa"/>
            <w:vAlign w:val="center"/>
          </w:tcPr>
          <w:p>
            <w:pPr>
              <w:jc w:val="center"/>
              <w:rPr>
                <w:sz w:val="21"/>
                <w:szCs w:val="21"/>
              </w:rPr>
            </w:pPr>
            <w:r>
              <w:t>Group_10_RTTTC_saved_to_FLASH_FLAG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P40W22~W25B20</w:t>
            </w:r>
          </w:p>
        </w:tc>
        <w:tc>
          <w:tcPr>
            <w:tcW w:w="1196" w:type="dxa"/>
            <w:vAlign w:val="center"/>
          </w:tcPr>
          <w:p>
            <w:pPr>
              <w:jc w:val="center"/>
              <w:rPr>
                <w:sz w:val="21"/>
                <w:szCs w:val="21"/>
              </w:rPr>
            </w:pPr>
            <w:r>
              <w:t>XH118</w:t>
            </w:r>
          </w:p>
        </w:tc>
        <w:tc>
          <w:tcPr>
            <w:tcW w:w="1491" w:type="dxa"/>
            <w:vAlign w:val="center"/>
          </w:tcPr>
          <w:p>
            <w:pPr>
              <w:jc w:val="center"/>
              <w:rPr>
                <w:sz w:val="21"/>
                <w:szCs w:val="21"/>
              </w:rPr>
            </w:pPr>
            <w:r>
              <w:t>Group_11_RTTTC_saved_to_FLASH_FLAG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P40W22~W25B19</w:t>
            </w:r>
          </w:p>
        </w:tc>
        <w:tc>
          <w:tcPr>
            <w:tcW w:w="1196" w:type="dxa"/>
            <w:vAlign w:val="center"/>
          </w:tcPr>
          <w:p>
            <w:pPr>
              <w:jc w:val="center"/>
              <w:rPr>
                <w:sz w:val="21"/>
                <w:szCs w:val="21"/>
              </w:rPr>
            </w:pPr>
            <w:r>
              <w:t>XH119</w:t>
            </w:r>
          </w:p>
        </w:tc>
        <w:tc>
          <w:tcPr>
            <w:tcW w:w="1491" w:type="dxa"/>
            <w:vAlign w:val="center"/>
          </w:tcPr>
          <w:p>
            <w:pPr>
              <w:jc w:val="center"/>
              <w:rPr>
                <w:sz w:val="21"/>
                <w:szCs w:val="21"/>
              </w:rPr>
            </w:pPr>
            <w:r>
              <w:t>Group_12_RTTTC_saved_to_FLASH_FLAG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P40W22~W25B18</w:t>
            </w:r>
          </w:p>
        </w:tc>
        <w:tc>
          <w:tcPr>
            <w:tcW w:w="1196" w:type="dxa"/>
            <w:vAlign w:val="center"/>
          </w:tcPr>
          <w:p>
            <w:pPr>
              <w:jc w:val="center"/>
              <w:rPr>
                <w:sz w:val="21"/>
                <w:szCs w:val="21"/>
              </w:rPr>
            </w:pPr>
            <w:r>
              <w:t>XH120</w:t>
            </w:r>
          </w:p>
        </w:tc>
        <w:tc>
          <w:tcPr>
            <w:tcW w:w="1491" w:type="dxa"/>
            <w:vAlign w:val="center"/>
          </w:tcPr>
          <w:p>
            <w:pPr>
              <w:jc w:val="center"/>
              <w:rPr>
                <w:sz w:val="21"/>
                <w:szCs w:val="21"/>
              </w:rPr>
            </w:pPr>
            <w:r>
              <w:t>Group_13_RTTTC_saved_to_FLASH_FLAG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P40W22~W25B17</w:t>
            </w:r>
          </w:p>
        </w:tc>
        <w:tc>
          <w:tcPr>
            <w:tcW w:w="1196" w:type="dxa"/>
            <w:vAlign w:val="center"/>
          </w:tcPr>
          <w:p>
            <w:pPr>
              <w:jc w:val="center"/>
              <w:rPr>
                <w:sz w:val="21"/>
                <w:szCs w:val="21"/>
              </w:rPr>
            </w:pPr>
            <w:r>
              <w:t>XH121</w:t>
            </w:r>
          </w:p>
        </w:tc>
        <w:tc>
          <w:tcPr>
            <w:tcW w:w="1491" w:type="dxa"/>
            <w:vAlign w:val="center"/>
          </w:tcPr>
          <w:p>
            <w:pPr>
              <w:jc w:val="center"/>
              <w:rPr>
                <w:sz w:val="21"/>
                <w:szCs w:val="21"/>
              </w:rPr>
            </w:pPr>
            <w:r>
              <w:t>Group_14_RTTTC_saved_to_FLASH_FLAG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122</w:t>
            </w:r>
          </w:p>
        </w:tc>
        <w:tc>
          <w:tcPr>
            <w:tcW w:w="999" w:type="dxa"/>
            <w:vAlign w:val="center"/>
          </w:tcPr>
          <w:p>
            <w:pPr>
              <w:jc w:val="center"/>
              <w:rPr>
                <w:sz w:val="21"/>
                <w:szCs w:val="21"/>
              </w:rPr>
            </w:pPr>
            <w:r>
              <w:t>P40W22~W25B16</w:t>
            </w:r>
          </w:p>
        </w:tc>
        <w:tc>
          <w:tcPr>
            <w:tcW w:w="1196" w:type="dxa"/>
            <w:vAlign w:val="center"/>
          </w:tcPr>
          <w:p>
            <w:pPr>
              <w:jc w:val="center"/>
              <w:rPr>
                <w:sz w:val="21"/>
                <w:szCs w:val="21"/>
              </w:rPr>
            </w:pPr>
            <w:r>
              <w:t>XH122</w:t>
            </w:r>
          </w:p>
        </w:tc>
        <w:tc>
          <w:tcPr>
            <w:tcW w:w="1491" w:type="dxa"/>
            <w:vAlign w:val="center"/>
          </w:tcPr>
          <w:p>
            <w:pPr>
              <w:jc w:val="center"/>
              <w:rPr>
                <w:sz w:val="21"/>
                <w:szCs w:val="21"/>
              </w:rPr>
            </w:pPr>
            <w:r>
              <w:t>Group_15_RTTTC_saved_to_FLASH_FLAG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123</w:t>
            </w:r>
          </w:p>
        </w:tc>
        <w:tc>
          <w:tcPr>
            <w:tcW w:w="999" w:type="dxa"/>
            <w:vAlign w:val="center"/>
          </w:tcPr>
          <w:p>
            <w:pPr>
              <w:jc w:val="center"/>
              <w:rPr>
                <w:sz w:val="21"/>
                <w:szCs w:val="21"/>
              </w:rPr>
            </w:pPr>
            <w:r>
              <w:t>P40W22~W25B15</w:t>
            </w:r>
          </w:p>
        </w:tc>
        <w:tc>
          <w:tcPr>
            <w:tcW w:w="1196" w:type="dxa"/>
            <w:vAlign w:val="center"/>
          </w:tcPr>
          <w:p>
            <w:pPr>
              <w:jc w:val="center"/>
              <w:rPr>
                <w:sz w:val="21"/>
                <w:szCs w:val="21"/>
              </w:rPr>
            </w:pPr>
            <w:r>
              <w:t>XH123</w:t>
            </w:r>
          </w:p>
        </w:tc>
        <w:tc>
          <w:tcPr>
            <w:tcW w:w="1491" w:type="dxa"/>
            <w:vAlign w:val="center"/>
          </w:tcPr>
          <w:p>
            <w:pPr>
              <w:jc w:val="center"/>
              <w:rPr>
                <w:sz w:val="21"/>
                <w:szCs w:val="21"/>
              </w:rPr>
            </w:pPr>
            <w:r>
              <w:t>Group_16_RTTTC_saved_to_FLASH_FLAG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124</w:t>
            </w:r>
          </w:p>
        </w:tc>
        <w:tc>
          <w:tcPr>
            <w:tcW w:w="999" w:type="dxa"/>
            <w:vAlign w:val="center"/>
          </w:tcPr>
          <w:p>
            <w:pPr>
              <w:jc w:val="center"/>
              <w:rPr>
                <w:sz w:val="21"/>
                <w:szCs w:val="21"/>
              </w:rPr>
            </w:pPr>
            <w:r>
              <w:t>P40W22~W25B14</w:t>
            </w:r>
          </w:p>
        </w:tc>
        <w:tc>
          <w:tcPr>
            <w:tcW w:w="1196" w:type="dxa"/>
            <w:vAlign w:val="center"/>
          </w:tcPr>
          <w:p>
            <w:pPr>
              <w:jc w:val="center"/>
              <w:rPr>
                <w:sz w:val="21"/>
                <w:szCs w:val="21"/>
              </w:rPr>
            </w:pPr>
            <w:r>
              <w:t>XH124</w:t>
            </w:r>
          </w:p>
        </w:tc>
        <w:tc>
          <w:tcPr>
            <w:tcW w:w="1491" w:type="dxa"/>
            <w:vAlign w:val="center"/>
          </w:tcPr>
          <w:p>
            <w:pPr>
              <w:jc w:val="center"/>
              <w:rPr>
                <w:sz w:val="21"/>
                <w:szCs w:val="21"/>
              </w:rPr>
            </w:pPr>
            <w:r>
              <w:t>Group_17_RTTTC_saved_to_FLASH_FLAG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125</w:t>
            </w:r>
          </w:p>
        </w:tc>
        <w:tc>
          <w:tcPr>
            <w:tcW w:w="999" w:type="dxa"/>
            <w:vAlign w:val="center"/>
          </w:tcPr>
          <w:p>
            <w:pPr>
              <w:jc w:val="center"/>
              <w:rPr>
                <w:sz w:val="21"/>
                <w:szCs w:val="21"/>
              </w:rPr>
            </w:pPr>
            <w:r>
              <w:t>P40W22~W25B13</w:t>
            </w:r>
          </w:p>
        </w:tc>
        <w:tc>
          <w:tcPr>
            <w:tcW w:w="1196" w:type="dxa"/>
            <w:vAlign w:val="center"/>
          </w:tcPr>
          <w:p>
            <w:pPr>
              <w:jc w:val="center"/>
              <w:rPr>
                <w:sz w:val="21"/>
                <w:szCs w:val="21"/>
              </w:rPr>
            </w:pPr>
            <w:r>
              <w:t>XH125</w:t>
            </w:r>
          </w:p>
        </w:tc>
        <w:tc>
          <w:tcPr>
            <w:tcW w:w="1491" w:type="dxa"/>
            <w:vAlign w:val="center"/>
          </w:tcPr>
          <w:p>
            <w:pPr>
              <w:jc w:val="center"/>
              <w:rPr>
                <w:sz w:val="21"/>
                <w:szCs w:val="21"/>
              </w:rPr>
            </w:pPr>
            <w:r>
              <w:t>Group_18_RTTTC_saved_to_FLASH_FLAG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126</w:t>
            </w:r>
          </w:p>
        </w:tc>
        <w:tc>
          <w:tcPr>
            <w:tcW w:w="999" w:type="dxa"/>
            <w:vAlign w:val="center"/>
          </w:tcPr>
          <w:p>
            <w:pPr>
              <w:jc w:val="center"/>
              <w:rPr>
                <w:sz w:val="21"/>
                <w:szCs w:val="21"/>
              </w:rPr>
            </w:pPr>
            <w:r>
              <w:t>P40W22~W25B12</w:t>
            </w:r>
          </w:p>
        </w:tc>
        <w:tc>
          <w:tcPr>
            <w:tcW w:w="1196" w:type="dxa"/>
            <w:vAlign w:val="center"/>
          </w:tcPr>
          <w:p>
            <w:pPr>
              <w:jc w:val="center"/>
              <w:rPr>
                <w:sz w:val="21"/>
                <w:szCs w:val="21"/>
              </w:rPr>
            </w:pPr>
            <w:r>
              <w:t>XH126</w:t>
            </w:r>
          </w:p>
        </w:tc>
        <w:tc>
          <w:tcPr>
            <w:tcW w:w="1491" w:type="dxa"/>
            <w:vAlign w:val="center"/>
          </w:tcPr>
          <w:p>
            <w:pPr>
              <w:jc w:val="center"/>
              <w:rPr>
                <w:sz w:val="21"/>
                <w:szCs w:val="21"/>
              </w:rPr>
            </w:pPr>
            <w:r>
              <w:t>Group_19_RTTTC_saved_to_FLASH_FLAG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127</w:t>
            </w:r>
          </w:p>
        </w:tc>
        <w:tc>
          <w:tcPr>
            <w:tcW w:w="999" w:type="dxa"/>
            <w:vAlign w:val="center"/>
          </w:tcPr>
          <w:p>
            <w:pPr>
              <w:jc w:val="center"/>
              <w:rPr>
                <w:sz w:val="21"/>
                <w:szCs w:val="21"/>
              </w:rPr>
            </w:pPr>
            <w:r>
              <w:t>P40W22~W25B11</w:t>
            </w:r>
          </w:p>
        </w:tc>
        <w:tc>
          <w:tcPr>
            <w:tcW w:w="1196" w:type="dxa"/>
            <w:vAlign w:val="center"/>
          </w:tcPr>
          <w:p>
            <w:pPr>
              <w:jc w:val="center"/>
              <w:rPr>
                <w:sz w:val="21"/>
                <w:szCs w:val="21"/>
              </w:rPr>
            </w:pPr>
            <w:r>
              <w:t>XH127</w:t>
            </w:r>
          </w:p>
        </w:tc>
        <w:tc>
          <w:tcPr>
            <w:tcW w:w="1491" w:type="dxa"/>
            <w:vAlign w:val="center"/>
          </w:tcPr>
          <w:p>
            <w:pPr>
              <w:jc w:val="center"/>
              <w:rPr>
                <w:sz w:val="21"/>
                <w:szCs w:val="21"/>
              </w:rPr>
            </w:pPr>
            <w:r>
              <w:t>Group_20_RTTTC_saved_to_FLASH_FLAG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128</w:t>
            </w:r>
          </w:p>
        </w:tc>
        <w:tc>
          <w:tcPr>
            <w:tcW w:w="999" w:type="dxa"/>
            <w:vAlign w:val="center"/>
          </w:tcPr>
          <w:p>
            <w:pPr>
              <w:jc w:val="center"/>
              <w:rPr>
                <w:sz w:val="21"/>
                <w:szCs w:val="21"/>
              </w:rPr>
            </w:pPr>
            <w:r>
              <w:t>P40W22~W25B10</w:t>
            </w:r>
          </w:p>
        </w:tc>
        <w:tc>
          <w:tcPr>
            <w:tcW w:w="1196" w:type="dxa"/>
            <w:vAlign w:val="center"/>
          </w:tcPr>
          <w:p>
            <w:pPr>
              <w:jc w:val="center"/>
              <w:rPr>
                <w:sz w:val="21"/>
                <w:szCs w:val="21"/>
              </w:rPr>
            </w:pPr>
            <w:r>
              <w:t>XH128</w:t>
            </w:r>
          </w:p>
        </w:tc>
        <w:tc>
          <w:tcPr>
            <w:tcW w:w="1491" w:type="dxa"/>
            <w:vAlign w:val="center"/>
          </w:tcPr>
          <w:p>
            <w:pPr>
              <w:jc w:val="center"/>
              <w:rPr>
                <w:sz w:val="21"/>
                <w:szCs w:val="21"/>
              </w:rPr>
            </w:pPr>
            <w:r>
              <w:t>Group_21_RTTTC_saved_to_FLASH_FLAG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129</w:t>
            </w:r>
          </w:p>
        </w:tc>
        <w:tc>
          <w:tcPr>
            <w:tcW w:w="999" w:type="dxa"/>
            <w:vAlign w:val="center"/>
          </w:tcPr>
          <w:p>
            <w:pPr>
              <w:jc w:val="center"/>
              <w:rPr>
                <w:sz w:val="21"/>
                <w:szCs w:val="21"/>
              </w:rPr>
            </w:pPr>
            <w:r>
              <w:t>P40W22~W25B9</w:t>
            </w:r>
          </w:p>
        </w:tc>
        <w:tc>
          <w:tcPr>
            <w:tcW w:w="1196" w:type="dxa"/>
            <w:vAlign w:val="center"/>
          </w:tcPr>
          <w:p>
            <w:pPr>
              <w:jc w:val="center"/>
              <w:rPr>
                <w:sz w:val="21"/>
                <w:szCs w:val="21"/>
              </w:rPr>
            </w:pPr>
            <w:r>
              <w:t>XH129</w:t>
            </w:r>
          </w:p>
        </w:tc>
        <w:tc>
          <w:tcPr>
            <w:tcW w:w="1491" w:type="dxa"/>
            <w:vAlign w:val="center"/>
          </w:tcPr>
          <w:p>
            <w:pPr>
              <w:jc w:val="center"/>
              <w:rPr>
                <w:sz w:val="21"/>
                <w:szCs w:val="21"/>
              </w:rPr>
            </w:pPr>
            <w:r>
              <w:t>Group_22_RTTTC_saved_to_FLASH_FLAG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130</w:t>
            </w:r>
          </w:p>
        </w:tc>
        <w:tc>
          <w:tcPr>
            <w:tcW w:w="999" w:type="dxa"/>
            <w:vAlign w:val="center"/>
          </w:tcPr>
          <w:p>
            <w:pPr>
              <w:jc w:val="center"/>
              <w:rPr>
                <w:sz w:val="21"/>
                <w:szCs w:val="21"/>
              </w:rPr>
            </w:pPr>
            <w:r>
              <w:t>P40W22~W25B8</w:t>
            </w:r>
          </w:p>
        </w:tc>
        <w:tc>
          <w:tcPr>
            <w:tcW w:w="1196" w:type="dxa"/>
            <w:vAlign w:val="center"/>
          </w:tcPr>
          <w:p>
            <w:pPr>
              <w:jc w:val="center"/>
              <w:rPr>
                <w:sz w:val="21"/>
                <w:szCs w:val="21"/>
              </w:rPr>
            </w:pPr>
            <w:r>
              <w:t>XH130</w:t>
            </w:r>
          </w:p>
        </w:tc>
        <w:tc>
          <w:tcPr>
            <w:tcW w:w="1491" w:type="dxa"/>
            <w:vAlign w:val="center"/>
          </w:tcPr>
          <w:p>
            <w:pPr>
              <w:jc w:val="center"/>
              <w:rPr>
                <w:sz w:val="21"/>
                <w:szCs w:val="21"/>
              </w:rPr>
            </w:pPr>
            <w:r>
              <w:t>Group_23_RTTTC_saved_to_FLASH_FLAG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131</w:t>
            </w:r>
          </w:p>
        </w:tc>
        <w:tc>
          <w:tcPr>
            <w:tcW w:w="999" w:type="dxa"/>
            <w:vAlign w:val="center"/>
          </w:tcPr>
          <w:p>
            <w:pPr>
              <w:jc w:val="center"/>
              <w:rPr>
                <w:sz w:val="21"/>
                <w:szCs w:val="21"/>
              </w:rPr>
            </w:pPr>
            <w:r>
              <w:t>P40W22~W25B7</w:t>
            </w:r>
          </w:p>
        </w:tc>
        <w:tc>
          <w:tcPr>
            <w:tcW w:w="1196" w:type="dxa"/>
            <w:vAlign w:val="center"/>
          </w:tcPr>
          <w:p>
            <w:pPr>
              <w:jc w:val="center"/>
              <w:rPr>
                <w:sz w:val="21"/>
                <w:szCs w:val="21"/>
              </w:rPr>
            </w:pPr>
            <w:r>
              <w:t>XH131</w:t>
            </w:r>
          </w:p>
        </w:tc>
        <w:tc>
          <w:tcPr>
            <w:tcW w:w="1491" w:type="dxa"/>
            <w:vAlign w:val="center"/>
          </w:tcPr>
          <w:p>
            <w:pPr>
              <w:jc w:val="center"/>
              <w:rPr>
                <w:sz w:val="21"/>
                <w:szCs w:val="21"/>
              </w:rPr>
            </w:pPr>
            <w:r>
              <w:t>Group_24_RTTTC_saved_to_FLASH_FLAG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132</w:t>
            </w:r>
          </w:p>
        </w:tc>
        <w:tc>
          <w:tcPr>
            <w:tcW w:w="999" w:type="dxa"/>
            <w:vAlign w:val="center"/>
          </w:tcPr>
          <w:p>
            <w:pPr>
              <w:jc w:val="center"/>
              <w:rPr>
                <w:sz w:val="21"/>
                <w:szCs w:val="21"/>
              </w:rPr>
            </w:pPr>
            <w:r>
              <w:t>P40W22~W25B6</w:t>
            </w:r>
          </w:p>
        </w:tc>
        <w:tc>
          <w:tcPr>
            <w:tcW w:w="1196" w:type="dxa"/>
            <w:vAlign w:val="center"/>
          </w:tcPr>
          <w:p>
            <w:pPr>
              <w:jc w:val="center"/>
              <w:rPr>
                <w:sz w:val="21"/>
                <w:szCs w:val="21"/>
              </w:rPr>
            </w:pPr>
            <w:r>
              <w:t>XH132</w:t>
            </w:r>
          </w:p>
        </w:tc>
        <w:tc>
          <w:tcPr>
            <w:tcW w:w="1491" w:type="dxa"/>
            <w:vAlign w:val="center"/>
          </w:tcPr>
          <w:p>
            <w:pPr>
              <w:jc w:val="center"/>
              <w:rPr>
                <w:sz w:val="21"/>
                <w:szCs w:val="21"/>
              </w:rPr>
            </w:pPr>
            <w:r>
              <w:t>Group_25_RTTTC_saved_to_FLASH_FLAG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133</w:t>
            </w:r>
          </w:p>
        </w:tc>
        <w:tc>
          <w:tcPr>
            <w:tcW w:w="999" w:type="dxa"/>
            <w:vAlign w:val="center"/>
          </w:tcPr>
          <w:p>
            <w:pPr>
              <w:jc w:val="center"/>
              <w:rPr>
                <w:sz w:val="21"/>
                <w:szCs w:val="21"/>
              </w:rPr>
            </w:pPr>
            <w:r>
              <w:t>P40W22~W25B5</w:t>
            </w:r>
          </w:p>
        </w:tc>
        <w:tc>
          <w:tcPr>
            <w:tcW w:w="1196" w:type="dxa"/>
            <w:vAlign w:val="center"/>
          </w:tcPr>
          <w:p>
            <w:pPr>
              <w:jc w:val="center"/>
              <w:rPr>
                <w:sz w:val="21"/>
                <w:szCs w:val="21"/>
              </w:rPr>
            </w:pPr>
            <w:r>
              <w:t>XH133</w:t>
            </w:r>
          </w:p>
        </w:tc>
        <w:tc>
          <w:tcPr>
            <w:tcW w:w="1491" w:type="dxa"/>
            <w:vAlign w:val="center"/>
          </w:tcPr>
          <w:p>
            <w:pPr>
              <w:jc w:val="center"/>
              <w:rPr>
                <w:sz w:val="21"/>
                <w:szCs w:val="21"/>
              </w:rPr>
            </w:pPr>
            <w:r>
              <w:t>Group_26_RTTTC_saved_to_FLASH_FLAG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134</w:t>
            </w:r>
          </w:p>
        </w:tc>
        <w:tc>
          <w:tcPr>
            <w:tcW w:w="999" w:type="dxa"/>
            <w:vAlign w:val="center"/>
          </w:tcPr>
          <w:p>
            <w:pPr>
              <w:jc w:val="center"/>
              <w:rPr>
                <w:sz w:val="21"/>
                <w:szCs w:val="21"/>
              </w:rPr>
            </w:pPr>
            <w:r>
              <w:t>P40W22~W25B4</w:t>
            </w:r>
          </w:p>
        </w:tc>
        <w:tc>
          <w:tcPr>
            <w:tcW w:w="1196" w:type="dxa"/>
            <w:vAlign w:val="center"/>
          </w:tcPr>
          <w:p>
            <w:pPr>
              <w:jc w:val="center"/>
              <w:rPr>
                <w:sz w:val="21"/>
                <w:szCs w:val="21"/>
              </w:rPr>
            </w:pPr>
            <w:r>
              <w:t>XH134</w:t>
            </w:r>
          </w:p>
        </w:tc>
        <w:tc>
          <w:tcPr>
            <w:tcW w:w="1491" w:type="dxa"/>
            <w:vAlign w:val="center"/>
          </w:tcPr>
          <w:p>
            <w:pPr>
              <w:jc w:val="center"/>
              <w:rPr>
                <w:sz w:val="21"/>
                <w:szCs w:val="21"/>
              </w:rPr>
            </w:pPr>
            <w:r>
              <w:t>Group_27_RTTTC_saved_to_FLASH_FLAG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135</w:t>
            </w:r>
          </w:p>
        </w:tc>
        <w:tc>
          <w:tcPr>
            <w:tcW w:w="999" w:type="dxa"/>
            <w:vAlign w:val="center"/>
          </w:tcPr>
          <w:p>
            <w:pPr>
              <w:jc w:val="center"/>
              <w:rPr>
                <w:sz w:val="21"/>
                <w:szCs w:val="21"/>
              </w:rPr>
            </w:pPr>
            <w:r>
              <w:t>P40W22~W25B3</w:t>
            </w:r>
          </w:p>
        </w:tc>
        <w:tc>
          <w:tcPr>
            <w:tcW w:w="1196" w:type="dxa"/>
            <w:vAlign w:val="center"/>
          </w:tcPr>
          <w:p>
            <w:pPr>
              <w:jc w:val="center"/>
              <w:rPr>
                <w:sz w:val="21"/>
                <w:szCs w:val="21"/>
              </w:rPr>
            </w:pPr>
            <w:r>
              <w:t>XH135</w:t>
            </w:r>
          </w:p>
        </w:tc>
        <w:tc>
          <w:tcPr>
            <w:tcW w:w="1491" w:type="dxa"/>
            <w:vAlign w:val="center"/>
          </w:tcPr>
          <w:p>
            <w:pPr>
              <w:jc w:val="center"/>
              <w:rPr>
                <w:sz w:val="21"/>
                <w:szCs w:val="21"/>
              </w:rPr>
            </w:pPr>
            <w:r>
              <w:t>Group_28_RTTTC_saved_to_FLASH_FLAG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136</w:t>
            </w:r>
          </w:p>
        </w:tc>
        <w:tc>
          <w:tcPr>
            <w:tcW w:w="999" w:type="dxa"/>
            <w:vAlign w:val="center"/>
          </w:tcPr>
          <w:p>
            <w:pPr>
              <w:jc w:val="center"/>
              <w:rPr>
                <w:sz w:val="21"/>
                <w:szCs w:val="21"/>
              </w:rPr>
            </w:pPr>
            <w:r>
              <w:t>P40W22~W25B2</w:t>
            </w:r>
          </w:p>
        </w:tc>
        <w:tc>
          <w:tcPr>
            <w:tcW w:w="1196" w:type="dxa"/>
            <w:vAlign w:val="center"/>
          </w:tcPr>
          <w:p>
            <w:pPr>
              <w:jc w:val="center"/>
              <w:rPr>
                <w:sz w:val="21"/>
                <w:szCs w:val="21"/>
              </w:rPr>
            </w:pPr>
            <w:r>
              <w:t>XH136</w:t>
            </w:r>
          </w:p>
        </w:tc>
        <w:tc>
          <w:tcPr>
            <w:tcW w:w="1491" w:type="dxa"/>
            <w:vAlign w:val="center"/>
          </w:tcPr>
          <w:p>
            <w:pPr>
              <w:jc w:val="center"/>
              <w:rPr>
                <w:sz w:val="21"/>
                <w:szCs w:val="21"/>
              </w:rPr>
            </w:pPr>
            <w:r>
              <w:t>Group_29_RTTTC_saved_to_FLASH_FLAG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137</w:t>
            </w:r>
          </w:p>
        </w:tc>
        <w:tc>
          <w:tcPr>
            <w:tcW w:w="999" w:type="dxa"/>
            <w:vAlign w:val="center"/>
          </w:tcPr>
          <w:p>
            <w:pPr>
              <w:jc w:val="center"/>
              <w:rPr>
                <w:sz w:val="21"/>
                <w:szCs w:val="21"/>
              </w:rPr>
            </w:pPr>
            <w:r>
              <w:t>P40W22~W25B1</w:t>
            </w:r>
          </w:p>
        </w:tc>
        <w:tc>
          <w:tcPr>
            <w:tcW w:w="1196" w:type="dxa"/>
            <w:vAlign w:val="center"/>
          </w:tcPr>
          <w:p>
            <w:pPr>
              <w:jc w:val="center"/>
              <w:rPr>
                <w:sz w:val="21"/>
                <w:szCs w:val="21"/>
              </w:rPr>
            </w:pPr>
            <w:r>
              <w:t>XH137</w:t>
            </w:r>
          </w:p>
        </w:tc>
        <w:tc>
          <w:tcPr>
            <w:tcW w:w="1491" w:type="dxa"/>
            <w:vAlign w:val="center"/>
          </w:tcPr>
          <w:p>
            <w:pPr>
              <w:jc w:val="center"/>
              <w:rPr>
                <w:sz w:val="21"/>
                <w:szCs w:val="21"/>
              </w:rPr>
            </w:pPr>
            <w:r>
              <w:t>Group_30_RTTTC_saved_to_FLASH_FLAG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138</w:t>
            </w:r>
          </w:p>
        </w:tc>
        <w:tc>
          <w:tcPr>
            <w:tcW w:w="999" w:type="dxa"/>
            <w:vAlign w:val="center"/>
          </w:tcPr>
          <w:p>
            <w:pPr>
              <w:jc w:val="center"/>
              <w:rPr>
                <w:sz w:val="21"/>
                <w:szCs w:val="21"/>
              </w:rPr>
            </w:pPr>
            <w:r>
              <w:t>P40W22~W25B0</w:t>
            </w:r>
          </w:p>
        </w:tc>
        <w:tc>
          <w:tcPr>
            <w:tcW w:w="1196" w:type="dxa"/>
            <w:vAlign w:val="center"/>
          </w:tcPr>
          <w:p>
            <w:pPr>
              <w:jc w:val="center"/>
              <w:rPr>
                <w:sz w:val="21"/>
                <w:szCs w:val="21"/>
              </w:rPr>
            </w:pPr>
            <w:r>
              <w:t>XH138</w:t>
            </w:r>
          </w:p>
        </w:tc>
        <w:tc>
          <w:tcPr>
            <w:tcW w:w="1491" w:type="dxa"/>
            <w:vAlign w:val="center"/>
          </w:tcPr>
          <w:p>
            <w:pPr>
              <w:jc w:val="center"/>
              <w:rPr>
                <w:sz w:val="21"/>
                <w:szCs w:val="21"/>
              </w:rPr>
            </w:pPr>
            <w:r>
              <w:t>Group_31_RTTTC_saved_to_FLASH_FLAG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139</w:t>
            </w:r>
          </w:p>
        </w:tc>
        <w:tc>
          <w:tcPr>
            <w:tcW w:w="999" w:type="dxa"/>
            <w:vAlign w:val="center"/>
          </w:tcPr>
          <w:p>
            <w:pPr>
              <w:jc w:val="center"/>
              <w:rPr>
                <w:sz w:val="21"/>
                <w:szCs w:val="21"/>
              </w:rPr>
            </w:pPr>
            <w:r>
              <w:t>P40W26~W44</w:t>
            </w:r>
          </w:p>
        </w:tc>
        <w:tc>
          <w:tcPr>
            <w:tcW w:w="1196" w:type="dxa"/>
            <w:vAlign w:val="center"/>
          </w:tcPr>
          <w:p>
            <w:pPr>
              <w:jc w:val="center"/>
              <w:rPr>
                <w:sz w:val="21"/>
                <w:szCs w:val="21"/>
              </w:rPr>
            </w:pPr>
            <w:r>
              <w:t>XH139</w:t>
            </w:r>
          </w:p>
        </w:tc>
        <w:tc>
          <w:tcPr>
            <w:tcW w:w="1491" w:type="dxa"/>
            <w:vAlign w:val="center"/>
          </w:tcPr>
          <w:p>
            <w:pPr>
              <w:jc w:val="center"/>
              <w:rPr>
                <w:sz w:val="21"/>
                <w:szCs w:val="21"/>
              </w:rPr>
            </w:pPr>
            <w:r>
              <w:t>&lt;On_Board_Time_Settings&gt;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140</w:t>
            </w:r>
          </w:p>
        </w:tc>
        <w:tc>
          <w:tcPr>
            <w:tcW w:w="999" w:type="dxa"/>
            <w:vAlign w:val="center"/>
          </w:tcPr>
          <w:p>
            <w:pPr>
              <w:jc w:val="center"/>
              <w:rPr>
                <w:sz w:val="21"/>
                <w:szCs w:val="21"/>
              </w:rPr>
            </w:pPr>
            <w:r>
              <w:t>P40W26~W44B151</w:t>
            </w:r>
          </w:p>
        </w:tc>
        <w:tc>
          <w:tcPr>
            <w:tcW w:w="1196" w:type="dxa"/>
            <w:vAlign w:val="center"/>
          </w:tcPr>
          <w:p>
            <w:pPr>
              <w:jc w:val="center"/>
              <w:rPr>
                <w:sz w:val="21"/>
                <w:szCs w:val="21"/>
              </w:rPr>
            </w:pPr>
            <w:r>
              <w:t>XH140</w:t>
            </w:r>
          </w:p>
        </w:tc>
        <w:tc>
          <w:tcPr>
            <w:tcW w:w="1491" w:type="dxa"/>
            <w:vAlign w:val="center"/>
          </w:tcPr>
          <w:p>
            <w:pPr>
              <w:jc w:val="center"/>
              <w:rPr>
                <w:sz w:val="21"/>
                <w:szCs w:val="21"/>
              </w:rPr>
            </w:pPr>
            <w:r>
              <w:t>Time_calibration_with_GPS_ENABLE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141</w:t>
            </w:r>
          </w:p>
        </w:tc>
        <w:tc>
          <w:tcPr>
            <w:tcW w:w="999" w:type="dxa"/>
            <w:vAlign w:val="center"/>
          </w:tcPr>
          <w:p>
            <w:pPr>
              <w:jc w:val="center"/>
              <w:rPr>
                <w:sz w:val="21"/>
                <w:szCs w:val="21"/>
              </w:rPr>
            </w:pPr>
            <w:r>
              <w:t>P40W26~W44B150~B148</w:t>
            </w:r>
          </w:p>
        </w:tc>
        <w:tc>
          <w:tcPr>
            <w:tcW w:w="1196" w:type="dxa"/>
            <w:vAlign w:val="center"/>
          </w:tcPr>
          <w:p>
            <w:pPr>
              <w:jc w:val="center"/>
              <w:rPr>
                <w:sz w:val="21"/>
                <w:szCs w:val="21"/>
              </w:rPr>
            </w:pPr>
            <w:r>
              <w:t>XH141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142</w:t>
            </w:r>
          </w:p>
        </w:tc>
        <w:tc>
          <w:tcPr>
            <w:tcW w:w="999" w:type="dxa"/>
            <w:vAlign w:val="center"/>
          </w:tcPr>
          <w:p>
            <w:pPr>
              <w:jc w:val="center"/>
              <w:rPr>
                <w:sz w:val="21"/>
                <w:szCs w:val="21"/>
              </w:rPr>
            </w:pPr>
            <w:r>
              <w:t>P40W26~W44B147~B144</w:t>
            </w:r>
          </w:p>
        </w:tc>
        <w:tc>
          <w:tcPr>
            <w:tcW w:w="1196" w:type="dxa"/>
            <w:vAlign w:val="center"/>
          </w:tcPr>
          <w:p>
            <w:pPr>
              <w:jc w:val="center"/>
              <w:rPr>
                <w:sz w:val="21"/>
                <w:szCs w:val="21"/>
              </w:rPr>
            </w:pPr>
            <w:r>
              <w:t>XH142</w:t>
            </w:r>
          </w:p>
        </w:tc>
        <w:tc>
          <w:tcPr>
            <w:tcW w:w="1491" w:type="dxa"/>
            <w:vAlign w:val="center"/>
          </w:tcPr>
          <w:p>
            <w:pPr>
              <w:jc w:val="center"/>
              <w:rPr>
                <w:sz w:val="21"/>
                <w:szCs w:val="21"/>
              </w:rPr>
            </w:pPr>
            <w:r>
              <w:t>-Periodic_Adjust_Time_STATUS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6:Positive;9:Negative;0:None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143</w:t>
            </w:r>
          </w:p>
        </w:tc>
        <w:tc>
          <w:tcPr>
            <w:tcW w:w="999" w:type="dxa"/>
            <w:vAlign w:val="center"/>
          </w:tcPr>
          <w:p>
            <w:pPr>
              <w:jc w:val="center"/>
              <w:rPr>
                <w:sz w:val="21"/>
                <w:szCs w:val="21"/>
              </w:rPr>
            </w:pPr>
            <w:r>
              <w:t>P40W26~W44B143~B112</w:t>
            </w:r>
          </w:p>
        </w:tc>
        <w:tc>
          <w:tcPr>
            <w:tcW w:w="1196" w:type="dxa"/>
            <w:vAlign w:val="center"/>
          </w:tcPr>
          <w:p>
            <w:pPr>
              <w:jc w:val="center"/>
              <w:rPr>
                <w:sz w:val="21"/>
                <w:szCs w:val="21"/>
              </w:rPr>
            </w:pPr>
            <w:r>
              <w:t>XH143</w:t>
            </w:r>
          </w:p>
        </w:tc>
        <w:tc>
          <w:tcPr>
            <w:tcW w:w="1491" w:type="dxa"/>
            <w:vAlign w:val="center"/>
          </w:tcPr>
          <w:p>
            <w:pPr>
              <w:jc w:val="center"/>
              <w:rPr>
                <w:sz w:val="21"/>
                <w:szCs w:val="21"/>
              </w:rPr>
            </w:pPr>
            <w:r>
              <w:t>-Periodic_Adjust_Time_(S)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144</w:t>
            </w:r>
          </w:p>
        </w:tc>
        <w:tc>
          <w:tcPr>
            <w:tcW w:w="999" w:type="dxa"/>
            <w:vAlign w:val="center"/>
          </w:tcPr>
          <w:p>
            <w:pPr>
              <w:jc w:val="center"/>
              <w:rPr>
                <w:sz w:val="21"/>
                <w:szCs w:val="21"/>
              </w:rPr>
            </w:pPr>
            <w:r>
              <w:t>P40W26~W44B111~B96</w:t>
            </w:r>
          </w:p>
        </w:tc>
        <w:tc>
          <w:tcPr>
            <w:tcW w:w="1196" w:type="dxa"/>
            <w:vAlign w:val="center"/>
          </w:tcPr>
          <w:p>
            <w:pPr>
              <w:jc w:val="center"/>
              <w:rPr>
                <w:sz w:val="21"/>
                <w:szCs w:val="21"/>
              </w:rPr>
            </w:pPr>
            <w:r>
              <w:t>XH144</w:t>
            </w:r>
          </w:p>
        </w:tc>
        <w:tc>
          <w:tcPr>
            <w:tcW w:w="1491" w:type="dxa"/>
            <w:vAlign w:val="center"/>
          </w:tcPr>
          <w:p>
            <w:pPr>
              <w:jc w:val="center"/>
              <w:rPr>
                <w:sz w:val="21"/>
                <w:szCs w:val="21"/>
              </w:rPr>
            </w:pPr>
            <w:r>
              <w:t>-Periodic_Adjust_Time_(ms)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145</w:t>
            </w:r>
          </w:p>
        </w:tc>
        <w:tc>
          <w:tcPr>
            <w:tcW w:w="999" w:type="dxa"/>
            <w:vAlign w:val="center"/>
          </w:tcPr>
          <w:p>
            <w:pPr>
              <w:jc w:val="center"/>
              <w:rPr>
                <w:sz w:val="21"/>
                <w:szCs w:val="21"/>
              </w:rPr>
            </w:pPr>
            <w:r>
              <w:t>P40W26~W44B95~B64</w:t>
            </w:r>
          </w:p>
        </w:tc>
        <w:tc>
          <w:tcPr>
            <w:tcW w:w="1196" w:type="dxa"/>
            <w:vAlign w:val="center"/>
          </w:tcPr>
          <w:p>
            <w:pPr>
              <w:jc w:val="center"/>
              <w:rPr>
                <w:sz w:val="21"/>
                <w:szCs w:val="21"/>
              </w:rPr>
            </w:pPr>
            <w:r>
              <w:t>XH145</w:t>
            </w:r>
          </w:p>
        </w:tc>
        <w:tc>
          <w:tcPr>
            <w:tcW w:w="1491" w:type="dxa"/>
            <w:vAlign w:val="center"/>
          </w:tcPr>
          <w:p>
            <w:pPr>
              <w:jc w:val="center"/>
              <w:rPr>
                <w:sz w:val="21"/>
                <w:szCs w:val="21"/>
              </w:rPr>
            </w:pPr>
            <w:r>
              <w:t>-OBC_TIME_(s)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146</w:t>
            </w:r>
          </w:p>
        </w:tc>
        <w:tc>
          <w:tcPr>
            <w:tcW w:w="999" w:type="dxa"/>
            <w:vAlign w:val="center"/>
          </w:tcPr>
          <w:p>
            <w:pPr>
              <w:jc w:val="center"/>
              <w:rPr>
                <w:sz w:val="21"/>
                <w:szCs w:val="21"/>
              </w:rPr>
            </w:pPr>
            <w:r>
              <w:t>P40W26~W44B63~B48</w:t>
            </w:r>
          </w:p>
        </w:tc>
        <w:tc>
          <w:tcPr>
            <w:tcW w:w="1196" w:type="dxa"/>
            <w:vAlign w:val="center"/>
          </w:tcPr>
          <w:p>
            <w:pPr>
              <w:jc w:val="center"/>
              <w:rPr>
                <w:sz w:val="21"/>
                <w:szCs w:val="21"/>
              </w:rPr>
            </w:pPr>
            <w:r>
              <w:t>XH146</w:t>
            </w:r>
          </w:p>
        </w:tc>
        <w:tc>
          <w:tcPr>
            <w:tcW w:w="1491" w:type="dxa"/>
            <w:vAlign w:val="center"/>
          </w:tcPr>
          <w:p>
            <w:pPr>
              <w:jc w:val="center"/>
              <w:rPr>
                <w:sz w:val="21"/>
                <w:szCs w:val="21"/>
              </w:rPr>
            </w:pPr>
            <w:r>
              <w:t>-OBC_TIME_(ms)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147</w:t>
            </w:r>
          </w:p>
        </w:tc>
        <w:tc>
          <w:tcPr>
            <w:tcW w:w="999" w:type="dxa"/>
            <w:vAlign w:val="center"/>
          </w:tcPr>
          <w:p>
            <w:pPr>
              <w:jc w:val="center"/>
              <w:rPr>
                <w:sz w:val="21"/>
                <w:szCs w:val="21"/>
              </w:rPr>
            </w:pPr>
            <w:r>
              <w:t>P40W26~W44B47~B16</w:t>
            </w:r>
          </w:p>
        </w:tc>
        <w:tc>
          <w:tcPr>
            <w:tcW w:w="1196" w:type="dxa"/>
            <w:vAlign w:val="center"/>
          </w:tcPr>
          <w:p>
            <w:pPr>
              <w:jc w:val="center"/>
              <w:rPr>
                <w:sz w:val="21"/>
                <w:szCs w:val="21"/>
              </w:rPr>
            </w:pPr>
            <w:r>
              <w:t>XH147</w:t>
            </w:r>
          </w:p>
        </w:tc>
        <w:tc>
          <w:tcPr>
            <w:tcW w:w="1491" w:type="dxa"/>
            <w:vAlign w:val="center"/>
          </w:tcPr>
          <w:p>
            <w:pPr>
              <w:jc w:val="center"/>
              <w:rPr>
                <w:sz w:val="21"/>
                <w:szCs w:val="21"/>
              </w:rPr>
            </w:pPr>
            <w:r>
              <w:t>-GPS__TIME__(s)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148</w:t>
            </w:r>
          </w:p>
        </w:tc>
        <w:tc>
          <w:tcPr>
            <w:tcW w:w="999" w:type="dxa"/>
            <w:vAlign w:val="center"/>
          </w:tcPr>
          <w:p>
            <w:pPr>
              <w:jc w:val="center"/>
              <w:rPr>
                <w:sz w:val="21"/>
                <w:szCs w:val="21"/>
              </w:rPr>
            </w:pPr>
            <w:r>
              <w:t>P40W26~W44B15~B0</w:t>
            </w:r>
          </w:p>
        </w:tc>
        <w:tc>
          <w:tcPr>
            <w:tcW w:w="1196" w:type="dxa"/>
            <w:vAlign w:val="center"/>
          </w:tcPr>
          <w:p>
            <w:pPr>
              <w:jc w:val="center"/>
              <w:rPr>
                <w:sz w:val="21"/>
                <w:szCs w:val="21"/>
              </w:rPr>
            </w:pPr>
            <w:r>
              <w:t>XH148</w:t>
            </w:r>
          </w:p>
        </w:tc>
        <w:tc>
          <w:tcPr>
            <w:tcW w:w="1491" w:type="dxa"/>
            <w:vAlign w:val="center"/>
          </w:tcPr>
          <w:p>
            <w:pPr>
              <w:jc w:val="center"/>
              <w:rPr>
                <w:sz w:val="21"/>
                <w:szCs w:val="21"/>
              </w:rPr>
            </w:pPr>
            <w:r>
              <w:t>-GPS__TIME__(ms)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149</w:t>
            </w:r>
          </w:p>
        </w:tc>
        <w:tc>
          <w:tcPr>
            <w:tcW w:w="999" w:type="dxa"/>
            <w:vAlign w:val="center"/>
          </w:tcPr>
          <w:p>
            <w:pPr>
              <w:jc w:val="center"/>
              <w:rPr>
                <w:sz w:val="21"/>
                <w:szCs w:val="21"/>
              </w:rPr>
            </w:pPr>
            <w:r>
              <w:t>P40W45~W46</w:t>
            </w:r>
          </w:p>
        </w:tc>
        <w:tc>
          <w:tcPr>
            <w:tcW w:w="1196" w:type="dxa"/>
            <w:vAlign w:val="center"/>
          </w:tcPr>
          <w:p>
            <w:pPr>
              <w:jc w:val="center"/>
              <w:rPr>
                <w:sz w:val="21"/>
                <w:szCs w:val="21"/>
              </w:rPr>
            </w:pPr>
            <w:r>
              <w:t>XH149</w:t>
            </w:r>
          </w:p>
        </w:tc>
        <w:tc>
          <w:tcPr>
            <w:tcW w:w="1491" w:type="dxa"/>
            <w:vAlign w:val="center"/>
          </w:tcPr>
          <w:p>
            <w:pPr>
              <w:jc w:val="center"/>
              <w:rPr>
                <w:sz w:val="21"/>
                <w:szCs w:val="21"/>
              </w:rPr>
            </w:pPr>
            <w:r>
              <w:t>&lt;Safety_Mode_Enable_Status&gt;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150</w:t>
            </w:r>
          </w:p>
        </w:tc>
        <w:tc>
          <w:tcPr>
            <w:tcW w:w="999" w:type="dxa"/>
            <w:vAlign w:val="center"/>
          </w:tcPr>
          <w:p>
            <w:pPr>
              <w:jc w:val="center"/>
              <w:rPr>
                <w:sz w:val="21"/>
                <w:szCs w:val="21"/>
              </w:rPr>
            </w:pPr>
            <w:r>
              <w:t>P40W45~W46B15</w:t>
            </w:r>
          </w:p>
        </w:tc>
        <w:tc>
          <w:tcPr>
            <w:tcW w:w="1196" w:type="dxa"/>
            <w:vAlign w:val="center"/>
          </w:tcPr>
          <w:p>
            <w:pPr>
              <w:jc w:val="center"/>
              <w:rPr>
                <w:sz w:val="21"/>
                <w:szCs w:val="21"/>
              </w:rPr>
            </w:pPr>
            <w:r>
              <w:t>XH150</w:t>
            </w:r>
          </w:p>
        </w:tc>
        <w:tc>
          <w:tcPr>
            <w:tcW w:w="1491" w:type="dxa"/>
            <w:vAlign w:val="center"/>
          </w:tcPr>
          <w:p>
            <w:pPr>
              <w:jc w:val="center"/>
              <w:rPr>
                <w:sz w:val="21"/>
                <w:szCs w:val="21"/>
              </w:rPr>
            </w:pPr>
            <w:r>
              <w:t>TTC_Check_Error_Safety_Mode_Enable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151</w:t>
            </w:r>
          </w:p>
        </w:tc>
        <w:tc>
          <w:tcPr>
            <w:tcW w:w="999" w:type="dxa"/>
            <w:vAlign w:val="center"/>
          </w:tcPr>
          <w:p>
            <w:pPr>
              <w:jc w:val="center"/>
              <w:rPr>
                <w:sz w:val="21"/>
                <w:szCs w:val="21"/>
              </w:rPr>
            </w:pPr>
            <w:r>
              <w:t>P40W45~W46B14</w:t>
            </w:r>
          </w:p>
        </w:tc>
        <w:tc>
          <w:tcPr>
            <w:tcW w:w="1196" w:type="dxa"/>
            <w:vAlign w:val="center"/>
          </w:tcPr>
          <w:p>
            <w:pPr>
              <w:jc w:val="center"/>
              <w:rPr>
                <w:sz w:val="21"/>
                <w:szCs w:val="21"/>
              </w:rPr>
            </w:pPr>
            <w:r>
              <w:t>XH151</w:t>
            </w:r>
          </w:p>
        </w:tc>
        <w:tc>
          <w:tcPr>
            <w:tcW w:w="1491" w:type="dxa"/>
            <w:vAlign w:val="center"/>
          </w:tcPr>
          <w:p>
            <w:pPr>
              <w:jc w:val="center"/>
              <w:rPr>
                <w:sz w:val="21"/>
                <w:szCs w:val="21"/>
              </w:rPr>
            </w:pPr>
            <w:r>
              <w:t>TTD_Check_Error_Safety_Mode_Enable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152</w:t>
            </w:r>
          </w:p>
        </w:tc>
        <w:tc>
          <w:tcPr>
            <w:tcW w:w="999" w:type="dxa"/>
            <w:vAlign w:val="center"/>
          </w:tcPr>
          <w:p>
            <w:pPr>
              <w:jc w:val="center"/>
              <w:rPr>
                <w:sz w:val="21"/>
                <w:szCs w:val="21"/>
              </w:rPr>
            </w:pPr>
            <w:r>
              <w:t>P40W45~W46B13</w:t>
            </w:r>
          </w:p>
        </w:tc>
        <w:tc>
          <w:tcPr>
            <w:tcW w:w="1196" w:type="dxa"/>
            <w:vAlign w:val="center"/>
          </w:tcPr>
          <w:p>
            <w:pPr>
              <w:jc w:val="center"/>
              <w:rPr>
                <w:sz w:val="21"/>
                <w:szCs w:val="21"/>
              </w:rPr>
            </w:pPr>
            <w:r>
              <w:t>XH152</w:t>
            </w:r>
          </w:p>
        </w:tc>
        <w:tc>
          <w:tcPr>
            <w:tcW w:w="1491" w:type="dxa"/>
            <w:vAlign w:val="center"/>
          </w:tcPr>
          <w:p>
            <w:pPr>
              <w:jc w:val="center"/>
              <w:rPr>
                <w:sz w:val="21"/>
                <w:szCs w:val="21"/>
              </w:rPr>
            </w:pPr>
            <w:r>
              <w:t>Energy_protect_Safety_Mode(_triggered_by_PCU)_Enable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153</w:t>
            </w:r>
          </w:p>
        </w:tc>
        <w:tc>
          <w:tcPr>
            <w:tcW w:w="999" w:type="dxa"/>
            <w:vAlign w:val="center"/>
          </w:tcPr>
          <w:p>
            <w:pPr>
              <w:jc w:val="center"/>
              <w:rPr>
                <w:sz w:val="21"/>
                <w:szCs w:val="21"/>
              </w:rPr>
            </w:pPr>
            <w:r>
              <w:t>P40W45~W46B12</w:t>
            </w:r>
          </w:p>
        </w:tc>
        <w:tc>
          <w:tcPr>
            <w:tcW w:w="1196" w:type="dxa"/>
            <w:vAlign w:val="center"/>
          </w:tcPr>
          <w:p>
            <w:pPr>
              <w:jc w:val="center"/>
              <w:rPr>
                <w:sz w:val="21"/>
                <w:szCs w:val="21"/>
              </w:rPr>
            </w:pPr>
            <w:r>
              <w:t>XH153</w:t>
            </w:r>
          </w:p>
        </w:tc>
        <w:tc>
          <w:tcPr>
            <w:tcW w:w="1491" w:type="dxa"/>
            <w:vAlign w:val="center"/>
          </w:tcPr>
          <w:p>
            <w:pPr>
              <w:jc w:val="center"/>
              <w:rPr>
                <w:sz w:val="21"/>
                <w:szCs w:val="21"/>
              </w:rPr>
            </w:pPr>
            <w:r>
              <w:t>AOCS_Global_Attitude_Acquisition_Safety_Mode_Enable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154</w:t>
            </w:r>
          </w:p>
        </w:tc>
        <w:tc>
          <w:tcPr>
            <w:tcW w:w="999" w:type="dxa"/>
            <w:vAlign w:val="center"/>
          </w:tcPr>
          <w:p>
            <w:pPr>
              <w:jc w:val="center"/>
              <w:rPr>
                <w:sz w:val="21"/>
                <w:szCs w:val="21"/>
              </w:rPr>
            </w:pPr>
            <w:r>
              <w:t>P40W45~W46B11</w:t>
            </w:r>
          </w:p>
        </w:tc>
        <w:tc>
          <w:tcPr>
            <w:tcW w:w="1196" w:type="dxa"/>
            <w:vAlign w:val="center"/>
          </w:tcPr>
          <w:p>
            <w:pPr>
              <w:jc w:val="center"/>
              <w:rPr>
                <w:sz w:val="21"/>
                <w:szCs w:val="21"/>
              </w:rPr>
            </w:pPr>
            <w:r>
              <w:t>XH154</w:t>
            </w:r>
          </w:p>
        </w:tc>
        <w:tc>
          <w:tcPr>
            <w:tcW w:w="1491" w:type="dxa"/>
            <w:vAlign w:val="center"/>
          </w:tcPr>
          <w:p>
            <w:pPr>
              <w:jc w:val="center"/>
              <w:rPr>
                <w:sz w:val="21"/>
                <w:szCs w:val="21"/>
              </w:rPr>
            </w:pPr>
            <w:r>
              <w:t>AOCS_Stop_Control_Safety_Mode_Enable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155</w:t>
            </w:r>
          </w:p>
        </w:tc>
        <w:tc>
          <w:tcPr>
            <w:tcW w:w="999" w:type="dxa"/>
            <w:vAlign w:val="center"/>
          </w:tcPr>
          <w:p>
            <w:pPr>
              <w:jc w:val="center"/>
              <w:rPr>
                <w:sz w:val="21"/>
                <w:szCs w:val="21"/>
              </w:rPr>
            </w:pPr>
            <w:r>
              <w:t>P40W45~W46B10</w:t>
            </w:r>
          </w:p>
        </w:tc>
        <w:tc>
          <w:tcPr>
            <w:tcW w:w="1196" w:type="dxa"/>
            <w:vAlign w:val="center"/>
          </w:tcPr>
          <w:p>
            <w:pPr>
              <w:jc w:val="center"/>
              <w:rPr>
                <w:sz w:val="21"/>
                <w:szCs w:val="21"/>
              </w:rPr>
            </w:pPr>
            <w:r>
              <w:t>XH155</w:t>
            </w:r>
          </w:p>
        </w:tc>
        <w:tc>
          <w:tcPr>
            <w:tcW w:w="1491" w:type="dxa"/>
            <w:vAlign w:val="center"/>
          </w:tcPr>
          <w:p>
            <w:pPr>
              <w:jc w:val="center"/>
              <w:rPr>
                <w:sz w:val="21"/>
                <w:szCs w:val="21"/>
              </w:rPr>
            </w:pPr>
            <w:r>
              <w:t>Energy_warning_Safety_Mode_1_Enable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156</w:t>
            </w:r>
          </w:p>
        </w:tc>
        <w:tc>
          <w:tcPr>
            <w:tcW w:w="999" w:type="dxa"/>
            <w:vAlign w:val="center"/>
          </w:tcPr>
          <w:p>
            <w:pPr>
              <w:jc w:val="center"/>
              <w:rPr>
                <w:sz w:val="21"/>
                <w:szCs w:val="21"/>
              </w:rPr>
            </w:pPr>
            <w:r>
              <w:t>P40W45~W46B9</w:t>
            </w:r>
          </w:p>
        </w:tc>
        <w:tc>
          <w:tcPr>
            <w:tcW w:w="1196" w:type="dxa"/>
            <w:vAlign w:val="center"/>
          </w:tcPr>
          <w:p>
            <w:pPr>
              <w:jc w:val="center"/>
              <w:rPr>
                <w:sz w:val="21"/>
                <w:szCs w:val="21"/>
              </w:rPr>
            </w:pPr>
            <w:r>
              <w:t>XH156</w:t>
            </w:r>
          </w:p>
        </w:tc>
        <w:tc>
          <w:tcPr>
            <w:tcW w:w="1491" w:type="dxa"/>
            <w:vAlign w:val="center"/>
          </w:tcPr>
          <w:p>
            <w:pPr>
              <w:jc w:val="center"/>
              <w:rPr>
                <w:sz w:val="21"/>
                <w:szCs w:val="21"/>
              </w:rPr>
            </w:pPr>
            <w:r>
              <w:t>Energy_warning_Safety_Mode_2_Enable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157</w:t>
            </w:r>
          </w:p>
        </w:tc>
        <w:tc>
          <w:tcPr>
            <w:tcW w:w="999" w:type="dxa"/>
            <w:vAlign w:val="center"/>
          </w:tcPr>
          <w:p>
            <w:pPr>
              <w:jc w:val="center"/>
              <w:rPr>
                <w:sz w:val="21"/>
                <w:szCs w:val="21"/>
              </w:rPr>
            </w:pPr>
            <w:r>
              <w:t>P40W45~W46B8</w:t>
            </w:r>
          </w:p>
        </w:tc>
        <w:tc>
          <w:tcPr>
            <w:tcW w:w="1196" w:type="dxa"/>
            <w:vAlign w:val="center"/>
          </w:tcPr>
          <w:p>
            <w:pPr>
              <w:jc w:val="center"/>
              <w:rPr>
                <w:sz w:val="21"/>
                <w:szCs w:val="21"/>
              </w:rPr>
            </w:pPr>
            <w:r>
              <w:t>XH157</w:t>
            </w:r>
          </w:p>
        </w:tc>
        <w:tc>
          <w:tcPr>
            <w:tcW w:w="1491" w:type="dxa"/>
            <w:vAlign w:val="center"/>
          </w:tcPr>
          <w:p>
            <w:pPr>
              <w:jc w:val="center"/>
              <w:rPr>
                <w:sz w:val="21"/>
                <w:szCs w:val="21"/>
              </w:rPr>
            </w:pPr>
            <w:r>
              <w:t>Energy_protect_Safety_Mode(_triggered_by_TCU)_Enable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158</w:t>
            </w:r>
          </w:p>
        </w:tc>
        <w:tc>
          <w:tcPr>
            <w:tcW w:w="999" w:type="dxa"/>
            <w:vAlign w:val="center"/>
          </w:tcPr>
          <w:p>
            <w:pPr>
              <w:jc w:val="center"/>
              <w:rPr>
                <w:sz w:val="21"/>
                <w:szCs w:val="21"/>
              </w:rPr>
            </w:pPr>
            <w:r>
              <w:t>P40W45~W46B7</w:t>
            </w:r>
          </w:p>
        </w:tc>
        <w:tc>
          <w:tcPr>
            <w:tcW w:w="1196" w:type="dxa"/>
            <w:vAlign w:val="center"/>
          </w:tcPr>
          <w:p>
            <w:pPr>
              <w:jc w:val="center"/>
              <w:rPr>
                <w:sz w:val="21"/>
                <w:szCs w:val="21"/>
              </w:rPr>
            </w:pPr>
            <w:r>
              <w:t>XH158</w:t>
            </w:r>
          </w:p>
        </w:tc>
        <w:tc>
          <w:tcPr>
            <w:tcW w:w="1491" w:type="dxa"/>
            <w:vAlign w:val="center"/>
          </w:tcPr>
          <w:p>
            <w:pPr>
              <w:jc w:val="center"/>
              <w:rPr>
                <w:sz w:val="21"/>
                <w:szCs w:val="21"/>
              </w:rPr>
            </w:pPr>
            <w:r>
              <w:t>CCD_temperature_Safety_Mode_Enable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159</w:t>
            </w:r>
          </w:p>
        </w:tc>
        <w:tc>
          <w:tcPr>
            <w:tcW w:w="999" w:type="dxa"/>
            <w:vAlign w:val="center"/>
          </w:tcPr>
          <w:p>
            <w:pPr>
              <w:jc w:val="center"/>
              <w:rPr>
                <w:sz w:val="21"/>
                <w:szCs w:val="21"/>
              </w:rPr>
            </w:pPr>
            <w:r>
              <w:t>P40W45~W46B6</w:t>
            </w:r>
          </w:p>
        </w:tc>
        <w:tc>
          <w:tcPr>
            <w:tcW w:w="1196" w:type="dxa"/>
            <w:vAlign w:val="center"/>
          </w:tcPr>
          <w:p>
            <w:pPr>
              <w:jc w:val="center"/>
              <w:rPr>
                <w:sz w:val="21"/>
                <w:szCs w:val="21"/>
              </w:rPr>
            </w:pPr>
            <w:r>
              <w:t>XH159</w:t>
            </w:r>
          </w:p>
        </w:tc>
        <w:tc>
          <w:tcPr>
            <w:tcW w:w="1491" w:type="dxa"/>
            <w:vAlign w:val="center"/>
          </w:tcPr>
          <w:p>
            <w:pPr>
              <w:jc w:val="center"/>
              <w:rPr>
                <w:sz w:val="21"/>
                <w:szCs w:val="21"/>
              </w:rPr>
            </w:pPr>
            <w:r>
              <w:t>Phased_array_antenna_temperature_Safety_Mode_Enable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160</w:t>
            </w:r>
          </w:p>
        </w:tc>
        <w:tc>
          <w:tcPr>
            <w:tcW w:w="999" w:type="dxa"/>
            <w:vAlign w:val="center"/>
          </w:tcPr>
          <w:p>
            <w:pPr>
              <w:jc w:val="center"/>
              <w:rPr>
                <w:sz w:val="21"/>
                <w:szCs w:val="21"/>
              </w:rPr>
            </w:pPr>
            <w:r>
              <w:t>P40W45~W46B5</w:t>
            </w:r>
          </w:p>
        </w:tc>
        <w:tc>
          <w:tcPr>
            <w:tcW w:w="1196" w:type="dxa"/>
            <w:vAlign w:val="center"/>
          </w:tcPr>
          <w:p>
            <w:pPr>
              <w:jc w:val="center"/>
              <w:rPr>
                <w:sz w:val="21"/>
                <w:szCs w:val="21"/>
              </w:rPr>
            </w:pPr>
            <w:r>
              <w:t>XH160</w:t>
            </w:r>
          </w:p>
        </w:tc>
        <w:tc>
          <w:tcPr>
            <w:tcW w:w="1491" w:type="dxa"/>
            <w:vAlign w:val="center"/>
          </w:tcPr>
          <w:p>
            <w:pPr>
              <w:jc w:val="center"/>
              <w:rPr>
                <w:sz w:val="21"/>
                <w:szCs w:val="21"/>
              </w:rPr>
            </w:pPr>
            <w:r>
              <w:t>Phased_array_antenna_working_timeout_Safety_Mode_Enable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161</w:t>
            </w:r>
          </w:p>
        </w:tc>
        <w:tc>
          <w:tcPr>
            <w:tcW w:w="999" w:type="dxa"/>
            <w:vAlign w:val="center"/>
          </w:tcPr>
          <w:p>
            <w:pPr>
              <w:jc w:val="center"/>
              <w:rPr>
                <w:sz w:val="21"/>
                <w:szCs w:val="21"/>
              </w:rPr>
            </w:pPr>
            <w:r>
              <w:t>P40W45~W46B4</w:t>
            </w:r>
          </w:p>
        </w:tc>
        <w:tc>
          <w:tcPr>
            <w:tcW w:w="1196" w:type="dxa"/>
            <w:vAlign w:val="center"/>
          </w:tcPr>
          <w:p>
            <w:pPr>
              <w:jc w:val="center"/>
              <w:rPr>
                <w:sz w:val="21"/>
                <w:szCs w:val="21"/>
              </w:rPr>
            </w:pPr>
            <w:r>
              <w:t>XH161</w:t>
            </w:r>
          </w:p>
        </w:tc>
        <w:tc>
          <w:tcPr>
            <w:tcW w:w="1491" w:type="dxa"/>
            <w:vAlign w:val="center"/>
          </w:tcPr>
          <w:p>
            <w:pPr>
              <w:jc w:val="center"/>
              <w:rPr>
                <w:sz w:val="21"/>
                <w:szCs w:val="21"/>
              </w:rPr>
            </w:pPr>
            <w:r>
              <w:t>S-L_Separation_Switch_Timeout_Safety_Mode_Enable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162</w:t>
            </w:r>
          </w:p>
        </w:tc>
        <w:tc>
          <w:tcPr>
            <w:tcW w:w="999" w:type="dxa"/>
            <w:vAlign w:val="center"/>
          </w:tcPr>
          <w:p>
            <w:pPr>
              <w:jc w:val="center"/>
              <w:rPr>
                <w:sz w:val="21"/>
                <w:szCs w:val="21"/>
              </w:rPr>
            </w:pPr>
            <w:r>
              <w:t>P40W45~W46B3</w:t>
            </w:r>
          </w:p>
        </w:tc>
        <w:tc>
          <w:tcPr>
            <w:tcW w:w="1196" w:type="dxa"/>
            <w:vAlign w:val="center"/>
          </w:tcPr>
          <w:p>
            <w:pPr>
              <w:jc w:val="center"/>
              <w:rPr>
                <w:sz w:val="21"/>
                <w:szCs w:val="21"/>
              </w:rPr>
            </w:pPr>
            <w:r>
              <w:t>XH162</w:t>
            </w:r>
          </w:p>
        </w:tc>
        <w:tc>
          <w:tcPr>
            <w:tcW w:w="1491" w:type="dxa"/>
            <w:vAlign w:val="center"/>
          </w:tcPr>
          <w:p>
            <w:pPr>
              <w:jc w:val="center"/>
              <w:rPr>
                <w:sz w:val="21"/>
                <w:szCs w:val="21"/>
              </w:rPr>
            </w:pPr>
            <w:r>
              <w:t>TC_monitor_Timeout_Safety_Mode_Enable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163</w:t>
            </w:r>
          </w:p>
        </w:tc>
        <w:tc>
          <w:tcPr>
            <w:tcW w:w="999" w:type="dxa"/>
            <w:vAlign w:val="center"/>
          </w:tcPr>
          <w:p>
            <w:pPr>
              <w:jc w:val="center"/>
              <w:rPr>
                <w:sz w:val="21"/>
                <w:szCs w:val="21"/>
              </w:rPr>
            </w:pPr>
            <w:r>
              <w:t>P40W45~W46B2~B0</w:t>
            </w:r>
          </w:p>
        </w:tc>
        <w:tc>
          <w:tcPr>
            <w:tcW w:w="1196" w:type="dxa"/>
            <w:vAlign w:val="center"/>
          </w:tcPr>
          <w:p>
            <w:pPr>
              <w:jc w:val="center"/>
              <w:rPr>
                <w:sz w:val="21"/>
                <w:szCs w:val="21"/>
              </w:rPr>
            </w:pPr>
            <w:r>
              <w:t>XH163</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164</w:t>
            </w:r>
          </w:p>
        </w:tc>
        <w:tc>
          <w:tcPr>
            <w:tcW w:w="999" w:type="dxa"/>
            <w:vAlign w:val="center"/>
          </w:tcPr>
          <w:p>
            <w:pPr>
              <w:jc w:val="center"/>
              <w:rPr>
                <w:sz w:val="21"/>
                <w:szCs w:val="21"/>
              </w:rPr>
            </w:pPr>
            <w:r>
              <w:t>P40W47~W53B55~B52</w:t>
            </w:r>
          </w:p>
        </w:tc>
        <w:tc>
          <w:tcPr>
            <w:tcW w:w="1196" w:type="dxa"/>
            <w:vAlign w:val="center"/>
          </w:tcPr>
          <w:p>
            <w:pPr>
              <w:jc w:val="center"/>
              <w:rPr>
                <w:sz w:val="21"/>
                <w:szCs w:val="21"/>
              </w:rPr>
            </w:pPr>
            <w:r>
              <w:t>XH164</w:t>
            </w:r>
          </w:p>
        </w:tc>
        <w:tc>
          <w:tcPr>
            <w:tcW w:w="1491" w:type="dxa"/>
            <w:vAlign w:val="center"/>
          </w:tcPr>
          <w:p>
            <w:pPr>
              <w:jc w:val="center"/>
              <w:rPr>
                <w:sz w:val="21"/>
                <w:szCs w:val="21"/>
              </w:rPr>
            </w:pPr>
            <w:r>
              <w:t>TTC_Check_Error_Safety_Mode_COUNTER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165</w:t>
            </w:r>
          </w:p>
        </w:tc>
        <w:tc>
          <w:tcPr>
            <w:tcW w:w="999" w:type="dxa"/>
            <w:vAlign w:val="center"/>
          </w:tcPr>
          <w:p>
            <w:pPr>
              <w:jc w:val="center"/>
              <w:rPr>
                <w:sz w:val="21"/>
                <w:szCs w:val="21"/>
              </w:rPr>
            </w:pPr>
            <w:r>
              <w:t>P40W47~W53B51~B48</w:t>
            </w:r>
          </w:p>
        </w:tc>
        <w:tc>
          <w:tcPr>
            <w:tcW w:w="1196" w:type="dxa"/>
            <w:vAlign w:val="center"/>
          </w:tcPr>
          <w:p>
            <w:pPr>
              <w:jc w:val="center"/>
              <w:rPr>
                <w:sz w:val="21"/>
                <w:szCs w:val="21"/>
              </w:rPr>
            </w:pPr>
            <w:r>
              <w:t>XH165</w:t>
            </w:r>
          </w:p>
        </w:tc>
        <w:tc>
          <w:tcPr>
            <w:tcW w:w="1491" w:type="dxa"/>
            <w:vAlign w:val="center"/>
          </w:tcPr>
          <w:p>
            <w:pPr>
              <w:jc w:val="center"/>
              <w:rPr>
                <w:sz w:val="21"/>
                <w:szCs w:val="21"/>
              </w:rPr>
            </w:pPr>
            <w:r>
              <w:t>TTD_Check_Error_Safety_Mode_COUNTER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166</w:t>
            </w:r>
          </w:p>
        </w:tc>
        <w:tc>
          <w:tcPr>
            <w:tcW w:w="999" w:type="dxa"/>
            <w:vAlign w:val="center"/>
          </w:tcPr>
          <w:p>
            <w:pPr>
              <w:jc w:val="center"/>
              <w:rPr>
                <w:sz w:val="21"/>
                <w:szCs w:val="21"/>
              </w:rPr>
            </w:pPr>
            <w:r>
              <w:t>P40W47~W53B47~B44</w:t>
            </w:r>
          </w:p>
        </w:tc>
        <w:tc>
          <w:tcPr>
            <w:tcW w:w="1196" w:type="dxa"/>
            <w:vAlign w:val="center"/>
          </w:tcPr>
          <w:p>
            <w:pPr>
              <w:jc w:val="center"/>
              <w:rPr>
                <w:sz w:val="21"/>
                <w:szCs w:val="21"/>
              </w:rPr>
            </w:pPr>
            <w:r>
              <w:t>XH166</w:t>
            </w:r>
          </w:p>
        </w:tc>
        <w:tc>
          <w:tcPr>
            <w:tcW w:w="1491" w:type="dxa"/>
            <w:vAlign w:val="center"/>
          </w:tcPr>
          <w:p>
            <w:pPr>
              <w:jc w:val="center"/>
              <w:rPr>
                <w:sz w:val="21"/>
                <w:szCs w:val="21"/>
              </w:rPr>
            </w:pPr>
            <w:r>
              <w:t>Energy_protect_Safety_Mode(_triggered_by_PCU)_COUNTER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167</w:t>
            </w:r>
          </w:p>
        </w:tc>
        <w:tc>
          <w:tcPr>
            <w:tcW w:w="999" w:type="dxa"/>
            <w:vAlign w:val="center"/>
          </w:tcPr>
          <w:p>
            <w:pPr>
              <w:jc w:val="center"/>
              <w:rPr>
                <w:sz w:val="21"/>
                <w:szCs w:val="21"/>
              </w:rPr>
            </w:pPr>
            <w:r>
              <w:t>P40W47~W53B43~B40</w:t>
            </w:r>
          </w:p>
        </w:tc>
        <w:tc>
          <w:tcPr>
            <w:tcW w:w="1196" w:type="dxa"/>
            <w:vAlign w:val="center"/>
          </w:tcPr>
          <w:p>
            <w:pPr>
              <w:jc w:val="center"/>
              <w:rPr>
                <w:sz w:val="21"/>
                <w:szCs w:val="21"/>
              </w:rPr>
            </w:pPr>
            <w:r>
              <w:t>XH167</w:t>
            </w:r>
          </w:p>
        </w:tc>
        <w:tc>
          <w:tcPr>
            <w:tcW w:w="1491" w:type="dxa"/>
            <w:vAlign w:val="center"/>
          </w:tcPr>
          <w:p>
            <w:pPr>
              <w:jc w:val="center"/>
              <w:rPr>
                <w:sz w:val="21"/>
                <w:szCs w:val="21"/>
              </w:rPr>
            </w:pPr>
            <w:r>
              <w:t>AOCS_Global_Attitude_Acquisition_Safety_Mode_COUNTER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168</w:t>
            </w:r>
          </w:p>
        </w:tc>
        <w:tc>
          <w:tcPr>
            <w:tcW w:w="999" w:type="dxa"/>
            <w:vAlign w:val="center"/>
          </w:tcPr>
          <w:p>
            <w:pPr>
              <w:jc w:val="center"/>
              <w:rPr>
                <w:sz w:val="21"/>
                <w:szCs w:val="21"/>
              </w:rPr>
            </w:pPr>
            <w:r>
              <w:t>P40W47~W53B39~B36</w:t>
            </w:r>
          </w:p>
        </w:tc>
        <w:tc>
          <w:tcPr>
            <w:tcW w:w="1196" w:type="dxa"/>
            <w:vAlign w:val="center"/>
          </w:tcPr>
          <w:p>
            <w:pPr>
              <w:jc w:val="center"/>
              <w:rPr>
                <w:sz w:val="21"/>
                <w:szCs w:val="21"/>
              </w:rPr>
            </w:pPr>
            <w:r>
              <w:t>XH168</w:t>
            </w:r>
          </w:p>
        </w:tc>
        <w:tc>
          <w:tcPr>
            <w:tcW w:w="1491" w:type="dxa"/>
            <w:vAlign w:val="center"/>
          </w:tcPr>
          <w:p>
            <w:pPr>
              <w:jc w:val="center"/>
              <w:rPr>
                <w:sz w:val="21"/>
                <w:szCs w:val="21"/>
              </w:rPr>
            </w:pPr>
            <w:r>
              <w:t>AOCS_Stop_Control_Safety_ModeCOUNTER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169</w:t>
            </w:r>
          </w:p>
        </w:tc>
        <w:tc>
          <w:tcPr>
            <w:tcW w:w="999" w:type="dxa"/>
            <w:vAlign w:val="center"/>
          </w:tcPr>
          <w:p>
            <w:pPr>
              <w:jc w:val="center"/>
              <w:rPr>
                <w:sz w:val="21"/>
                <w:szCs w:val="21"/>
              </w:rPr>
            </w:pPr>
            <w:r>
              <w:t>P40W47~W53B35~B32</w:t>
            </w:r>
          </w:p>
        </w:tc>
        <w:tc>
          <w:tcPr>
            <w:tcW w:w="1196" w:type="dxa"/>
            <w:vAlign w:val="center"/>
          </w:tcPr>
          <w:p>
            <w:pPr>
              <w:jc w:val="center"/>
              <w:rPr>
                <w:sz w:val="21"/>
                <w:szCs w:val="21"/>
              </w:rPr>
            </w:pPr>
            <w:r>
              <w:t>XH169</w:t>
            </w:r>
          </w:p>
        </w:tc>
        <w:tc>
          <w:tcPr>
            <w:tcW w:w="1491" w:type="dxa"/>
            <w:vAlign w:val="center"/>
          </w:tcPr>
          <w:p>
            <w:pPr>
              <w:jc w:val="center"/>
              <w:rPr>
                <w:sz w:val="21"/>
                <w:szCs w:val="21"/>
              </w:rPr>
            </w:pPr>
            <w:r>
              <w:t>Energy_warning_Safety_Mode_1COUNTER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170</w:t>
            </w:r>
          </w:p>
        </w:tc>
        <w:tc>
          <w:tcPr>
            <w:tcW w:w="999" w:type="dxa"/>
            <w:vAlign w:val="center"/>
          </w:tcPr>
          <w:p>
            <w:pPr>
              <w:jc w:val="center"/>
              <w:rPr>
                <w:sz w:val="21"/>
                <w:szCs w:val="21"/>
              </w:rPr>
            </w:pPr>
            <w:r>
              <w:t>P40W47~W53B31~B28</w:t>
            </w:r>
          </w:p>
        </w:tc>
        <w:tc>
          <w:tcPr>
            <w:tcW w:w="1196" w:type="dxa"/>
            <w:vAlign w:val="center"/>
          </w:tcPr>
          <w:p>
            <w:pPr>
              <w:jc w:val="center"/>
              <w:rPr>
                <w:sz w:val="21"/>
                <w:szCs w:val="21"/>
              </w:rPr>
            </w:pPr>
            <w:r>
              <w:t>XH170</w:t>
            </w:r>
          </w:p>
        </w:tc>
        <w:tc>
          <w:tcPr>
            <w:tcW w:w="1491" w:type="dxa"/>
            <w:vAlign w:val="center"/>
          </w:tcPr>
          <w:p>
            <w:pPr>
              <w:jc w:val="center"/>
              <w:rPr>
                <w:sz w:val="21"/>
                <w:szCs w:val="21"/>
              </w:rPr>
            </w:pPr>
            <w:r>
              <w:t>Energy_warning_Safety_Mode_2_COUNTER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171</w:t>
            </w:r>
          </w:p>
        </w:tc>
        <w:tc>
          <w:tcPr>
            <w:tcW w:w="999" w:type="dxa"/>
            <w:vAlign w:val="center"/>
          </w:tcPr>
          <w:p>
            <w:pPr>
              <w:jc w:val="center"/>
              <w:rPr>
                <w:sz w:val="21"/>
                <w:szCs w:val="21"/>
              </w:rPr>
            </w:pPr>
            <w:r>
              <w:t>P40W47~W53B27~B24</w:t>
            </w:r>
          </w:p>
        </w:tc>
        <w:tc>
          <w:tcPr>
            <w:tcW w:w="1196" w:type="dxa"/>
            <w:vAlign w:val="center"/>
          </w:tcPr>
          <w:p>
            <w:pPr>
              <w:jc w:val="center"/>
              <w:rPr>
                <w:sz w:val="21"/>
                <w:szCs w:val="21"/>
              </w:rPr>
            </w:pPr>
            <w:r>
              <w:t>XH171</w:t>
            </w:r>
          </w:p>
        </w:tc>
        <w:tc>
          <w:tcPr>
            <w:tcW w:w="1491" w:type="dxa"/>
            <w:vAlign w:val="center"/>
          </w:tcPr>
          <w:p>
            <w:pPr>
              <w:jc w:val="center"/>
              <w:rPr>
                <w:sz w:val="21"/>
                <w:szCs w:val="21"/>
              </w:rPr>
            </w:pPr>
            <w:r>
              <w:t>Energy_protect_Safety_Mode(_triggered_by_TCU)_COUNTER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172</w:t>
            </w:r>
          </w:p>
        </w:tc>
        <w:tc>
          <w:tcPr>
            <w:tcW w:w="999" w:type="dxa"/>
            <w:vAlign w:val="center"/>
          </w:tcPr>
          <w:p>
            <w:pPr>
              <w:jc w:val="center"/>
              <w:rPr>
                <w:sz w:val="21"/>
                <w:szCs w:val="21"/>
              </w:rPr>
            </w:pPr>
            <w:r>
              <w:t>P40W47~W53B23~B20</w:t>
            </w:r>
          </w:p>
        </w:tc>
        <w:tc>
          <w:tcPr>
            <w:tcW w:w="1196" w:type="dxa"/>
            <w:vAlign w:val="center"/>
          </w:tcPr>
          <w:p>
            <w:pPr>
              <w:jc w:val="center"/>
              <w:rPr>
                <w:sz w:val="21"/>
                <w:szCs w:val="21"/>
              </w:rPr>
            </w:pPr>
            <w:r>
              <w:t>XH172</w:t>
            </w:r>
          </w:p>
        </w:tc>
        <w:tc>
          <w:tcPr>
            <w:tcW w:w="1491" w:type="dxa"/>
            <w:vAlign w:val="center"/>
          </w:tcPr>
          <w:p>
            <w:pPr>
              <w:jc w:val="center"/>
              <w:rPr>
                <w:sz w:val="21"/>
                <w:szCs w:val="21"/>
              </w:rPr>
            </w:pPr>
            <w:r>
              <w:t>CCD_temperature_Safety_Mode_COUNTER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173</w:t>
            </w:r>
          </w:p>
        </w:tc>
        <w:tc>
          <w:tcPr>
            <w:tcW w:w="999" w:type="dxa"/>
            <w:vAlign w:val="center"/>
          </w:tcPr>
          <w:p>
            <w:pPr>
              <w:jc w:val="center"/>
              <w:rPr>
                <w:sz w:val="21"/>
                <w:szCs w:val="21"/>
              </w:rPr>
            </w:pPr>
            <w:r>
              <w:t>P40W47~W53B19~B16</w:t>
            </w:r>
          </w:p>
        </w:tc>
        <w:tc>
          <w:tcPr>
            <w:tcW w:w="1196" w:type="dxa"/>
            <w:vAlign w:val="center"/>
          </w:tcPr>
          <w:p>
            <w:pPr>
              <w:jc w:val="center"/>
              <w:rPr>
                <w:sz w:val="21"/>
                <w:szCs w:val="21"/>
              </w:rPr>
            </w:pPr>
            <w:r>
              <w:t>XH173</w:t>
            </w:r>
          </w:p>
        </w:tc>
        <w:tc>
          <w:tcPr>
            <w:tcW w:w="1491" w:type="dxa"/>
            <w:vAlign w:val="center"/>
          </w:tcPr>
          <w:p>
            <w:pPr>
              <w:jc w:val="center"/>
              <w:rPr>
                <w:sz w:val="21"/>
                <w:szCs w:val="21"/>
              </w:rPr>
            </w:pPr>
            <w:r>
              <w:t>Phased_array_antenna_temperature_Safety_Mode_COUNTER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174</w:t>
            </w:r>
          </w:p>
        </w:tc>
        <w:tc>
          <w:tcPr>
            <w:tcW w:w="999" w:type="dxa"/>
            <w:vAlign w:val="center"/>
          </w:tcPr>
          <w:p>
            <w:pPr>
              <w:jc w:val="center"/>
              <w:rPr>
                <w:sz w:val="21"/>
                <w:szCs w:val="21"/>
              </w:rPr>
            </w:pPr>
            <w:r>
              <w:t>P40W47~W53B15~B12</w:t>
            </w:r>
          </w:p>
        </w:tc>
        <w:tc>
          <w:tcPr>
            <w:tcW w:w="1196" w:type="dxa"/>
            <w:vAlign w:val="center"/>
          </w:tcPr>
          <w:p>
            <w:pPr>
              <w:jc w:val="center"/>
              <w:rPr>
                <w:sz w:val="21"/>
                <w:szCs w:val="21"/>
              </w:rPr>
            </w:pPr>
            <w:r>
              <w:t>XH174</w:t>
            </w:r>
          </w:p>
        </w:tc>
        <w:tc>
          <w:tcPr>
            <w:tcW w:w="1491" w:type="dxa"/>
            <w:vAlign w:val="center"/>
          </w:tcPr>
          <w:p>
            <w:pPr>
              <w:jc w:val="center"/>
              <w:rPr>
                <w:sz w:val="21"/>
                <w:szCs w:val="21"/>
              </w:rPr>
            </w:pPr>
            <w:r>
              <w:t>Phased_array_antenna_working_timeout_Safety_Mode_COUNTER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175</w:t>
            </w:r>
          </w:p>
        </w:tc>
        <w:tc>
          <w:tcPr>
            <w:tcW w:w="999" w:type="dxa"/>
            <w:vAlign w:val="center"/>
          </w:tcPr>
          <w:p>
            <w:pPr>
              <w:jc w:val="center"/>
              <w:rPr>
                <w:sz w:val="21"/>
                <w:szCs w:val="21"/>
              </w:rPr>
            </w:pPr>
            <w:r>
              <w:t>P40W47~W53B11~B8</w:t>
            </w:r>
          </w:p>
        </w:tc>
        <w:tc>
          <w:tcPr>
            <w:tcW w:w="1196" w:type="dxa"/>
            <w:vAlign w:val="center"/>
          </w:tcPr>
          <w:p>
            <w:pPr>
              <w:jc w:val="center"/>
              <w:rPr>
                <w:sz w:val="21"/>
                <w:szCs w:val="21"/>
              </w:rPr>
            </w:pPr>
            <w:r>
              <w:t>XH175</w:t>
            </w:r>
          </w:p>
        </w:tc>
        <w:tc>
          <w:tcPr>
            <w:tcW w:w="1491" w:type="dxa"/>
            <w:vAlign w:val="center"/>
          </w:tcPr>
          <w:p>
            <w:pPr>
              <w:jc w:val="center"/>
              <w:rPr>
                <w:sz w:val="21"/>
                <w:szCs w:val="21"/>
              </w:rPr>
            </w:pPr>
            <w:r>
              <w:t>S-L_Separation_Switch_Timeout_Safety_Mode_COUNTER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176</w:t>
            </w:r>
          </w:p>
        </w:tc>
        <w:tc>
          <w:tcPr>
            <w:tcW w:w="999" w:type="dxa"/>
            <w:vAlign w:val="center"/>
          </w:tcPr>
          <w:p>
            <w:pPr>
              <w:jc w:val="center"/>
              <w:rPr>
                <w:sz w:val="21"/>
                <w:szCs w:val="21"/>
              </w:rPr>
            </w:pPr>
            <w:r>
              <w:t>P40W47~W53B7~B4</w:t>
            </w:r>
          </w:p>
        </w:tc>
        <w:tc>
          <w:tcPr>
            <w:tcW w:w="1196" w:type="dxa"/>
            <w:vAlign w:val="center"/>
          </w:tcPr>
          <w:p>
            <w:pPr>
              <w:jc w:val="center"/>
              <w:rPr>
                <w:sz w:val="21"/>
                <w:szCs w:val="21"/>
              </w:rPr>
            </w:pPr>
            <w:r>
              <w:t>XH176</w:t>
            </w:r>
          </w:p>
        </w:tc>
        <w:tc>
          <w:tcPr>
            <w:tcW w:w="1491" w:type="dxa"/>
            <w:vAlign w:val="center"/>
          </w:tcPr>
          <w:p>
            <w:pPr>
              <w:jc w:val="center"/>
              <w:rPr>
                <w:sz w:val="21"/>
                <w:szCs w:val="21"/>
              </w:rPr>
            </w:pPr>
            <w:r>
              <w:t>TC_monitor_Timeout_Safety_Mode_COUNTER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177</w:t>
            </w:r>
          </w:p>
        </w:tc>
        <w:tc>
          <w:tcPr>
            <w:tcW w:w="999" w:type="dxa"/>
            <w:vAlign w:val="center"/>
          </w:tcPr>
          <w:p>
            <w:pPr>
              <w:jc w:val="center"/>
              <w:rPr>
                <w:sz w:val="21"/>
                <w:szCs w:val="21"/>
              </w:rPr>
            </w:pPr>
            <w:r>
              <w:t>P40W47~W53B3~B0</w:t>
            </w:r>
          </w:p>
        </w:tc>
        <w:tc>
          <w:tcPr>
            <w:tcW w:w="1196" w:type="dxa"/>
            <w:vAlign w:val="center"/>
          </w:tcPr>
          <w:p>
            <w:pPr>
              <w:jc w:val="center"/>
              <w:rPr>
                <w:sz w:val="21"/>
                <w:szCs w:val="21"/>
              </w:rPr>
            </w:pPr>
            <w:r>
              <w:t>XH177</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178</w:t>
            </w:r>
          </w:p>
        </w:tc>
        <w:tc>
          <w:tcPr>
            <w:tcW w:w="999" w:type="dxa"/>
            <w:vAlign w:val="center"/>
          </w:tcPr>
          <w:p>
            <w:pPr>
              <w:jc w:val="center"/>
              <w:rPr>
                <w:sz w:val="21"/>
                <w:szCs w:val="21"/>
              </w:rPr>
            </w:pPr>
            <w:r>
              <w:t>P40W54~W55</w:t>
            </w:r>
          </w:p>
        </w:tc>
        <w:tc>
          <w:tcPr>
            <w:tcW w:w="1196" w:type="dxa"/>
            <w:vAlign w:val="center"/>
          </w:tcPr>
          <w:p>
            <w:pPr>
              <w:jc w:val="center"/>
              <w:rPr>
                <w:sz w:val="21"/>
                <w:szCs w:val="21"/>
              </w:rPr>
            </w:pPr>
            <w:r>
              <w:t>XH178</w:t>
            </w:r>
          </w:p>
        </w:tc>
        <w:tc>
          <w:tcPr>
            <w:tcW w:w="1491" w:type="dxa"/>
            <w:vAlign w:val="center"/>
          </w:tcPr>
          <w:p>
            <w:pPr>
              <w:jc w:val="center"/>
              <w:rPr>
                <w:sz w:val="21"/>
                <w:szCs w:val="21"/>
              </w:rPr>
            </w:pPr>
            <w:r>
              <w:t>S-L_Separation_Switch_Timeout_Countdown</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179</w:t>
            </w:r>
          </w:p>
        </w:tc>
        <w:tc>
          <w:tcPr>
            <w:tcW w:w="999" w:type="dxa"/>
            <w:vAlign w:val="center"/>
          </w:tcPr>
          <w:p>
            <w:pPr>
              <w:jc w:val="center"/>
              <w:rPr>
                <w:sz w:val="21"/>
                <w:szCs w:val="21"/>
              </w:rPr>
            </w:pPr>
            <w:r>
              <w:t>P40W56~W57</w:t>
            </w:r>
          </w:p>
        </w:tc>
        <w:tc>
          <w:tcPr>
            <w:tcW w:w="1196" w:type="dxa"/>
            <w:vAlign w:val="center"/>
          </w:tcPr>
          <w:p>
            <w:pPr>
              <w:jc w:val="center"/>
              <w:rPr>
                <w:sz w:val="21"/>
                <w:szCs w:val="21"/>
              </w:rPr>
            </w:pPr>
            <w:r>
              <w:t>XH179</w:t>
            </w:r>
          </w:p>
        </w:tc>
        <w:tc>
          <w:tcPr>
            <w:tcW w:w="1491" w:type="dxa"/>
            <w:vAlign w:val="center"/>
          </w:tcPr>
          <w:p>
            <w:pPr>
              <w:jc w:val="center"/>
              <w:rPr>
                <w:sz w:val="21"/>
                <w:szCs w:val="21"/>
              </w:rPr>
            </w:pPr>
            <w:r>
              <w:t>TC_monitor_Timeout_Countdown</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m</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180</w:t>
            </w:r>
          </w:p>
        </w:tc>
        <w:tc>
          <w:tcPr>
            <w:tcW w:w="999" w:type="dxa"/>
            <w:vAlign w:val="center"/>
          </w:tcPr>
          <w:p>
            <w:pPr>
              <w:jc w:val="center"/>
              <w:rPr>
                <w:sz w:val="21"/>
                <w:szCs w:val="21"/>
              </w:rPr>
            </w:pPr>
            <w:r>
              <w:t>P40W58</w:t>
            </w:r>
          </w:p>
        </w:tc>
        <w:tc>
          <w:tcPr>
            <w:tcW w:w="1196" w:type="dxa"/>
            <w:vAlign w:val="center"/>
          </w:tcPr>
          <w:p>
            <w:pPr>
              <w:jc w:val="center"/>
              <w:rPr>
                <w:sz w:val="21"/>
                <w:szCs w:val="21"/>
              </w:rPr>
            </w:pPr>
            <w:r>
              <w:t>XH180</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181</w:t>
            </w:r>
          </w:p>
        </w:tc>
        <w:tc>
          <w:tcPr>
            <w:tcW w:w="999" w:type="dxa"/>
            <w:vAlign w:val="center"/>
          </w:tcPr>
          <w:p>
            <w:pPr>
              <w:jc w:val="center"/>
              <w:rPr>
                <w:sz w:val="21"/>
                <w:szCs w:val="21"/>
              </w:rPr>
            </w:pPr>
            <w:r>
              <w:t>P40W59~W60</w:t>
            </w:r>
          </w:p>
        </w:tc>
        <w:tc>
          <w:tcPr>
            <w:tcW w:w="1196" w:type="dxa"/>
            <w:vAlign w:val="center"/>
          </w:tcPr>
          <w:p>
            <w:pPr>
              <w:jc w:val="center"/>
              <w:rPr>
                <w:sz w:val="21"/>
                <w:szCs w:val="21"/>
              </w:rPr>
            </w:pPr>
            <w:r>
              <w:t>XH181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182</w:t>
            </w:r>
          </w:p>
        </w:tc>
        <w:tc>
          <w:tcPr>
            <w:tcW w:w="999" w:type="dxa"/>
            <w:vAlign w:val="center"/>
          </w:tcPr>
          <w:p>
            <w:pPr>
              <w:jc w:val="center"/>
              <w:rPr>
                <w:sz w:val="21"/>
                <w:szCs w:val="21"/>
              </w:rPr>
            </w:pPr>
            <w:r>
              <w:t>P40W62~W63</w:t>
            </w:r>
          </w:p>
        </w:tc>
        <w:tc>
          <w:tcPr>
            <w:tcW w:w="1196" w:type="dxa"/>
            <w:vAlign w:val="center"/>
          </w:tcPr>
          <w:p>
            <w:pPr>
              <w:jc w:val="center"/>
              <w:rPr>
                <w:sz w:val="21"/>
                <w:szCs w:val="21"/>
              </w:rPr>
            </w:pPr>
            <w:r>
              <w:t>XH182</w:t>
            </w:r>
          </w:p>
        </w:tc>
        <w:tc>
          <w:tcPr>
            <w:tcW w:w="1491" w:type="dxa"/>
            <w:vAlign w:val="center"/>
          </w:tcPr>
          <w:p>
            <w:pPr>
              <w:jc w:val="center"/>
              <w:rPr>
                <w:sz w:val="21"/>
                <w:szCs w:val="21"/>
              </w:rPr>
            </w:pPr>
            <w:r>
              <w:t>&lt;up_task_status&gt;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183</w:t>
            </w:r>
          </w:p>
        </w:tc>
        <w:tc>
          <w:tcPr>
            <w:tcW w:w="999" w:type="dxa"/>
            <w:vAlign w:val="center"/>
          </w:tcPr>
          <w:p>
            <w:pPr>
              <w:jc w:val="center"/>
              <w:rPr>
                <w:sz w:val="21"/>
                <w:szCs w:val="21"/>
              </w:rPr>
            </w:pPr>
            <w:r>
              <w:t>P40W61B7</w:t>
            </w:r>
          </w:p>
        </w:tc>
        <w:tc>
          <w:tcPr>
            <w:tcW w:w="1196" w:type="dxa"/>
            <w:vAlign w:val="center"/>
          </w:tcPr>
          <w:p>
            <w:pPr>
              <w:jc w:val="center"/>
              <w:rPr>
                <w:sz w:val="21"/>
                <w:szCs w:val="21"/>
              </w:rPr>
            </w:pPr>
            <w:r>
              <w:t>XH183</w:t>
            </w:r>
          </w:p>
        </w:tc>
        <w:tc>
          <w:tcPr>
            <w:tcW w:w="1491" w:type="dxa"/>
            <w:vAlign w:val="center"/>
          </w:tcPr>
          <w:p>
            <w:pPr>
              <w:jc w:val="center"/>
              <w:rPr>
                <w:sz w:val="21"/>
                <w:szCs w:val="21"/>
              </w:rPr>
            </w:pPr>
            <w:r>
              <w:t>Up_Task1_saved_to_FLASH_FLAG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184</w:t>
            </w:r>
          </w:p>
        </w:tc>
        <w:tc>
          <w:tcPr>
            <w:tcW w:w="999" w:type="dxa"/>
            <w:vAlign w:val="center"/>
          </w:tcPr>
          <w:p>
            <w:pPr>
              <w:jc w:val="center"/>
              <w:rPr>
                <w:sz w:val="21"/>
                <w:szCs w:val="21"/>
              </w:rPr>
            </w:pPr>
            <w:r>
              <w:t>P40W61B6</w:t>
            </w:r>
          </w:p>
        </w:tc>
        <w:tc>
          <w:tcPr>
            <w:tcW w:w="1196" w:type="dxa"/>
            <w:vAlign w:val="center"/>
          </w:tcPr>
          <w:p>
            <w:pPr>
              <w:jc w:val="center"/>
              <w:rPr>
                <w:sz w:val="21"/>
                <w:szCs w:val="21"/>
              </w:rPr>
            </w:pPr>
            <w:r>
              <w:t>XH184</w:t>
            </w:r>
          </w:p>
        </w:tc>
        <w:tc>
          <w:tcPr>
            <w:tcW w:w="1491" w:type="dxa"/>
            <w:vAlign w:val="center"/>
          </w:tcPr>
          <w:p>
            <w:pPr>
              <w:jc w:val="center"/>
              <w:rPr>
                <w:sz w:val="21"/>
                <w:szCs w:val="21"/>
              </w:rPr>
            </w:pPr>
            <w:r>
              <w:t>Up_Task2_saved_to_FLASH_FLAG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185</w:t>
            </w:r>
          </w:p>
        </w:tc>
        <w:tc>
          <w:tcPr>
            <w:tcW w:w="999" w:type="dxa"/>
            <w:vAlign w:val="center"/>
          </w:tcPr>
          <w:p>
            <w:pPr>
              <w:jc w:val="center"/>
              <w:rPr>
                <w:sz w:val="21"/>
                <w:szCs w:val="21"/>
              </w:rPr>
            </w:pPr>
            <w:r>
              <w:t>P40W61B5</w:t>
            </w:r>
          </w:p>
        </w:tc>
        <w:tc>
          <w:tcPr>
            <w:tcW w:w="1196" w:type="dxa"/>
            <w:vAlign w:val="center"/>
          </w:tcPr>
          <w:p>
            <w:pPr>
              <w:jc w:val="center"/>
              <w:rPr>
                <w:sz w:val="21"/>
                <w:szCs w:val="21"/>
              </w:rPr>
            </w:pPr>
            <w:r>
              <w:t>XH185</w:t>
            </w:r>
          </w:p>
        </w:tc>
        <w:tc>
          <w:tcPr>
            <w:tcW w:w="1491" w:type="dxa"/>
            <w:vAlign w:val="center"/>
          </w:tcPr>
          <w:p>
            <w:pPr>
              <w:jc w:val="center"/>
              <w:rPr>
                <w:sz w:val="21"/>
                <w:szCs w:val="21"/>
              </w:rPr>
            </w:pPr>
            <w:r>
              <w:t>Up_Task3_saved_to_FLASH_FLAG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186</w:t>
            </w:r>
          </w:p>
        </w:tc>
        <w:tc>
          <w:tcPr>
            <w:tcW w:w="999" w:type="dxa"/>
            <w:vAlign w:val="center"/>
          </w:tcPr>
          <w:p>
            <w:pPr>
              <w:jc w:val="center"/>
              <w:rPr>
                <w:sz w:val="21"/>
                <w:szCs w:val="21"/>
              </w:rPr>
            </w:pPr>
            <w:r>
              <w:t>P40W61B4</w:t>
            </w:r>
          </w:p>
        </w:tc>
        <w:tc>
          <w:tcPr>
            <w:tcW w:w="1196" w:type="dxa"/>
            <w:vAlign w:val="center"/>
          </w:tcPr>
          <w:p>
            <w:pPr>
              <w:jc w:val="center"/>
              <w:rPr>
                <w:sz w:val="21"/>
                <w:szCs w:val="21"/>
              </w:rPr>
            </w:pPr>
            <w:r>
              <w:t>XH186</w:t>
            </w:r>
          </w:p>
        </w:tc>
        <w:tc>
          <w:tcPr>
            <w:tcW w:w="1491" w:type="dxa"/>
            <w:vAlign w:val="center"/>
          </w:tcPr>
          <w:p>
            <w:pPr>
              <w:jc w:val="center"/>
              <w:rPr>
                <w:sz w:val="21"/>
                <w:szCs w:val="21"/>
              </w:rPr>
            </w:pPr>
            <w:r>
              <w:t>Up_Task4_saved_to_FLASH_FLAG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1:saved;0:unsaved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187</w:t>
            </w:r>
          </w:p>
        </w:tc>
        <w:tc>
          <w:tcPr>
            <w:tcW w:w="999" w:type="dxa"/>
            <w:vAlign w:val="center"/>
          </w:tcPr>
          <w:p>
            <w:pPr>
              <w:jc w:val="center"/>
              <w:rPr>
                <w:sz w:val="21"/>
                <w:szCs w:val="21"/>
              </w:rPr>
            </w:pPr>
            <w:r>
              <w:t>P40W61B3~B0</w:t>
            </w:r>
          </w:p>
        </w:tc>
        <w:tc>
          <w:tcPr>
            <w:tcW w:w="1196" w:type="dxa"/>
            <w:vAlign w:val="center"/>
          </w:tcPr>
          <w:p>
            <w:pPr>
              <w:jc w:val="center"/>
              <w:rPr>
                <w:sz w:val="21"/>
                <w:szCs w:val="21"/>
              </w:rPr>
            </w:pPr>
            <w:r>
              <w:t>XH187</w:t>
            </w:r>
          </w:p>
        </w:tc>
        <w:tc>
          <w:tcPr>
            <w:tcW w:w="1491" w:type="dxa"/>
            <w:vAlign w:val="center"/>
          </w:tcPr>
          <w:p>
            <w:pPr>
              <w:jc w:val="center"/>
              <w:rPr>
                <w:sz w:val="21"/>
                <w:szCs w:val="21"/>
              </w:rPr>
            </w:pPr>
            <w:r>
              <w:t>Up_Task_Auto_Load_Enable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188</w:t>
            </w:r>
          </w:p>
        </w:tc>
        <w:tc>
          <w:tcPr>
            <w:tcW w:w="999" w:type="dxa"/>
            <w:vAlign w:val="center"/>
          </w:tcPr>
          <w:p>
            <w:pPr>
              <w:jc w:val="center"/>
              <w:rPr>
                <w:sz w:val="21"/>
                <w:szCs w:val="21"/>
              </w:rPr>
            </w:pPr>
            <w:r>
              <w:t>P40W62~W63</w:t>
            </w:r>
          </w:p>
        </w:tc>
        <w:tc>
          <w:tcPr>
            <w:tcW w:w="1196" w:type="dxa"/>
            <w:vAlign w:val="center"/>
          </w:tcPr>
          <w:p>
            <w:pPr>
              <w:jc w:val="center"/>
              <w:rPr>
                <w:sz w:val="21"/>
                <w:szCs w:val="21"/>
              </w:rPr>
            </w:pPr>
            <w:r>
              <w:t>XH188</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1" w:name="_Toc8453"/>
      <w:r>
        <w:rPr>
          <w:b/>
          <w:lang w:val="zh-CN"/>
        </w:rPr>
        <w:t>OBC_TTC_TM(90H)</w:t>
      </w:r>
      <w:bookmarkEnd w:id="61"/>
    </w:p>
    <w:p>
      <w:r>
        <w:t>Pack ID=90H；Pack length=61（Bytes=62）</w:t>
      </w:r>
      <w:r>
        <w:rPr>
          <w:lang w:val="zh-CN"/>
        </w:rPr>
        <w:t>。</w:t>
      </w:r>
    </w:p>
    <w:p>
      <w:pPr>
        <w:jc w:val="center"/>
      </w:pPr>
      <w:r>
        <w:rPr>
          <w:b/>
          <w:lang w:val="zh-CN"/>
        </w:rPr>
        <w:t>Table 8-4OBC_TTC_TMTable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P90W0~W1</w:t>
            </w:r>
          </w:p>
        </w:tc>
        <w:tc>
          <w:tcPr>
            <w:tcW w:w="1196" w:type="dxa"/>
            <w:vAlign w:val="center"/>
          </w:tcPr>
          <w:p>
            <w:pPr>
              <w:jc w:val="center"/>
              <w:rPr>
                <w:sz w:val="21"/>
                <w:szCs w:val="21"/>
              </w:rPr>
            </w:pPr>
            <w:r>
              <w:t>XA001</w:t>
            </w:r>
          </w:p>
        </w:tc>
        <w:tc>
          <w:tcPr>
            <w:tcW w:w="1491" w:type="dxa"/>
            <w:vAlign w:val="center"/>
          </w:tcPr>
          <w:p>
            <w:pPr>
              <w:jc w:val="center"/>
              <w:rPr>
                <w:sz w:val="21"/>
                <w:szCs w:val="21"/>
              </w:rPr>
            </w:pPr>
            <w:r>
              <w:t>TTC_1_Task_ID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P90W2~W5</w:t>
            </w:r>
          </w:p>
        </w:tc>
        <w:tc>
          <w:tcPr>
            <w:tcW w:w="1196" w:type="dxa"/>
            <w:vAlign w:val="center"/>
          </w:tcPr>
          <w:p>
            <w:pPr>
              <w:jc w:val="center"/>
              <w:rPr>
                <w:sz w:val="21"/>
                <w:szCs w:val="21"/>
              </w:rPr>
            </w:pPr>
            <w:r>
              <w:t>XA002</w:t>
            </w:r>
          </w:p>
        </w:tc>
        <w:tc>
          <w:tcPr>
            <w:tcW w:w="1491" w:type="dxa"/>
            <w:vAlign w:val="center"/>
          </w:tcPr>
          <w:p>
            <w:pPr>
              <w:jc w:val="center"/>
              <w:rPr>
                <w:sz w:val="21"/>
                <w:szCs w:val="21"/>
              </w:rPr>
            </w:pPr>
            <w:r>
              <w:t>TTC_1_Start_TIME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P90W6~W9</w:t>
            </w:r>
          </w:p>
        </w:tc>
        <w:tc>
          <w:tcPr>
            <w:tcW w:w="1196" w:type="dxa"/>
            <w:vAlign w:val="center"/>
          </w:tcPr>
          <w:p>
            <w:pPr>
              <w:jc w:val="center"/>
              <w:rPr>
                <w:sz w:val="21"/>
                <w:szCs w:val="21"/>
              </w:rPr>
            </w:pPr>
            <w:r>
              <w:t>XA003</w:t>
            </w:r>
          </w:p>
        </w:tc>
        <w:tc>
          <w:tcPr>
            <w:tcW w:w="1491" w:type="dxa"/>
            <w:vAlign w:val="center"/>
          </w:tcPr>
          <w:p>
            <w:pPr>
              <w:jc w:val="center"/>
              <w:rPr>
                <w:sz w:val="21"/>
                <w:szCs w:val="21"/>
              </w:rPr>
            </w:pPr>
            <w:r>
              <w:t>TTC_1_CODE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P90W10~W11</w:t>
            </w:r>
          </w:p>
        </w:tc>
        <w:tc>
          <w:tcPr>
            <w:tcW w:w="1196" w:type="dxa"/>
            <w:vAlign w:val="center"/>
          </w:tcPr>
          <w:p>
            <w:pPr>
              <w:jc w:val="center"/>
              <w:rPr>
                <w:sz w:val="21"/>
                <w:szCs w:val="21"/>
              </w:rPr>
            </w:pPr>
            <w:r>
              <w:t>XA004</w:t>
            </w:r>
          </w:p>
        </w:tc>
        <w:tc>
          <w:tcPr>
            <w:tcW w:w="1491" w:type="dxa"/>
            <w:vAlign w:val="center"/>
          </w:tcPr>
          <w:p>
            <w:pPr>
              <w:jc w:val="center"/>
              <w:rPr>
                <w:sz w:val="21"/>
                <w:szCs w:val="21"/>
              </w:rPr>
            </w:pPr>
            <w:r>
              <w:t>TTC_2_Task_ID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P90W12~W15</w:t>
            </w:r>
          </w:p>
        </w:tc>
        <w:tc>
          <w:tcPr>
            <w:tcW w:w="1196" w:type="dxa"/>
            <w:vAlign w:val="center"/>
          </w:tcPr>
          <w:p>
            <w:pPr>
              <w:jc w:val="center"/>
              <w:rPr>
                <w:sz w:val="21"/>
                <w:szCs w:val="21"/>
              </w:rPr>
            </w:pPr>
            <w:r>
              <w:t>XA005</w:t>
            </w:r>
          </w:p>
        </w:tc>
        <w:tc>
          <w:tcPr>
            <w:tcW w:w="1491" w:type="dxa"/>
            <w:vAlign w:val="center"/>
          </w:tcPr>
          <w:p>
            <w:pPr>
              <w:jc w:val="center"/>
              <w:rPr>
                <w:sz w:val="21"/>
                <w:szCs w:val="21"/>
              </w:rPr>
            </w:pPr>
            <w:r>
              <w:t>TTC_2_Start_TIME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P90W16~W19</w:t>
            </w:r>
          </w:p>
        </w:tc>
        <w:tc>
          <w:tcPr>
            <w:tcW w:w="1196" w:type="dxa"/>
            <w:vAlign w:val="center"/>
          </w:tcPr>
          <w:p>
            <w:pPr>
              <w:jc w:val="center"/>
              <w:rPr>
                <w:sz w:val="21"/>
                <w:szCs w:val="21"/>
              </w:rPr>
            </w:pPr>
            <w:r>
              <w:t>XA006</w:t>
            </w:r>
          </w:p>
        </w:tc>
        <w:tc>
          <w:tcPr>
            <w:tcW w:w="1491" w:type="dxa"/>
            <w:vAlign w:val="center"/>
          </w:tcPr>
          <w:p>
            <w:pPr>
              <w:jc w:val="center"/>
              <w:rPr>
                <w:sz w:val="21"/>
                <w:szCs w:val="21"/>
              </w:rPr>
            </w:pPr>
            <w:r>
              <w:t>TTC_2_CODE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P90W20~W21</w:t>
            </w:r>
          </w:p>
        </w:tc>
        <w:tc>
          <w:tcPr>
            <w:tcW w:w="1196" w:type="dxa"/>
            <w:vAlign w:val="center"/>
          </w:tcPr>
          <w:p>
            <w:pPr>
              <w:jc w:val="center"/>
              <w:rPr>
                <w:sz w:val="21"/>
                <w:szCs w:val="21"/>
              </w:rPr>
            </w:pPr>
            <w:r>
              <w:t>XA007</w:t>
            </w:r>
          </w:p>
        </w:tc>
        <w:tc>
          <w:tcPr>
            <w:tcW w:w="1491" w:type="dxa"/>
            <w:vAlign w:val="center"/>
          </w:tcPr>
          <w:p>
            <w:pPr>
              <w:jc w:val="center"/>
              <w:rPr>
                <w:sz w:val="21"/>
                <w:szCs w:val="21"/>
              </w:rPr>
            </w:pPr>
            <w:r>
              <w:t>TTC_3_Task_ID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P90W22~W25</w:t>
            </w:r>
          </w:p>
        </w:tc>
        <w:tc>
          <w:tcPr>
            <w:tcW w:w="1196" w:type="dxa"/>
            <w:vAlign w:val="center"/>
          </w:tcPr>
          <w:p>
            <w:pPr>
              <w:jc w:val="center"/>
              <w:rPr>
                <w:sz w:val="21"/>
                <w:szCs w:val="21"/>
              </w:rPr>
            </w:pPr>
            <w:r>
              <w:t>XA008</w:t>
            </w:r>
          </w:p>
        </w:tc>
        <w:tc>
          <w:tcPr>
            <w:tcW w:w="1491" w:type="dxa"/>
            <w:vAlign w:val="center"/>
          </w:tcPr>
          <w:p>
            <w:pPr>
              <w:jc w:val="center"/>
              <w:rPr>
                <w:sz w:val="21"/>
                <w:szCs w:val="21"/>
              </w:rPr>
            </w:pPr>
            <w:r>
              <w:t>TTC_3_Start_TIME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P90W26~W29</w:t>
            </w:r>
          </w:p>
        </w:tc>
        <w:tc>
          <w:tcPr>
            <w:tcW w:w="1196" w:type="dxa"/>
            <w:vAlign w:val="center"/>
          </w:tcPr>
          <w:p>
            <w:pPr>
              <w:jc w:val="center"/>
              <w:rPr>
                <w:sz w:val="21"/>
                <w:szCs w:val="21"/>
              </w:rPr>
            </w:pPr>
            <w:r>
              <w:t>XA009</w:t>
            </w:r>
          </w:p>
        </w:tc>
        <w:tc>
          <w:tcPr>
            <w:tcW w:w="1491" w:type="dxa"/>
            <w:vAlign w:val="center"/>
          </w:tcPr>
          <w:p>
            <w:pPr>
              <w:jc w:val="center"/>
              <w:rPr>
                <w:sz w:val="21"/>
                <w:szCs w:val="21"/>
              </w:rPr>
            </w:pPr>
            <w:r>
              <w:t>TTC_3_CODE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P90W30~W31</w:t>
            </w:r>
          </w:p>
        </w:tc>
        <w:tc>
          <w:tcPr>
            <w:tcW w:w="1196" w:type="dxa"/>
            <w:vAlign w:val="center"/>
          </w:tcPr>
          <w:p>
            <w:pPr>
              <w:jc w:val="center"/>
              <w:rPr>
                <w:sz w:val="21"/>
                <w:szCs w:val="21"/>
              </w:rPr>
            </w:pPr>
            <w:r>
              <w:t>XA010</w:t>
            </w:r>
          </w:p>
        </w:tc>
        <w:tc>
          <w:tcPr>
            <w:tcW w:w="1491" w:type="dxa"/>
            <w:vAlign w:val="center"/>
          </w:tcPr>
          <w:p>
            <w:pPr>
              <w:jc w:val="center"/>
              <w:rPr>
                <w:sz w:val="21"/>
                <w:szCs w:val="21"/>
              </w:rPr>
            </w:pPr>
            <w:r>
              <w:t>TTC_4_Task_ID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P90W32~W35</w:t>
            </w:r>
          </w:p>
        </w:tc>
        <w:tc>
          <w:tcPr>
            <w:tcW w:w="1196" w:type="dxa"/>
            <w:vAlign w:val="center"/>
          </w:tcPr>
          <w:p>
            <w:pPr>
              <w:jc w:val="center"/>
              <w:rPr>
                <w:sz w:val="21"/>
                <w:szCs w:val="21"/>
              </w:rPr>
            </w:pPr>
            <w:r>
              <w:t>XA011</w:t>
            </w:r>
          </w:p>
        </w:tc>
        <w:tc>
          <w:tcPr>
            <w:tcW w:w="1491" w:type="dxa"/>
            <w:vAlign w:val="center"/>
          </w:tcPr>
          <w:p>
            <w:pPr>
              <w:jc w:val="center"/>
              <w:rPr>
                <w:sz w:val="21"/>
                <w:szCs w:val="21"/>
              </w:rPr>
            </w:pPr>
            <w:r>
              <w:t>TTC_4_Start_TIME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P90W36~W39</w:t>
            </w:r>
          </w:p>
        </w:tc>
        <w:tc>
          <w:tcPr>
            <w:tcW w:w="1196" w:type="dxa"/>
            <w:vAlign w:val="center"/>
          </w:tcPr>
          <w:p>
            <w:pPr>
              <w:jc w:val="center"/>
              <w:rPr>
                <w:sz w:val="21"/>
                <w:szCs w:val="21"/>
              </w:rPr>
            </w:pPr>
            <w:r>
              <w:t>XA012</w:t>
            </w:r>
          </w:p>
        </w:tc>
        <w:tc>
          <w:tcPr>
            <w:tcW w:w="1491" w:type="dxa"/>
            <w:vAlign w:val="center"/>
          </w:tcPr>
          <w:p>
            <w:pPr>
              <w:jc w:val="center"/>
              <w:rPr>
                <w:sz w:val="21"/>
                <w:szCs w:val="21"/>
              </w:rPr>
            </w:pPr>
            <w:r>
              <w:t>TTC_4_CODE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P90W40~W41</w:t>
            </w:r>
          </w:p>
        </w:tc>
        <w:tc>
          <w:tcPr>
            <w:tcW w:w="1196" w:type="dxa"/>
            <w:vAlign w:val="center"/>
          </w:tcPr>
          <w:p>
            <w:pPr>
              <w:jc w:val="center"/>
              <w:rPr>
                <w:sz w:val="21"/>
                <w:szCs w:val="21"/>
              </w:rPr>
            </w:pPr>
            <w:r>
              <w:t>XA013</w:t>
            </w:r>
          </w:p>
        </w:tc>
        <w:tc>
          <w:tcPr>
            <w:tcW w:w="1491" w:type="dxa"/>
            <w:vAlign w:val="center"/>
          </w:tcPr>
          <w:p>
            <w:pPr>
              <w:jc w:val="center"/>
              <w:rPr>
                <w:sz w:val="21"/>
                <w:szCs w:val="21"/>
              </w:rPr>
            </w:pPr>
            <w:r>
              <w:t>TTC_5_Task_ID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P90W42~W45</w:t>
            </w:r>
          </w:p>
        </w:tc>
        <w:tc>
          <w:tcPr>
            <w:tcW w:w="1196" w:type="dxa"/>
            <w:vAlign w:val="center"/>
          </w:tcPr>
          <w:p>
            <w:pPr>
              <w:jc w:val="center"/>
              <w:rPr>
                <w:sz w:val="21"/>
                <w:szCs w:val="21"/>
              </w:rPr>
            </w:pPr>
            <w:r>
              <w:t>XA014</w:t>
            </w:r>
          </w:p>
        </w:tc>
        <w:tc>
          <w:tcPr>
            <w:tcW w:w="1491" w:type="dxa"/>
            <w:vAlign w:val="center"/>
          </w:tcPr>
          <w:p>
            <w:pPr>
              <w:jc w:val="center"/>
              <w:rPr>
                <w:sz w:val="21"/>
                <w:szCs w:val="21"/>
              </w:rPr>
            </w:pPr>
            <w:r>
              <w:t>TTC_5_Start_TIME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P90W46~W49</w:t>
            </w:r>
          </w:p>
        </w:tc>
        <w:tc>
          <w:tcPr>
            <w:tcW w:w="1196" w:type="dxa"/>
            <w:vAlign w:val="center"/>
          </w:tcPr>
          <w:p>
            <w:pPr>
              <w:jc w:val="center"/>
              <w:rPr>
                <w:sz w:val="21"/>
                <w:szCs w:val="21"/>
              </w:rPr>
            </w:pPr>
            <w:r>
              <w:t>XA015</w:t>
            </w:r>
          </w:p>
        </w:tc>
        <w:tc>
          <w:tcPr>
            <w:tcW w:w="1491" w:type="dxa"/>
            <w:vAlign w:val="center"/>
          </w:tcPr>
          <w:p>
            <w:pPr>
              <w:jc w:val="center"/>
              <w:rPr>
                <w:sz w:val="21"/>
                <w:szCs w:val="21"/>
              </w:rPr>
            </w:pPr>
            <w:r>
              <w:t>TTC_5_CODE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P90W50~W51</w:t>
            </w:r>
          </w:p>
        </w:tc>
        <w:tc>
          <w:tcPr>
            <w:tcW w:w="1196" w:type="dxa"/>
            <w:vAlign w:val="center"/>
          </w:tcPr>
          <w:p>
            <w:pPr>
              <w:jc w:val="center"/>
              <w:rPr>
                <w:sz w:val="21"/>
                <w:szCs w:val="21"/>
              </w:rPr>
            </w:pPr>
            <w:r>
              <w:t>XA016</w:t>
            </w:r>
          </w:p>
        </w:tc>
        <w:tc>
          <w:tcPr>
            <w:tcW w:w="1491" w:type="dxa"/>
            <w:vAlign w:val="center"/>
          </w:tcPr>
          <w:p>
            <w:pPr>
              <w:jc w:val="center"/>
              <w:rPr>
                <w:sz w:val="21"/>
                <w:szCs w:val="21"/>
              </w:rPr>
            </w:pPr>
            <w:r>
              <w:t>TTC_6_Task_ID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P90W52~W55</w:t>
            </w:r>
          </w:p>
        </w:tc>
        <w:tc>
          <w:tcPr>
            <w:tcW w:w="1196" w:type="dxa"/>
            <w:vAlign w:val="center"/>
          </w:tcPr>
          <w:p>
            <w:pPr>
              <w:jc w:val="center"/>
              <w:rPr>
                <w:sz w:val="21"/>
                <w:szCs w:val="21"/>
              </w:rPr>
            </w:pPr>
            <w:r>
              <w:t>XA017</w:t>
            </w:r>
          </w:p>
        </w:tc>
        <w:tc>
          <w:tcPr>
            <w:tcW w:w="1491" w:type="dxa"/>
            <w:vAlign w:val="center"/>
          </w:tcPr>
          <w:p>
            <w:pPr>
              <w:jc w:val="center"/>
              <w:rPr>
                <w:sz w:val="21"/>
                <w:szCs w:val="21"/>
              </w:rPr>
            </w:pPr>
            <w:r>
              <w:t>TTC_6_Start_TIME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P90W56~W59</w:t>
            </w:r>
          </w:p>
        </w:tc>
        <w:tc>
          <w:tcPr>
            <w:tcW w:w="1196" w:type="dxa"/>
            <w:vAlign w:val="center"/>
          </w:tcPr>
          <w:p>
            <w:pPr>
              <w:jc w:val="center"/>
              <w:rPr>
                <w:sz w:val="21"/>
                <w:szCs w:val="21"/>
              </w:rPr>
            </w:pPr>
            <w:r>
              <w:t>XA018</w:t>
            </w:r>
          </w:p>
        </w:tc>
        <w:tc>
          <w:tcPr>
            <w:tcW w:w="1491" w:type="dxa"/>
            <w:vAlign w:val="center"/>
          </w:tcPr>
          <w:p>
            <w:pPr>
              <w:jc w:val="center"/>
              <w:rPr>
                <w:sz w:val="21"/>
                <w:szCs w:val="21"/>
              </w:rPr>
            </w:pPr>
            <w:r>
              <w:t>TTC_6_CODE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P90W60~W61</w:t>
            </w:r>
          </w:p>
        </w:tc>
        <w:tc>
          <w:tcPr>
            <w:tcW w:w="1196" w:type="dxa"/>
            <w:vAlign w:val="center"/>
          </w:tcPr>
          <w:p>
            <w:pPr>
              <w:jc w:val="center"/>
              <w:rPr>
                <w:sz w:val="21"/>
                <w:szCs w:val="21"/>
              </w:rPr>
            </w:pPr>
            <w:r>
              <w:t>XA019</w:t>
            </w:r>
          </w:p>
        </w:tc>
        <w:tc>
          <w:tcPr>
            <w:tcW w:w="1491" w:type="dxa"/>
            <w:vAlign w:val="center"/>
          </w:tcPr>
          <w:p>
            <w:pPr>
              <w:jc w:val="center"/>
              <w:rPr>
                <w:sz w:val="21"/>
                <w:szCs w:val="21"/>
              </w:rPr>
            </w:pPr>
            <w:r>
              <w:t>TTC_First_download_index</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2" w:name="_Toc10954"/>
      <w:r>
        <w:rPr>
          <w:b/>
          <w:lang w:val="en-US"/>
        </w:rPr>
        <w:t>CAN_Bus_Communication_TM(A0H)</w:t>
      </w:r>
      <w:bookmarkEnd w:id="62"/>
    </w:p>
    <w:p>
      <w:r>
        <w:t>Pack ID=A0H；Pack length=57（Bytes=58）</w:t>
      </w:r>
      <w:r>
        <w:rPr>
          <w:lang w:val="zh-CN"/>
        </w:rPr>
        <w:t>。</w:t>
      </w:r>
    </w:p>
    <w:p>
      <w:pPr>
        <w:jc w:val="center"/>
      </w:pPr>
      <w:r>
        <w:rPr>
          <w:b/>
          <w:lang w:val="zh-CN"/>
        </w:rPr>
        <w:t>Table 8-5CAN_Bus_Communication_TMTable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PA0W0~W1</w:t>
            </w:r>
          </w:p>
        </w:tc>
        <w:tc>
          <w:tcPr>
            <w:tcW w:w="1196" w:type="dxa"/>
            <w:vAlign w:val="center"/>
          </w:tcPr>
          <w:p>
            <w:pPr>
              <w:jc w:val="center"/>
              <w:rPr>
                <w:sz w:val="21"/>
                <w:szCs w:val="21"/>
              </w:rPr>
            </w:pPr>
            <w:r>
              <w:t>XB001</w:t>
            </w:r>
          </w:p>
        </w:tc>
        <w:tc>
          <w:tcPr>
            <w:tcW w:w="1491" w:type="dxa"/>
            <w:vAlign w:val="center"/>
          </w:tcPr>
          <w:p>
            <w:pPr>
              <w:jc w:val="center"/>
              <w:rPr>
                <w:sz w:val="21"/>
                <w:szCs w:val="21"/>
              </w:rPr>
            </w:pPr>
            <w:r>
              <w:t>CANbus_Sent_TC_COUNTER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PA0W2~W3</w:t>
            </w:r>
          </w:p>
        </w:tc>
        <w:tc>
          <w:tcPr>
            <w:tcW w:w="1196" w:type="dxa"/>
            <w:vAlign w:val="center"/>
          </w:tcPr>
          <w:p>
            <w:pPr>
              <w:jc w:val="center"/>
              <w:rPr>
                <w:sz w:val="21"/>
                <w:szCs w:val="21"/>
              </w:rPr>
            </w:pPr>
            <w:r>
              <w:t>XB002</w:t>
            </w:r>
          </w:p>
        </w:tc>
        <w:tc>
          <w:tcPr>
            <w:tcW w:w="1491" w:type="dxa"/>
            <w:vAlign w:val="center"/>
          </w:tcPr>
          <w:p>
            <w:pPr>
              <w:jc w:val="center"/>
              <w:rPr>
                <w:sz w:val="21"/>
                <w:szCs w:val="21"/>
              </w:rPr>
            </w:pPr>
            <w:r>
              <w:t>CANbus_Responded_TC_COUNTER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PA0W4~W5</w:t>
            </w:r>
          </w:p>
        </w:tc>
        <w:tc>
          <w:tcPr>
            <w:tcW w:w="1196" w:type="dxa"/>
            <w:vAlign w:val="center"/>
          </w:tcPr>
          <w:p>
            <w:pPr>
              <w:jc w:val="center"/>
              <w:rPr>
                <w:sz w:val="21"/>
                <w:szCs w:val="21"/>
              </w:rPr>
            </w:pPr>
            <w:r>
              <w:t>XB003</w:t>
            </w:r>
          </w:p>
        </w:tc>
        <w:tc>
          <w:tcPr>
            <w:tcW w:w="1491" w:type="dxa"/>
            <w:vAlign w:val="center"/>
          </w:tcPr>
          <w:p>
            <w:pPr>
              <w:jc w:val="center"/>
              <w:rPr>
                <w:sz w:val="21"/>
                <w:szCs w:val="21"/>
              </w:rPr>
            </w:pPr>
            <w:r>
              <w:t>Responder_A_Sent_To_TC_COUNTER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PA0W6~W7</w:t>
            </w:r>
          </w:p>
        </w:tc>
        <w:tc>
          <w:tcPr>
            <w:tcW w:w="1196" w:type="dxa"/>
            <w:vAlign w:val="center"/>
          </w:tcPr>
          <w:p>
            <w:pPr>
              <w:jc w:val="center"/>
              <w:rPr>
                <w:sz w:val="21"/>
                <w:szCs w:val="21"/>
              </w:rPr>
            </w:pPr>
            <w:r>
              <w:t>XB004</w:t>
            </w:r>
          </w:p>
        </w:tc>
        <w:tc>
          <w:tcPr>
            <w:tcW w:w="1491" w:type="dxa"/>
            <w:vAlign w:val="center"/>
          </w:tcPr>
          <w:p>
            <w:pPr>
              <w:jc w:val="center"/>
              <w:rPr>
                <w:sz w:val="21"/>
                <w:szCs w:val="21"/>
              </w:rPr>
            </w:pPr>
            <w:r>
              <w:t>Responder_A_Responded_From_TC_COUNTER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PA0W8~W9</w:t>
            </w:r>
          </w:p>
        </w:tc>
        <w:tc>
          <w:tcPr>
            <w:tcW w:w="1196" w:type="dxa"/>
            <w:vAlign w:val="center"/>
          </w:tcPr>
          <w:p>
            <w:pPr>
              <w:jc w:val="center"/>
              <w:rPr>
                <w:sz w:val="21"/>
                <w:szCs w:val="21"/>
              </w:rPr>
            </w:pPr>
            <w:r>
              <w:t>XB005</w:t>
            </w:r>
          </w:p>
        </w:tc>
        <w:tc>
          <w:tcPr>
            <w:tcW w:w="1491" w:type="dxa"/>
            <w:vAlign w:val="center"/>
          </w:tcPr>
          <w:p>
            <w:pPr>
              <w:jc w:val="center"/>
              <w:rPr>
                <w:sz w:val="21"/>
                <w:szCs w:val="21"/>
              </w:rPr>
            </w:pPr>
            <w:r>
              <w:t>PCU_Sent_To_TC_COUNTER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PA0W10~W11</w:t>
            </w:r>
          </w:p>
        </w:tc>
        <w:tc>
          <w:tcPr>
            <w:tcW w:w="1196" w:type="dxa"/>
            <w:vAlign w:val="center"/>
          </w:tcPr>
          <w:p>
            <w:pPr>
              <w:jc w:val="center"/>
              <w:rPr>
                <w:sz w:val="21"/>
                <w:szCs w:val="21"/>
              </w:rPr>
            </w:pPr>
            <w:r>
              <w:t>XB006</w:t>
            </w:r>
          </w:p>
        </w:tc>
        <w:tc>
          <w:tcPr>
            <w:tcW w:w="1491" w:type="dxa"/>
            <w:vAlign w:val="center"/>
          </w:tcPr>
          <w:p>
            <w:pPr>
              <w:jc w:val="center"/>
              <w:rPr>
                <w:sz w:val="21"/>
                <w:szCs w:val="21"/>
              </w:rPr>
            </w:pPr>
            <w:r>
              <w:t>PCU_Responded_From_TC_COUNTER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PA0W12~W13</w:t>
            </w:r>
          </w:p>
        </w:tc>
        <w:tc>
          <w:tcPr>
            <w:tcW w:w="1196" w:type="dxa"/>
            <w:vAlign w:val="center"/>
          </w:tcPr>
          <w:p>
            <w:pPr>
              <w:jc w:val="center"/>
              <w:rPr>
                <w:sz w:val="21"/>
                <w:szCs w:val="21"/>
              </w:rPr>
            </w:pPr>
            <w:r>
              <w:t>XB007</w:t>
            </w:r>
          </w:p>
        </w:tc>
        <w:tc>
          <w:tcPr>
            <w:tcW w:w="1491" w:type="dxa"/>
            <w:vAlign w:val="center"/>
          </w:tcPr>
          <w:p>
            <w:pPr>
              <w:jc w:val="center"/>
              <w:rPr>
                <w:sz w:val="21"/>
                <w:szCs w:val="21"/>
              </w:rPr>
            </w:pPr>
            <w:r>
              <w:t>AOCC_Sent_To_TC_COUNTER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PA0W14~W15</w:t>
            </w:r>
          </w:p>
        </w:tc>
        <w:tc>
          <w:tcPr>
            <w:tcW w:w="1196" w:type="dxa"/>
            <w:vAlign w:val="center"/>
          </w:tcPr>
          <w:p>
            <w:pPr>
              <w:jc w:val="center"/>
              <w:rPr>
                <w:sz w:val="21"/>
                <w:szCs w:val="21"/>
              </w:rPr>
            </w:pPr>
            <w:r>
              <w:t>XB008</w:t>
            </w:r>
          </w:p>
        </w:tc>
        <w:tc>
          <w:tcPr>
            <w:tcW w:w="1491" w:type="dxa"/>
            <w:vAlign w:val="center"/>
          </w:tcPr>
          <w:p>
            <w:pPr>
              <w:jc w:val="center"/>
              <w:rPr>
                <w:sz w:val="21"/>
                <w:szCs w:val="21"/>
              </w:rPr>
            </w:pPr>
            <w:r>
              <w:t>AOCC_Responded_From_TC_COUNTER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PA0W16~W17</w:t>
            </w:r>
          </w:p>
        </w:tc>
        <w:tc>
          <w:tcPr>
            <w:tcW w:w="1196" w:type="dxa"/>
            <w:vAlign w:val="center"/>
          </w:tcPr>
          <w:p>
            <w:pPr>
              <w:jc w:val="center"/>
              <w:rPr>
                <w:sz w:val="21"/>
                <w:szCs w:val="21"/>
              </w:rPr>
            </w:pPr>
            <w:r>
              <w:t>XB009</w:t>
            </w:r>
          </w:p>
        </w:tc>
        <w:tc>
          <w:tcPr>
            <w:tcW w:w="1491" w:type="dxa"/>
            <w:vAlign w:val="center"/>
          </w:tcPr>
          <w:p>
            <w:pPr>
              <w:jc w:val="center"/>
              <w:rPr>
                <w:sz w:val="21"/>
                <w:szCs w:val="21"/>
              </w:rPr>
            </w:pPr>
            <w:r>
              <w:t>Responder_B_Sent_To_TC_COUNTER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PA0W18~W19</w:t>
            </w:r>
          </w:p>
        </w:tc>
        <w:tc>
          <w:tcPr>
            <w:tcW w:w="1196" w:type="dxa"/>
            <w:vAlign w:val="center"/>
          </w:tcPr>
          <w:p>
            <w:pPr>
              <w:jc w:val="center"/>
              <w:rPr>
                <w:sz w:val="21"/>
                <w:szCs w:val="21"/>
              </w:rPr>
            </w:pPr>
            <w:r>
              <w:t>XB010</w:t>
            </w:r>
          </w:p>
        </w:tc>
        <w:tc>
          <w:tcPr>
            <w:tcW w:w="1491" w:type="dxa"/>
            <w:vAlign w:val="center"/>
          </w:tcPr>
          <w:p>
            <w:pPr>
              <w:jc w:val="center"/>
              <w:rPr>
                <w:sz w:val="21"/>
                <w:szCs w:val="21"/>
              </w:rPr>
            </w:pPr>
            <w:r>
              <w:t>Responder_B_Responded_From_TC_COUNTER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PA0W20~W21</w:t>
            </w:r>
          </w:p>
        </w:tc>
        <w:tc>
          <w:tcPr>
            <w:tcW w:w="1196" w:type="dxa"/>
            <w:vAlign w:val="center"/>
          </w:tcPr>
          <w:p>
            <w:pPr>
              <w:jc w:val="center"/>
              <w:rPr>
                <w:sz w:val="21"/>
                <w:szCs w:val="21"/>
              </w:rPr>
            </w:pPr>
            <w:r>
              <w:t>XB011</w:t>
            </w:r>
          </w:p>
        </w:tc>
        <w:tc>
          <w:tcPr>
            <w:tcW w:w="1491" w:type="dxa"/>
            <w:vAlign w:val="center"/>
          </w:tcPr>
          <w:p>
            <w:pPr>
              <w:jc w:val="center"/>
              <w:rPr>
                <w:sz w:val="21"/>
                <w:szCs w:val="21"/>
              </w:rPr>
            </w:pPr>
            <w:r>
              <w:t>TCU_Sent_To_TC_COUNTER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PA0W22~W23</w:t>
            </w:r>
          </w:p>
        </w:tc>
        <w:tc>
          <w:tcPr>
            <w:tcW w:w="1196" w:type="dxa"/>
            <w:vAlign w:val="center"/>
          </w:tcPr>
          <w:p>
            <w:pPr>
              <w:jc w:val="center"/>
              <w:rPr>
                <w:sz w:val="21"/>
                <w:szCs w:val="21"/>
              </w:rPr>
            </w:pPr>
            <w:r>
              <w:t>XB012</w:t>
            </w:r>
          </w:p>
        </w:tc>
        <w:tc>
          <w:tcPr>
            <w:tcW w:w="1491" w:type="dxa"/>
            <w:vAlign w:val="center"/>
          </w:tcPr>
          <w:p>
            <w:pPr>
              <w:jc w:val="center"/>
              <w:rPr>
                <w:sz w:val="21"/>
                <w:szCs w:val="21"/>
              </w:rPr>
            </w:pPr>
            <w:r>
              <w:t>TCU_Responded_From_TC_COUNTER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PA0W24~W25</w:t>
            </w:r>
          </w:p>
        </w:tc>
        <w:tc>
          <w:tcPr>
            <w:tcW w:w="1196" w:type="dxa"/>
            <w:vAlign w:val="center"/>
          </w:tcPr>
          <w:p>
            <w:pPr>
              <w:jc w:val="center"/>
              <w:rPr>
                <w:sz w:val="21"/>
                <w:szCs w:val="21"/>
              </w:rPr>
            </w:pPr>
            <w:r>
              <w:t>XB013</w:t>
            </w:r>
          </w:p>
        </w:tc>
        <w:tc>
          <w:tcPr>
            <w:tcW w:w="1491" w:type="dxa"/>
            <w:vAlign w:val="center"/>
          </w:tcPr>
          <w:p>
            <w:pPr>
              <w:jc w:val="center"/>
              <w:rPr>
                <w:sz w:val="21"/>
                <w:szCs w:val="21"/>
              </w:rPr>
            </w:pPr>
            <w:r>
              <w:t>Battery_subcomputer_Sent_To_TC_COUNTER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PA0W26~W27</w:t>
            </w:r>
          </w:p>
        </w:tc>
        <w:tc>
          <w:tcPr>
            <w:tcW w:w="1196" w:type="dxa"/>
            <w:vAlign w:val="center"/>
          </w:tcPr>
          <w:p>
            <w:pPr>
              <w:jc w:val="center"/>
              <w:rPr>
                <w:sz w:val="21"/>
                <w:szCs w:val="21"/>
              </w:rPr>
            </w:pPr>
            <w:r>
              <w:t>XB014</w:t>
            </w:r>
          </w:p>
        </w:tc>
        <w:tc>
          <w:tcPr>
            <w:tcW w:w="1491" w:type="dxa"/>
            <w:vAlign w:val="center"/>
          </w:tcPr>
          <w:p>
            <w:pPr>
              <w:jc w:val="center"/>
              <w:rPr>
                <w:sz w:val="21"/>
                <w:szCs w:val="21"/>
              </w:rPr>
            </w:pPr>
            <w:r>
              <w:t>Battery_subcomputer_Responded_From_TC_COUNTER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PA0W28~W29</w:t>
            </w:r>
          </w:p>
        </w:tc>
        <w:tc>
          <w:tcPr>
            <w:tcW w:w="1196" w:type="dxa"/>
            <w:vAlign w:val="center"/>
          </w:tcPr>
          <w:p>
            <w:pPr>
              <w:jc w:val="center"/>
              <w:rPr>
                <w:sz w:val="21"/>
                <w:szCs w:val="21"/>
              </w:rPr>
            </w:pPr>
            <w:r>
              <w:t>XB015</w:t>
            </w:r>
          </w:p>
        </w:tc>
        <w:tc>
          <w:tcPr>
            <w:tcW w:w="1491" w:type="dxa"/>
            <w:vAlign w:val="center"/>
          </w:tcPr>
          <w:p>
            <w:pPr>
              <w:jc w:val="center"/>
              <w:rPr>
                <w:sz w:val="21"/>
                <w:szCs w:val="21"/>
              </w:rPr>
            </w:pPr>
            <w:r>
              <w:t>GPS_Sent_To_TC_COUNTER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PA0W30~W31</w:t>
            </w:r>
          </w:p>
        </w:tc>
        <w:tc>
          <w:tcPr>
            <w:tcW w:w="1196" w:type="dxa"/>
            <w:vAlign w:val="center"/>
          </w:tcPr>
          <w:p>
            <w:pPr>
              <w:jc w:val="center"/>
              <w:rPr>
                <w:sz w:val="21"/>
                <w:szCs w:val="21"/>
              </w:rPr>
            </w:pPr>
            <w:r>
              <w:t>XB016</w:t>
            </w:r>
          </w:p>
        </w:tc>
        <w:tc>
          <w:tcPr>
            <w:tcW w:w="1491" w:type="dxa"/>
            <w:vAlign w:val="center"/>
          </w:tcPr>
          <w:p>
            <w:pPr>
              <w:jc w:val="center"/>
              <w:rPr>
                <w:sz w:val="21"/>
                <w:szCs w:val="21"/>
              </w:rPr>
            </w:pPr>
            <w:r>
              <w:t>GPS_Responded_From_TC_COUNTER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PA0W32~W33</w:t>
            </w:r>
          </w:p>
        </w:tc>
        <w:tc>
          <w:tcPr>
            <w:tcW w:w="1196" w:type="dxa"/>
            <w:vAlign w:val="center"/>
          </w:tcPr>
          <w:p>
            <w:pPr>
              <w:jc w:val="center"/>
              <w:rPr>
                <w:sz w:val="21"/>
                <w:szCs w:val="21"/>
              </w:rPr>
            </w:pPr>
            <w:r>
              <w:t>XB017</w:t>
            </w:r>
          </w:p>
        </w:tc>
        <w:tc>
          <w:tcPr>
            <w:tcW w:w="1491" w:type="dxa"/>
            <w:vAlign w:val="center"/>
          </w:tcPr>
          <w:p>
            <w:pPr>
              <w:jc w:val="center"/>
              <w:rPr>
                <w:sz w:val="21"/>
                <w:szCs w:val="21"/>
              </w:rPr>
            </w:pPr>
            <w:r>
              <w:t>DTS_Sent_To_TC_COUNTER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PA0W34~W35</w:t>
            </w:r>
          </w:p>
        </w:tc>
        <w:tc>
          <w:tcPr>
            <w:tcW w:w="1196" w:type="dxa"/>
            <w:vAlign w:val="center"/>
          </w:tcPr>
          <w:p>
            <w:pPr>
              <w:jc w:val="center"/>
              <w:rPr>
                <w:sz w:val="21"/>
                <w:szCs w:val="21"/>
              </w:rPr>
            </w:pPr>
            <w:r>
              <w:t>XB018</w:t>
            </w:r>
          </w:p>
        </w:tc>
        <w:tc>
          <w:tcPr>
            <w:tcW w:w="1491" w:type="dxa"/>
            <w:vAlign w:val="center"/>
          </w:tcPr>
          <w:p>
            <w:pPr>
              <w:jc w:val="center"/>
              <w:rPr>
                <w:sz w:val="21"/>
                <w:szCs w:val="21"/>
              </w:rPr>
            </w:pPr>
            <w:r>
              <w:t>DTS_Responded_From_TC_COUNTER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PA0W36~W37</w:t>
            </w:r>
          </w:p>
        </w:tc>
        <w:tc>
          <w:tcPr>
            <w:tcW w:w="1196" w:type="dxa"/>
            <w:vAlign w:val="center"/>
          </w:tcPr>
          <w:p>
            <w:pPr>
              <w:jc w:val="center"/>
              <w:rPr>
                <w:sz w:val="21"/>
                <w:szCs w:val="21"/>
              </w:rPr>
            </w:pPr>
            <w:r>
              <w:t>XB019</w:t>
            </w:r>
          </w:p>
        </w:tc>
        <w:tc>
          <w:tcPr>
            <w:tcW w:w="1491" w:type="dxa"/>
            <w:vAlign w:val="center"/>
          </w:tcPr>
          <w:p>
            <w:pPr>
              <w:jc w:val="center"/>
              <w:rPr>
                <w:sz w:val="21"/>
                <w:szCs w:val="21"/>
              </w:rPr>
            </w:pPr>
            <w:r>
              <w:t>PMC_Sent_To_TC_COUNTER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PA0W38~W39</w:t>
            </w:r>
          </w:p>
        </w:tc>
        <w:tc>
          <w:tcPr>
            <w:tcW w:w="1196" w:type="dxa"/>
            <w:vAlign w:val="center"/>
          </w:tcPr>
          <w:p>
            <w:pPr>
              <w:jc w:val="center"/>
              <w:rPr>
                <w:sz w:val="21"/>
                <w:szCs w:val="21"/>
              </w:rPr>
            </w:pPr>
            <w:r>
              <w:t>XB020</w:t>
            </w:r>
          </w:p>
        </w:tc>
        <w:tc>
          <w:tcPr>
            <w:tcW w:w="1491" w:type="dxa"/>
            <w:vAlign w:val="center"/>
          </w:tcPr>
          <w:p>
            <w:pPr>
              <w:jc w:val="center"/>
              <w:rPr>
                <w:sz w:val="21"/>
                <w:szCs w:val="21"/>
              </w:rPr>
            </w:pPr>
            <w:r>
              <w:t>PMC_Responded_From_TC_COUNTER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PA0W40~W41</w:t>
            </w:r>
          </w:p>
        </w:tc>
        <w:tc>
          <w:tcPr>
            <w:tcW w:w="1196" w:type="dxa"/>
            <w:vAlign w:val="center"/>
          </w:tcPr>
          <w:p>
            <w:pPr>
              <w:jc w:val="center"/>
              <w:rPr>
                <w:sz w:val="21"/>
                <w:szCs w:val="21"/>
              </w:rPr>
            </w:pPr>
            <w:r>
              <w:t>XB021</w:t>
            </w:r>
          </w:p>
        </w:tc>
        <w:tc>
          <w:tcPr>
            <w:tcW w:w="1491" w:type="dxa"/>
            <w:vAlign w:val="center"/>
          </w:tcPr>
          <w:p>
            <w:pPr>
              <w:jc w:val="center"/>
              <w:rPr>
                <w:sz w:val="21"/>
                <w:szCs w:val="21"/>
              </w:rPr>
            </w:pPr>
            <w:r>
              <w:t>Responder_A_TM_invalid_COUNTER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PA0W42~W43</w:t>
            </w:r>
          </w:p>
        </w:tc>
        <w:tc>
          <w:tcPr>
            <w:tcW w:w="1196" w:type="dxa"/>
            <w:vAlign w:val="center"/>
          </w:tcPr>
          <w:p>
            <w:pPr>
              <w:jc w:val="center"/>
              <w:rPr>
                <w:sz w:val="21"/>
                <w:szCs w:val="21"/>
              </w:rPr>
            </w:pPr>
            <w:r>
              <w:t>XB022</w:t>
            </w:r>
          </w:p>
        </w:tc>
        <w:tc>
          <w:tcPr>
            <w:tcW w:w="1491" w:type="dxa"/>
            <w:vAlign w:val="center"/>
          </w:tcPr>
          <w:p>
            <w:pPr>
              <w:jc w:val="center"/>
              <w:rPr>
                <w:sz w:val="21"/>
                <w:szCs w:val="21"/>
              </w:rPr>
            </w:pPr>
            <w:r>
              <w:t>PCU_TM_invalid_COUNTER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PA0W44~W45</w:t>
            </w:r>
          </w:p>
        </w:tc>
        <w:tc>
          <w:tcPr>
            <w:tcW w:w="1196" w:type="dxa"/>
            <w:vAlign w:val="center"/>
          </w:tcPr>
          <w:p>
            <w:pPr>
              <w:jc w:val="center"/>
              <w:rPr>
                <w:sz w:val="21"/>
                <w:szCs w:val="21"/>
              </w:rPr>
            </w:pPr>
            <w:r>
              <w:t>XB023</w:t>
            </w:r>
          </w:p>
        </w:tc>
        <w:tc>
          <w:tcPr>
            <w:tcW w:w="1491" w:type="dxa"/>
            <w:vAlign w:val="center"/>
          </w:tcPr>
          <w:p>
            <w:pPr>
              <w:jc w:val="center"/>
              <w:rPr>
                <w:sz w:val="21"/>
                <w:szCs w:val="21"/>
              </w:rPr>
            </w:pPr>
            <w:r>
              <w:t>AOCC_TM_invalid_COUNTER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PA0W46~W47</w:t>
            </w:r>
          </w:p>
        </w:tc>
        <w:tc>
          <w:tcPr>
            <w:tcW w:w="1196" w:type="dxa"/>
            <w:vAlign w:val="center"/>
          </w:tcPr>
          <w:p>
            <w:pPr>
              <w:jc w:val="center"/>
              <w:rPr>
                <w:sz w:val="21"/>
                <w:szCs w:val="21"/>
              </w:rPr>
            </w:pPr>
            <w:r>
              <w:t>XB024</w:t>
            </w:r>
          </w:p>
        </w:tc>
        <w:tc>
          <w:tcPr>
            <w:tcW w:w="1491" w:type="dxa"/>
            <w:vAlign w:val="center"/>
          </w:tcPr>
          <w:p>
            <w:pPr>
              <w:jc w:val="center"/>
              <w:rPr>
                <w:sz w:val="21"/>
                <w:szCs w:val="21"/>
              </w:rPr>
            </w:pPr>
            <w:r>
              <w:t>Responder_B_TM_invalid_COUNTER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PA0W48~W49</w:t>
            </w:r>
          </w:p>
        </w:tc>
        <w:tc>
          <w:tcPr>
            <w:tcW w:w="1196" w:type="dxa"/>
            <w:vAlign w:val="center"/>
          </w:tcPr>
          <w:p>
            <w:pPr>
              <w:jc w:val="center"/>
              <w:rPr>
                <w:sz w:val="21"/>
                <w:szCs w:val="21"/>
              </w:rPr>
            </w:pPr>
            <w:r>
              <w:t>XB025</w:t>
            </w:r>
          </w:p>
        </w:tc>
        <w:tc>
          <w:tcPr>
            <w:tcW w:w="1491" w:type="dxa"/>
            <w:vAlign w:val="center"/>
          </w:tcPr>
          <w:p>
            <w:pPr>
              <w:jc w:val="center"/>
              <w:rPr>
                <w:sz w:val="21"/>
                <w:szCs w:val="21"/>
              </w:rPr>
            </w:pPr>
            <w:r>
              <w:t>TCU_TM_invalid_COUNTER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PA0W50~W51</w:t>
            </w:r>
          </w:p>
        </w:tc>
        <w:tc>
          <w:tcPr>
            <w:tcW w:w="1196" w:type="dxa"/>
            <w:vAlign w:val="center"/>
          </w:tcPr>
          <w:p>
            <w:pPr>
              <w:jc w:val="center"/>
              <w:rPr>
                <w:sz w:val="21"/>
                <w:szCs w:val="21"/>
              </w:rPr>
            </w:pPr>
            <w:r>
              <w:t>XB026</w:t>
            </w:r>
          </w:p>
        </w:tc>
        <w:tc>
          <w:tcPr>
            <w:tcW w:w="1491" w:type="dxa"/>
            <w:vAlign w:val="center"/>
          </w:tcPr>
          <w:p>
            <w:pPr>
              <w:jc w:val="center"/>
              <w:rPr>
                <w:sz w:val="21"/>
                <w:szCs w:val="21"/>
              </w:rPr>
            </w:pPr>
            <w:r>
              <w:t>Battery_subcomputer_TM_invalid_COUNTER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PA0W52~W53</w:t>
            </w:r>
          </w:p>
        </w:tc>
        <w:tc>
          <w:tcPr>
            <w:tcW w:w="1196" w:type="dxa"/>
            <w:vAlign w:val="center"/>
          </w:tcPr>
          <w:p>
            <w:pPr>
              <w:jc w:val="center"/>
              <w:rPr>
                <w:sz w:val="21"/>
                <w:szCs w:val="21"/>
              </w:rPr>
            </w:pPr>
            <w:r>
              <w:t>XB027</w:t>
            </w:r>
          </w:p>
        </w:tc>
        <w:tc>
          <w:tcPr>
            <w:tcW w:w="1491" w:type="dxa"/>
            <w:vAlign w:val="center"/>
          </w:tcPr>
          <w:p>
            <w:pPr>
              <w:jc w:val="center"/>
              <w:rPr>
                <w:sz w:val="21"/>
                <w:szCs w:val="21"/>
              </w:rPr>
            </w:pPr>
            <w:r>
              <w:t>GPS_TM_invalid_COUNTER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PA0W54~W55</w:t>
            </w:r>
          </w:p>
        </w:tc>
        <w:tc>
          <w:tcPr>
            <w:tcW w:w="1196" w:type="dxa"/>
            <w:vAlign w:val="center"/>
          </w:tcPr>
          <w:p>
            <w:pPr>
              <w:jc w:val="center"/>
              <w:rPr>
                <w:sz w:val="21"/>
                <w:szCs w:val="21"/>
              </w:rPr>
            </w:pPr>
            <w:r>
              <w:t>XB028</w:t>
            </w:r>
          </w:p>
        </w:tc>
        <w:tc>
          <w:tcPr>
            <w:tcW w:w="1491" w:type="dxa"/>
            <w:vAlign w:val="center"/>
          </w:tcPr>
          <w:p>
            <w:pPr>
              <w:jc w:val="center"/>
              <w:rPr>
                <w:sz w:val="21"/>
                <w:szCs w:val="21"/>
              </w:rPr>
            </w:pPr>
            <w:r>
              <w:t>DTS_TM_invalid_COUNTER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PA0W56~W57</w:t>
            </w:r>
          </w:p>
        </w:tc>
        <w:tc>
          <w:tcPr>
            <w:tcW w:w="1196" w:type="dxa"/>
            <w:vAlign w:val="center"/>
          </w:tcPr>
          <w:p>
            <w:pPr>
              <w:jc w:val="center"/>
              <w:rPr>
                <w:sz w:val="21"/>
                <w:szCs w:val="21"/>
              </w:rPr>
            </w:pPr>
            <w:r>
              <w:t>XB029</w:t>
            </w:r>
          </w:p>
        </w:tc>
        <w:tc>
          <w:tcPr>
            <w:tcW w:w="1491" w:type="dxa"/>
            <w:vAlign w:val="center"/>
          </w:tcPr>
          <w:p>
            <w:pPr>
              <w:jc w:val="center"/>
              <w:rPr>
                <w:sz w:val="21"/>
                <w:szCs w:val="21"/>
              </w:rPr>
            </w:pPr>
            <w:r>
              <w:t>PMC_TM_invalid_COUNTER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3" w:name="_Toc5662"/>
      <w:r>
        <w:rPr>
          <w:b/>
          <w:lang w:val="en-US"/>
        </w:rPr>
        <w:t>OBC_FORWARD_DATA_TM(B0H)</w:t>
      </w:r>
      <w:bookmarkEnd w:id="63"/>
    </w:p>
    <w:p>
      <w:r>
        <w:t>Pack ID=B0H；Pack lengthvariable</w:t>
      </w:r>
      <w:r>
        <w:rPr>
          <w:lang w:val="zh-CN"/>
        </w:rPr>
        <w:t>。</w:t>
      </w:r>
    </w:p>
    <w:p>
      <w:pPr>
        <w:jc w:val="center"/>
      </w:pPr>
      <w:r>
        <w:rPr>
          <w:b/>
          <w:lang w:val="zh-CN"/>
        </w:rPr>
        <w:t>Table 8-6OBC_FORWARD_DATA_TMTable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PB0W0~W255</w:t>
            </w:r>
          </w:p>
        </w:tc>
        <w:tc>
          <w:tcPr>
            <w:tcW w:w="1196" w:type="dxa"/>
            <w:vAlign w:val="center"/>
          </w:tcPr>
          <w:p>
            <w:pPr>
              <w:jc w:val="center"/>
              <w:rPr>
                <w:sz w:val="21"/>
                <w:szCs w:val="21"/>
              </w:rPr>
            </w:pPr>
            <w:r>
              <w:t>XC001</w:t>
            </w:r>
          </w:p>
        </w:tc>
        <w:tc>
          <w:tcPr>
            <w:tcW w:w="1491" w:type="dxa"/>
            <w:vAlign w:val="center"/>
          </w:tcPr>
          <w:p>
            <w:pPr>
              <w:jc w:val="center"/>
              <w:rPr>
                <w:sz w:val="21"/>
                <w:szCs w:val="21"/>
              </w:rPr>
            </w:pPr>
            <w:r>
              <w:t>uplink_Data</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4" w:name="_Toc8295"/>
      <w:r>
        <w:rPr>
          <w:b/>
          <w:lang w:val="en-US"/>
        </w:rPr>
        <w:t>OBC_SRAM_DOWNLOAD_TM(C0H)</w:t>
      </w:r>
      <w:bookmarkEnd w:id="64"/>
    </w:p>
    <w:p>
      <w:r>
        <w:t>Pack ID=C0H；Pack length=67（Bytes=68）</w:t>
      </w:r>
      <w:r>
        <w:rPr>
          <w:lang w:val="zh-CN"/>
        </w:rPr>
        <w:t>。</w:t>
      </w:r>
    </w:p>
    <w:p>
      <w:pPr>
        <w:jc w:val="center"/>
      </w:pPr>
      <w:r>
        <w:rPr>
          <w:b/>
          <w:lang w:val="zh-CN"/>
        </w:rPr>
        <w:t>Table 8-7OBC_SRAM_DOWNLOAD_TMTable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PC0W0~W3</w:t>
            </w:r>
          </w:p>
        </w:tc>
        <w:tc>
          <w:tcPr>
            <w:tcW w:w="1196" w:type="dxa"/>
            <w:vAlign w:val="center"/>
          </w:tcPr>
          <w:p>
            <w:pPr>
              <w:jc w:val="center"/>
              <w:rPr>
                <w:sz w:val="21"/>
                <w:szCs w:val="21"/>
              </w:rPr>
            </w:pPr>
            <w:r>
              <w:t>XD001</w:t>
            </w:r>
          </w:p>
        </w:tc>
        <w:tc>
          <w:tcPr>
            <w:tcW w:w="1491" w:type="dxa"/>
            <w:vAlign w:val="center"/>
          </w:tcPr>
          <w:p>
            <w:pPr>
              <w:jc w:val="center"/>
              <w:rPr>
                <w:sz w:val="21"/>
                <w:szCs w:val="21"/>
              </w:rPr>
            </w:pPr>
            <w:r>
              <w:t>memory_segment_address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PC0W4~W67</w:t>
            </w:r>
          </w:p>
        </w:tc>
        <w:tc>
          <w:tcPr>
            <w:tcW w:w="1196" w:type="dxa"/>
            <w:vAlign w:val="center"/>
          </w:tcPr>
          <w:p>
            <w:pPr>
              <w:jc w:val="center"/>
              <w:rPr>
                <w:sz w:val="21"/>
                <w:szCs w:val="21"/>
              </w:rPr>
            </w:pPr>
            <w:r>
              <w:t>XD002</w:t>
            </w:r>
          </w:p>
        </w:tc>
        <w:tc>
          <w:tcPr>
            <w:tcW w:w="1491" w:type="dxa"/>
            <w:vAlign w:val="center"/>
          </w:tcPr>
          <w:p>
            <w:pPr>
              <w:jc w:val="center"/>
              <w:rPr>
                <w:sz w:val="21"/>
                <w:szCs w:val="21"/>
              </w:rPr>
            </w:pPr>
            <w:r>
              <w:t>Specify_memory_data</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5" w:name="_Toc10797"/>
      <w:r>
        <w:rPr>
          <w:b/>
          <w:lang w:val="en-US"/>
        </w:rPr>
        <w:t>One_Wire_Temperature_TM(50H)</w:t>
      </w:r>
      <w:bookmarkEnd w:id="65"/>
    </w:p>
    <w:p>
      <w:r>
        <w:t>Pack ID=50H；Pack length=41（Bytes=42）</w:t>
      </w:r>
      <w:r>
        <w:rPr>
          <w:lang w:val="zh-CN"/>
        </w:rPr>
        <w:t>。</w:t>
      </w:r>
    </w:p>
    <w:p>
      <w:pPr>
        <w:jc w:val="center"/>
      </w:pPr>
      <w:r>
        <w:rPr>
          <w:b/>
          <w:lang w:val="zh-CN"/>
        </w:rPr>
        <w:t>Table 8-8One_Wire_Temperature_TMTable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P50W0W1</w:t>
            </w:r>
          </w:p>
        </w:tc>
        <w:tc>
          <w:tcPr>
            <w:tcW w:w="1196" w:type="dxa"/>
            <w:vAlign w:val="center"/>
          </w:tcPr>
          <w:p>
            <w:pPr>
              <w:jc w:val="center"/>
              <w:rPr>
                <w:sz w:val="21"/>
                <w:szCs w:val="21"/>
              </w:rPr>
            </w:pPr>
            <w:r>
              <w:t>XE001</w:t>
            </w:r>
          </w:p>
        </w:tc>
        <w:tc>
          <w:tcPr>
            <w:tcW w:w="1491" w:type="dxa"/>
            <w:vAlign w:val="center"/>
          </w:tcPr>
          <w:p>
            <w:pPr>
              <w:jc w:val="center"/>
              <w:rPr>
                <w:sz w:val="21"/>
                <w:szCs w:val="21"/>
              </w:rPr>
            </w:pPr>
            <w:r>
              <w:t>OBC_MAIN_Temperature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P50W2W3</w:t>
            </w:r>
          </w:p>
        </w:tc>
        <w:tc>
          <w:tcPr>
            <w:tcW w:w="1196" w:type="dxa"/>
            <w:vAlign w:val="center"/>
          </w:tcPr>
          <w:p>
            <w:pPr>
              <w:jc w:val="center"/>
              <w:rPr>
                <w:sz w:val="21"/>
                <w:szCs w:val="21"/>
              </w:rPr>
            </w:pPr>
            <w:r>
              <w:t>XE002</w:t>
            </w:r>
          </w:p>
        </w:tc>
        <w:tc>
          <w:tcPr>
            <w:tcW w:w="1491" w:type="dxa"/>
            <w:vAlign w:val="center"/>
          </w:tcPr>
          <w:p>
            <w:pPr>
              <w:jc w:val="center"/>
              <w:rPr>
                <w:sz w:val="21"/>
                <w:szCs w:val="21"/>
              </w:rPr>
            </w:pPr>
            <w:r>
              <w:t>OBC_BACKUP_Temperature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P50W4W5</w:t>
            </w:r>
          </w:p>
        </w:tc>
        <w:tc>
          <w:tcPr>
            <w:tcW w:w="1196" w:type="dxa"/>
            <w:vAlign w:val="center"/>
          </w:tcPr>
          <w:p>
            <w:pPr>
              <w:jc w:val="center"/>
              <w:rPr>
                <w:sz w:val="21"/>
                <w:szCs w:val="21"/>
              </w:rPr>
            </w:pPr>
            <w:r>
              <w:t>XE003</w:t>
            </w:r>
          </w:p>
        </w:tc>
        <w:tc>
          <w:tcPr>
            <w:tcW w:w="1491" w:type="dxa"/>
            <w:vAlign w:val="center"/>
          </w:tcPr>
          <w:p>
            <w:pPr>
              <w:jc w:val="center"/>
              <w:rPr>
                <w:sz w:val="21"/>
                <w:szCs w:val="21"/>
              </w:rPr>
            </w:pPr>
            <w:r>
              <w:t>TCU_MAIN_Temperature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P50W6W7</w:t>
            </w:r>
          </w:p>
        </w:tc>
        <w:tc>
          <w:tcPr>
            <w:tcW w:w="1196" w:type="dxa"/>
            <w:vAlign w:val="center"/>
          </w:tcPr>
          <w:p>
            <w:pPr>
              <w:jc w:val="center"/>
              <w:rPr>
                <w:sz w:val="21"/>
                <w:szCs w:val="21"/>
              </w:rPr>
            </w:pPr>
            <w:r>
              <w:t>XE004</w:t>
            </w:r>
          </w:p>
        </w:tc>
        <w:tc>
          <w:tcPr>
            <w:tcW w:w="1491" w:type="dxa"/>
            <w:vAlign w:val="center"/>
          </w:tcPr>
          <w:p>
            <w:pPr>
              <w:jc w:val="center"/>
              <w:rPr>
                <w:sz w:val="21"/>
                <w:szCs w:val="21"/>
              </w:rPr>
            </w:pPr>
            <w:r>
              <w:t>TCU_BACKUP_Temperature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P50W8~W9</w:t>
            </w:r>
          </w:p>
        </w:tc>
        <w:tc>
          <w:tcPr>
            <w:tcW w:w="1196" w:type="dxa"/>
            <w:vAlign w:val="center"/>
          </w:tcPr>
          <w:p>
            <w:pPr>
              <w:jc w:val="center"/>
              <w:rPr>
                <w:sz w:val="21"/>
                <w:szCs w:val="21"/>
              </w:rPr>
            </w:pPr>
            <w:r>
              <w:t>XE005</w:t>
            </w:r>
          </w:p>
        </w:tc>
        <w:tc>
          <w:tcPr>
            <w:tcW w:w="1491" w:type="dxa"/>
            <w:vAlign w:val="center"/>
          </w:tcPr>
          <w:p>
            <w:pPr>
              <w:jc w:val="center"/>
              <w:rPr>
                <w:sz w:val="21"/>
                <w:szCs w:val="21"/>
              </w:rPr>
            </w:pPr>
            <w:r>
              <w:t>DS1 Momentum wheel X</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P50W10~W11</w:t>
            </w:r>
          </w:p>
        </w:tc>
        <w:tc>
          <w:tcPr>
            <w:tcW w:w="1196" w:type="dxa"/>
            <w:vAlign w:val="center"/>
          </w:tcPr>
          <w:p>
            <w:pPr>
              <w:jc w:val="center"/>
              <w:rPr>
                <w:sz w:val="21"/>
                <w:szCs w:val="21"/>
              </w:rPr>
            </w:pPr>
            <w:r>
              <w:t>XE006</w:t>
            </w:r>
          </w:p>
        </w:tc>
        <w:tc>
          <w:tcPr>
            <w:tcW w:w="1491" w:type="dxa"/>
            <w:vAlign w:val="center"/>
          </w:tcPr>
          <w:p>
            <w:pPr>
              <w:jc w:val="center"/>
              <w:rPr>
                <w:sz w:val="21"/>
                <w:szCs w:val="21"/>
              </w:rPr>
            </w:pPr>
            <w:r>
              <w:t>DS2 Momentum wheel S</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P50W12~W13</w:t>
            </w:r>
          </w:p>
        </w:tc>
        <w:tc>
          <w:tcPr>
            <w:tcW w:w="1196" w:type="dxa"/>
            <w:vAlign w:val="center"/>
          </w:tcPr>
          <w:p>
            <w:pPr>
              <w:jc w:val="center"/>
              <w:rPr>
                <w:sz w:val="21"/>
                <w:szCs w:val="21"/>
              </w:rPr>
            </w:pPr>
            <w:r>
              <w:t>XE007</w:t>
            </w:r>
          </w:p>
        </w:tc>
        <w:tc>
          <w:tcPr>
            <w:tcW w:w="1491" w:type="dxa"/>
            <w:vAlign w:val="center"/>
          </w:tcPr>
          <w:p>
            <w:pPr>
              <w:jc w:val="center"/>
              <w:rPr>
                <w:sz w:val="21"/>
                <w:szCs w:val="21"/>
              </w:rPr>
            </w:pPr>
            <w:r>
              <w:t>DS3 Gyroscope</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P50W14~W15</w:t>
            </w:r>
          </w:p>
        </w:tc>
        <w:tc>
          <w:tcPr>
            <w:tcW w:w="1196" w:type="dxa"/>
            <w:vAlign w:val="center"/>
          </w:tcPr>
          <w:p>
            <w:pPr>
              <w:jc w:val="center"/>
              <w:rPr>
                <w:sz w:val="21"/>
                <w:szCs w:val="21"/>
              </w:rPr>
            </w:pPr>
            <w:r>
              <w:t>XE008</w:t>
            </w:r>
          </w:p>
        </w:tc>
        <w:tc>
          <w:tcPr>
            <w:tcW w:w="1491" w:type="dxa"/>
            <w:vAlign w:val="center"/>
          </w:tcPr>
          <w:p>
            <w:pPr>
              <w:jc w:val="center"/>
              <w:rPr>
                <w:sz w:val="21"/>
                <w:szCs w:val="21"/>
              </w:rPr>
            </w:pPr>
            <w:r>
              <w:t>DS4 Center Control Unit</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P50W16~W17</w:t>
            </w:r>
          </w:p>
        </w:tc>
        <w:tc>
          <w:tcPr>
            <w:tcW w:w="1196" w:type="dxa"/>
            <w:vAlign w:val="center"/>
          </w:tcPr>
          <w:p>
            <w:pPr>
              <w:jc w:val="center"/>
              <w:rPr>
                <w:sz w:val="21"/>
                <w:szCs w:val="21"/>
              </w:rPr>
            </w:pPr>
            <w:r>
              <w:t>XE009</w:t>
            </w:r>
          </w:p>
        </w:tc>
        <w:tc>
          <w:tcPr>
            <w:tcW w:w="1491" w:type="dxa"/>
            <w:vAlign w:val="center"/>
          </w:tcPr>
          <w:p>
            <w:pPr>
              <w:jc w:val="center"/>
              <w:rPr>
                <w:sz w:val="21"/>
                <w:szCs w:val="21"/>
              </w:rPr>
            </w:pPr>
            <w:r>
              <w:t>DS5 Magnetic Torquer A</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P50W18~W19</w:t>
            </w:r>
          </w:p>
        </w:tc>
        <w:tc>
          <w:tcPr>
            <w:tcW w:w="1196" w:type="dxa"/>
            <w:vAlign w:val="center"/>
          </w:tcPr>
          <w:p>
            <w:pPr>
              <w:jc w:val="center"/>
              <w:rPr>
                <w:sz w:val="21"/>
                <w:szCs w:val="21"/>
              </w:rPr>
            </w:pPr>
            <w:r>
              <w:t>XE010</w:t>
            </w:r>
          </w:p>
        </w:tc>
        <w:tc>
          <w:tcPr>
            <w:tcW w:w="1491" w:type="dxa"/>
            <w:vAlign w:val="center"/>
          </w:tcPr>
          <w:p>
            <w:pPr>
              <w:jc w:val="center"/>
              <w:rPr>
                <w:sz w:val="21"/>
                <w:szCs w:val="21"/>
              </w:rPr>
            </w:pPr>
            <w:r>
              <w:t>DS6 Star sensor A(+X)</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P50W20~W21</w:t>
            </w:r>
          </w:p>
        </w:tc>
        <w:tc>
          <w:tcPr>
            <w:tcW w:w="1196" w:type="dxa"/>
            <w:vAlign w:val="center"/>
          </w:tcPr>
          <w:p>
            <w:pPr>
              <w:jc w:val="center"/>
              <w:rPr>
                <w:sz w:val="21"/>
                <w:szCs w:val="21"/>
              </w:rPr>
            </w:pPr>
            <w:r>
              <w:t>XE011</w:t>
            </w:r>
          </w:p>
        </w:tc>
        <w:tc>
          <w:tcPr>
            <w:tcW w:w="1491" w:type="dxa"/>
            <w:vAlign w:val="center"/>
          </w:tcPr>
          <w:p>
            <w:pPr>
              <w:jc w:val="center"/>
              <w:rPr>
                <w:sz w:val="21"/>
                <w:szCs w:val="21"/>
              </w:rPr>
            </w:pPr>
            <w:r>
              <w:t>DS7 Star sensor A(-X)</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P50W22~W23</w:t>
            </w:r>
          </w:p>
        </w:tc>
        <w:tc>
          <w:tcPr>
            <w:tcW w:w="1196" w:type="dxa"/>
            <w:vAlign w:val="center"/>
          </w:tcPr>
          <w:p>
            <w:pPr>
              <w:jc w:val="center"/>
              <w:rPr>
                <w:sz w:val="21"/>
                <w:szCs w:val="21"/>
              </w:rPr>
            </w:pPr>
            <w:r>
              <w:t>XE012</w:t>
            </w:r>
          </w:p>
        </w:tc>
        <w:tc>
          <w:tcPr>
            <w:tcW w:w="1491" w:type="dxa"/>
            <w:vAlign w:val="center"/>
          </w:tcPr>
          <w:p>
            <w:pPr>
              <w:jc w:val="center"/>
              <w:rPr>
                <w:sz w:val="21"/>
                <w:szCs w:val="21"/>
              </w:rPr>
            </w:pPr>
            <w:r>
              <w:t>DS8 Analogue Sun Sensor</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P50W24~W25</w:t>
            </w:r>
          </w:p>
        </w:tc>
        <w:tc>
          <w:tcPr>
            <w:tcW w:w="1196" w:type="dxa"/>
            <w:vAlign w:val="center"/>
          </w:tcPr>
          <w:p>
            <w:pPr>
              <w:jc w:val="center"/>
              <w:rPr>
                <w:sz w:val="21"/>
                <w:szCs w:val="21"/>
              </w:rPr>
            </w:pPr>
            <w:r>
              <w:t>XE013</w:t>
            </w:r>
          </w:p>
        </w:tc>
        <w:tc>
          <w:tcPr>
            <w:tcW w:w="1491" w:type="dxa"/>
            <w:vAlign w:val="center"/>
          </w:tcPr>
          <w:p>
            <w:pPr>
              <w:jc w:val="center"/>
              <w:rPr>
                <w:sz w:val="21"/>
                <w:szCs w:val="21"/>
              </w:rPr>
            </w:pPr>
            <w:r>
              <w:t>DS9 Sceondary power box</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P50W26~W27</w:t>
            </w:r>
          </w:p>
        </w:tc>
        <w:tc>
          <w:tcPr>
            <w:tcW w:w="1196" w:type="dxa"/>
            <w:vAlign w:val="center"/>
          </w:tcPr>
          <w:p>
            <w:pPr>
              <w:jc w:val="center"/>
              <w:rPr>
                <w:sz w:val="21"/>
                <w:szCs w:val="21"/>
              </w:rPr>
            </w:pPr>
            <w:r>
              <w:t>XE014</w:t>
            </w:r>
          </w:p>
        </w:tc>
        <w:tc>
          <w:tcPr>
            <w:tcW w:w="1491" w:type="dxa"/>
            <w:vAlign w:val="center"/>
          </w:tcPr>
          <w:p>
            <w:pPr>
              <w:jc w:val="center"/>
              <w:rPr>
                <w:sz w:val="21"/>
                <w:szCs w:val="21"/>
              </w:rPr>
            </w:pPr>
            <w:r>
              <w:t>DS10 DC/DC Module 1(close to –X board)</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P50W28~W29</w:t>
            </w:r>
          </w:p>
        </w:tc>
        <w:tc>
          <w:tcPr>
            <w:tcW w:w="1196" w:type="dxa"/>
            <w:vAlign w:val="center"/>
          </w:tcPr>
          <w:p>
            <w:pPr>
              <w:jc w:val="center"/>
              <w:rPr>
                <w:sz w:val="21"/>
                <w:szCs w:val="21"/>
              </w:rPr>
            </w:pPr>
            <w:r>
              <w:t>XE015</w:t>
            </w:r>
          </w:p>
        </w:tc>
        <w:tc>
          <w:tcPr>
            <w:tcW w:w="1491" w:type="dxa"/>
            <w:vAlign w:val="center"/>
          </w:tcPr>
          <w:p>
            <w:pPr>
              <w:jc w:val="center"/>
              <w:rPr>
                <w:sz w:val="21"/>
                <w:szCs w:val="21"/>
              </w:rPr>
            </w:pPr>
            <w:r>
              <w:t>DS11 DC/DC Module 3(close to battery)</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P50W30~W31</w:t>
            </w:r>
          </w:p>
        </w:tc>
        <w:tc>
          <w:tcPr>
            <w:tcW w:w="1196" w:type="dxa"/>
            <w:vAlign w:val="center"/>
          </w:tcPr>
          <w:p>
            <w:pPr>
              <w:jc w:val="center"/>
              <w:rPr>
                <w:sz w:val="21"/>
                <w:szCs w:val="21"/>
              </w:rPr>
            </w:pPr>
            <w:r>
              <w:t>XE016</w:t>
            </w:r>
          </w:p>
        </w:tc>
        <w:tc>
          <w:tcPr>
            <w:tcW w:w="1491" w:type="dxa"/>
            <w:vAlign w:val="center"/>
          </w:tcPr>
          <w:p>
            <w:pPr>
              <w:jc w:val="center"/>
              <w:rPr>
                <w:sz w:val="21"/>
                <w:szCs w:val="21"/>
              </w:rPr>
            </w:pPr>
            <w:r>
              <w:t>DS12 Distributing pipe</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P50W32~W33</w:t>
            </w:r>
          </w:p>
        </w:tc>
        <w:tc>
          <w:tcPr>
            <w:tcW w:w="1196" w:type="dxa"/>
            <w:vAlign w:val="center"/>
          </w:tcPr>
          <w:p>
            <w:pPr>
              <w:jc w:val="center"/>
              <w:rPr>
                <w:sz w:val="21"/>
                <w:szCs w:val="21"/>
              </w:rPr>
            </w:pPr>
            <w:r>
              <w:t>XE017</w:t>
            </w:r>
          </w:p>
        </w:tc>
        <w:tc>
          <w:tcPr>
            <w:tcW w:w="1491" w:type="dxa"/>
            <w:vAlign w:val="center"/>
          </w:tcPr>
          <w:p>
            <w:pPr>
              <w:jc w:val="center"/>
              <w:rPr>
                <w:sz w:val="21"/>
                <w:szCs w:val="21"/>
              </w:rPr>
            </w:pPr>
            <w:r>
              <w:t>DS13 Stack radiation board 2(close to Transponder)</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P50W34~W35</w:t>
            </w:r>
          </w:p>
        </w:tc>
        <w:tc>
          <w:tcPr>
            <w:tcW w:w="1196" w:type="dxa"/>
            <w:vAlign w:val="center"/>
          </w:tcPr>
          <w:p>
            <w:pPr>
              <w:jc w:val="center"/>
              <w:rPr>
                <w:sz w:val="21"/>
                <w:szCs w:val="21"/>
              </w:rPr>
            </w:pPr>
            <w:r>
              <w:t>XE018</w:t>
            </w:r>
          </w:p>
        </w:tc>
        <w:tc>
          <w:tcPr>
            <w:tcW w:w="1491" w:type="dxa"/>
            <w:vAlign w:val="center"/>
          </w:tcPr>
          <w:p>
            <w:pPr>
              <w:jc w:val="center"/>
              <w:rPr>
                <w:sz w:val="21"/>
                <w:szCs w:val="21"/>
              </w:rPr>
            </w:pPr>
            <w:r>
              <w:t>DS14 Stack radiation board 3(close to power board)</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P50W36~W37</w:t>
            </w:r>
          </w:p>
        </w:tc>
        <w:tc>
          <w:tcPr>
            <w:tcW w:w="1196" w:type="dxa"/>
            <w:vAlign w:val="center"/>
          </w:tcPr>
          <w:p>
            <w:pPr>
              <w:jc w:val="center"/>
              <w:rPr>
                <w:sz w:val="21"/>
                <w:szCs w:val="21"/>
              </w:rPr>
            </w:pPr>
            <w:r>
              <w:t>XE019</w:t>
            </w:r>
          </w:p>
        </w:tc>
        <w:tc>
          <w:tcPr>
            <w:tcW w:w="1491" w:type="dxa"/>
            <w:vAlign w:val="center"/>
          </w:tcPr>
          <w:p>
            <w:pPr>
              <w:jc w:val="center"/>
              <w:rPr>
                <w:sz w:val="21"/>
                <w:szCs w:val="21"/>
              </w:rPr>
            </w:pPr>
            <w:r>
              <w:t>DS15 Camera installation heat insulation pad 1(+Z)</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P50W38~W39</w:t>
            </w:r>
          </w:p>
        </w:tc>
        <w:tc>
          <w:tcPr>
            <w:tcW w:w="1196" w:type="dxa"/>
            <w:vAlign w:val="center"/>
          </w:tcPr>
          <w:p>
            <w:pPr>
              <w:jc w:val="center"/>
              <w:rPr>
                <w:sz w:val="21"/>
                <w:szCs w:val="21"/>
              </w:rPr>
            </w:pPr>
            <w:r>
              <w:t>XE020</w:t>
            </w:r>
          </w:p>
        </w:tc>
        <w:tc>
          <w:tcPr>
            <w:tcW w:w="1491" w:type="dxa"/>
            <w:vAlign w:val="center"/>
          </w:tcPr>
          <w:p>
            <w:pPr>
              <w:jc w:val="center"/>
              <w:rPr>
                <w:sz w:val="21"/>
                <w:szCs w:val="21"/>
              </w:rPr>
            </w:pPr>
            <w:r>
              <w:t>DS16 Camera installation heat insulation pad 2(-Z)</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P50W40~W41</w:t>
            </w:r>
          </w:p>
        </w:tc>
        <w:tc>
          <w:tcPr>
            <w:tcW w:w="1196" w:type="dxa"/>
            <w:vAlign w:val="center"/>
          </w:tcPr>
          <w:p>
            <w:pPr>
              <w:jc w:val="center"/>
              <w:rPr>
                <w:sz w:val="21"/>
                <w:szCs w:val="21"/>
              </w:rPr>
            </w:pPr>
            <w:r>
              <w:t>XE021</w:t>
            </w:r>
          </w:p>
        </w:tc>
        <w:tc>
          <w:tcPr>
            <w:tcW w:w="1491" w:type="dxa"/>
            <w:vAlign w:val="center"/>
          </w:tcPr>
          <w:p>
            <w:pPr>
              <w:jc w:val="center"/>
              <w:rPr>
                <w:sz w:val="21"/>
                <w:szCs w:val="21"/>
              </w:rPr>
            </w:pPr>
            <w:r>
              <w:t>DS17 Interface temperature measurement point of phased array antenna</w:t>
            </w:r>
          </w:p>
        </w:tc>
        <w:tc>
          <w:tcPr>
            <w:tcW w:w="819" w:type="dxa"/>
            <w:vAlign w:val="center"/>
          </w:tcPr>
          <w:p>
            <w:pPr>
              <w:jc w:val="center"/>
              <w:rPr>
                <w:sz w:val="21"/>
                <w:szCs w:val="21"/>
              </w:rPr>
            </w:pPr>
            <w:r>
              <w:t>%f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0.0625</w:t>
            </w:r>
          </w:p>
        </w:tc>
        <w:tc>
          <w:tcPr>
            <w:tcW w:w="1125" w:type="dxa"/>
            <w:vAlign w:val="center"/>
          </w:tcPr>
          <w:p>
            <w:pPr>
              <w:jc w:val="center"/>
              <w:rPr>
                <w:sz w:val="21"/>
                <w:szCs w:val="21"/>
              </w:rPr>
            </w:pPr>
            <w:r>
              <w:t>Cpmplement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6" w:name="_Toc10918"/>
      <w:r>
        <w:rPr>
          <w:b/>
          <w:lang w:val="en-US"/>
        </w:rPr>
        <w:t>RTTC_send/respond_TM(70H)</w:t>
      </w:r>
      <w:bookmarkEnd w:id="66"/>
    </w:p>
    <w:p>
      <w:r>
        <w:t>Pack ID=70H；Pack length=95（Bytes=96）</w:t>
      </w:r>
      <w:r>
        <w:rPr>
          <w:lang w:val="zh-CN"/>
        </w:rPr>
        <w:t>。</w:t>
      </w:r>
    </w:p>
    <w:p>
      <w:pPr>
        <w:jc w:val="center"/>
      </w:pPr>
      <w:r>
        <w:rPr>
          <w:b/>
          <w:lang w:val="zh-CN"/>
        </w:rPr>
        <w:t>Table 8-9RTTC_send/respond_TMTable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P70W0</w:t>
            </w:r>
          </w:p>
        </w:tc>
        <w:tc>
          <w:tcPr>
            <w:tcW w:w="1196" w:type="dxa"/>
            <w:vAlign w:val="center"/>
          </w:tcPr>
          <w:p>
            <w:pPr>
              <w:jc w:val="center"/>
              <w:rPr>
                <w:sz w:val="21"/>
                <w:szCs w:val="21"/>
              </w:rPr>
            </w:pPr>
            <w:r>
              <w:t>XG001</w:t>
            </w:r>
          </w:p>
        </w:tc>
        <w:tc>
          <w:tcPr>
            <w:tcW w:w="1491" w:type="dxa"/>
            <w:vAlign w:val="center"/>
          </w:tcPr>
          <w:p>
            <w:pPr>
              <w:jc w:val="center"/>
              <w:rPr>
                <w:sz w:val="21"/>
                <w:szCs w:val="21"/>
              </w:rPr>
            </w:pPr>
            <w:r>
              <w:t>Group_0_RTTC_NUMBER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P70W1</w:t>
            </w:r>
          </w:p>
        </w:tc>
        <w:tc>
          <w:tcPr>
            <w:tcW w:w="1196" w:type="dxa"/>
            <w:vAlign w:val="center"/>
          </w:tcPr>
          <w:p>
            <w:pPr>
              <w:jc w:val="center"/>
              <w:rPr>
                <w:sz w:val="21"/>
                <w:szCs w:val="21"/>
              </w:rPr>
            </w:pPr>
            <w:r>
              <w:t>XG002</w:t>
            </w:r>
          </w:p>
        </w:tc>
        <w:tc>
          <w:tcPr>
            <w:tcW w:w="1491" w:type="dxa"/>
            <w:vAlign w:val="center"/>
          </w:tcPr>
          <w:p>
            <w:pPr>
              <w:jc w:val="center"/>
              <w:rPr>
                <w:sz w:val="21"/>
                <w:szCs w:val="21"/>
              </w:rPr>
            </w:pPr>
            <w:r>
              <w:t>Group_1_RTTC_NUMBER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P70W2</w:t>
            </w:r>
          </w:p>
        </w:tc>
        <w:tc>
          <w:tcPr>
            <w:tcW w:w="1196" w:type="dxa"/>
            <w:vAlign w:val="center"/>
          </w:tcPr>
          <w:p>
            <w:pPr>
              <w:jc w:val="center"/>
              <w:rPr>
                <w:sz w:val="21"/>
                <w:szCs w:val="21"/>
              </w:rPr>
            </w:pPr>
            <w:r>
              <w:t>XG003</w:t>
            </w:r>
          </w:p>
        </w:tc>
        <w:tc>
          <w:tcPr>
            <w:tcW w:w="1491" w:type="dxa"/>
            <w:vAlign w:val="center"/>
          </w:tcPr>
          <w:p>
            <w:pPr>
              <w:jc w:val="center"/>
              <w:rPr>
                <w:sz w:val="21"/>
                <w:szCs w:val="21"/>
              </w:rPr>
            </w:pPr>
            <w:r>
              <w:t>Group_2_RTTC_NUMBER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P70W3</w:t>
            </w:r>
          </w:p>
        </w:tc>
        <w:tc>
          <w:tcPr>
            <w:tcW w:w="1196" w:type="dxa"/>
            <w:vAlign w:val="center"/>
          </w:tcPr>
          <w:p>
            <w:pPr>
              <w:jc w:val="center"/>
              <w:rPr>
                <w:sz w:val="21"/>
                <w:szCs w:val="21"/>
              </w:rPr>
            </w:pPr>
            <w:r>
              <w:t>XG004</w:t>
            </w:r>
          </w:p>
        </w:tc>
        <w:tc>
          <w:tcPr>
            <w:tcW w:w="1491" w:type="dxa"/>
            <w:vAlign w:val="center"/>
          </w:tcPr>
          <w:p>
            <w:pPr>
              <w:jc w:val="center"/>
              <w:rPr>
                <w:sz w:val="21"/>
                <w:szCs w:val="21"/>
              </w:rPr>
            </w:pPr>
            <w:r>
              <w:t>Group_3_RTTC_NUMBER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P70W4</w:t>
            </w:r>
          </w:p>
        </w:tc>
        <w:tc>
          <w:tcPr>
            <w:tcW w:w="1196" w:type="dxa"/>
            <w:vAlign w:val="center"/>
          </w:tcPr>
          <w:p>
            <w:pPr>
              <w:jc w:val="center"/>
              <w:rPr>
                <w:sz w:val="21"/>
                <w:szCs w:val="21"/>
              </w:rPr>
            </w:pPr>
            <w:r>
              <w:t>XG005</w:t>
            </w:r>
          </w:p>
        </w:tc>
        <w:tc>
          <w:tcPr>
            <w:tcW w:w="1491" w:type="dxa"/>
            <w:vAlign w:val="center"/>
          </w:tcPr>
          <w:p>
            <w:pPr>
              <w:jc w:val="center"/>
              <w:rPr>
                <w:sz w:val="21"/>
                <w:szCs w:val="21"/>
              </w:rPr>
            </w:pPr>
            <w:r>
              <w:t>Group_4_RTTC_NUMBER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P70W5</w:t>
            </w:r>
          </w:p>
        </w:tc>
        <w:tc>
          <w:tcPr>
            <w:tcW w:w="1196" w:type="dxa"/>
            <w:vAlign w:val="center"/>
          </w:tcPr>
          <w:p>
            <w:pPr>
              <w:jc w:val="center"/>
              <w:rPr>
                <w:sz w:val="21"/>
                <w:szCs w:val="21"/>
              </w:rPr>
            </w:pPr>
            <w:r>
              <w:t>XG006</w:t>
            </w:r>
          </w:p>
        </w:tc>
        <w:tc>
          <w:tcPr>
            <w:tcW w:w="1491" w:type="dxa"/>
            <w:vAlign w:val="center"/>
          </w:tcPr>
          <w:p>
            <w:pPr>
              <w:jc w:val="center"/>
              <w:rPr>
                <w:sz w:val="21"/>
                <w:szCs w:val="21"/>
              </w:rPr>
            </w:pPr>
            <w:r>
              <w:t>Group_5_RTTC_NUMBER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P70W6</w:t>
            </w:r>
          </w:p>
        </w:tc>
        <w:tc>
          <w:tcPr>
            <w:tcW w:w="1196" w:type="dxa"/>
            <w:vAlign w:val="center"/>
          </w:tcPr>
          <w:p>
            <w:pPr>
              <w:jc w:val="center"/>
              <w:rPr>
                <w:sz w:val="21"/>
                <w:szCs w:val="21"/>
              </w:rPr>
            </w:pPr>
            <w:r>
              <w:t>XG007</w:t>
            </w:r>
          </w:p>
        </w:tc>
        <w:tc>
          <w:tcPr>
            <w:tcW w:w="1491" w:type="dxa"/>
            <w:vAlign w:val="center"/>
          </w:tcPr>
          <w:p>
            <w:pPr>
              <w:jc w:val="center"/>
              <w:rPr>
                <w:sz w:val="21"/>
                <w:szCs w:val="21"/>
              </w:rPr>
            </w:pPr>
            <w:r>
              <w:t>Group_6_RTTC_NUMBER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P70W7</w:t>
            </w:r>
          </w:p>
        </w:tc>
        <w:tc>
          <w:tcPr>
            <w:tcW w:w="1196" w:type="dxa"/>
            <w:vAlign w:val="center"/>
          </w:tcPr>
          <w:p>
            <w:pPr>
              <w:jc w:val="center"/>
              <w:rPr>
                <w:sz w:val="21"/>
                <w:szCs w:val="21"/>
              </w:rPr>
            </w:pPr>
            <w:r>
              <w:t>XG008</w:t>
            </w:r>
          </w:p>
        </w:tc>
        <w:tc>
          <w:tcPr>
            <w:tcW w:w="1491" w:type="dxa"/>
            <w:vAlign w:val="center"/>
          </w:tcPr>
          <w:p>
            <w:pPr>
              <w:jc w:val="center"/>
              <w:rPr>
                <w:sz w:val="21"/>
                <w:szCs w:val="21"/>
              </w:rPr>
            </w:pPr>
            <w:r>
              <w:t>Group_7_RTTC_NUMBER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P70W8</w:t>
            </w:r>
          </w:p>
        </w:tc>
        <w:tc>
          <w:tcPr>
            <w:tcW w:w="1196" w:type="dxa"/>
            <w:vAlign w:val="center"/>
          </w:tcPr>
          <w:p>
            <w:pPr>
              <w:jc w:val="center"/>
              <w:rPr>
                <w:sz w:val="21"/>
                <w:szCs w:val="21"/>
              </w:rPr>
            </w:pPr>
            <w:r>
              <w:t>XG009</w:t>
            </w:r>
          </w:p>
        </w:tc>
        <w:tc>
          <w:tcPr>
            <w:tcW w:w="1491" w:type="dxa"/>
            <w:vAlign w:val="center"/>
          </w:tcPr>
          <w:p>
            <w:pPr>
              <w:jc w:val="center"/>
              <w:rPr>
                <w:sz w:val="21"/>
                <w:szCs w:val="21"/>
              </w:rPr>
            </w:pPr>
            <w:r>
              <w:t>Group_8_RTTC_NUMBER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P70W9</w:t>
            </w:r>
          </w:p>
        </w:tc>
        <w:tc>
          <w:tcPr>
            <w:tcW w:w="1196" w:type="dxa"/>
            <w:vAlign w:val="center"/>
          </w:tcPr>
          <w:p>
            <w:pPr>
              <w:jc w:val="center"/>
              <w:rPr>
                <w:sz w:val="21"/>
                <w:szCs w:val="21"/>
              </w:rPr>
            </w:pPr>
            <w:r>
              <w:t>XG010</w:t>
            </w:r>
          </w:p>
        </w:tc>
        <w:tc>
          <w:tcPr>
            <w:tcW w:w="1491" w:type="dxa"/>
            <w:vAlign w:val="center"/>
          </w:tcPr>
          <w:p>
            <w:pPr>
              <w:jc w:val="center"/>
              <w:rPr>
                <w:sz w:val="21"/>
                <w:szCs w:val="21"/>
              </w:rPr>
            </w:pPr>
            <w:r>
              <w:t>Group_9_RTTC_NUMBER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P70W10</w:t>
            </w:r>
          </w:p>
        </w:tc>
        <w:tc>
          <w:tcPr>
            <w:tcW w:w="1196" w:type="dxa"/>
            <w:vAlign w:val="center"/>
          </w:tcPr>
          <w:p>
            <w:pPr>
              <w:jc w:val="center"/>
              <w:rPr>
                <w:sz w:val="21"/>
                <w:szCs w:val="21"/>
              </w:rPr>
            </w:pPr>
            <w:r>
              <w:t>XG011</w:t>
            </w:r>
          </w:p>
        </w:tc>
        <w:tc>
          <w:tcPr>
            <w:tcW w:w="1491" w:type="dxa"/>
            <w:vAlign w:val="center"/>
          </w:tcPr>
          <w:p>
            <w:pPr>
              <w:jc w:val="center"/>
              <w:rPr>
                <w:sz w:val="21"/>
                <w:szCs w:val="21"/>
              </w:rPr>
            </w:pPr>
            <w:r>
              <w:t>Group_10_RTTC_NUMBER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P70W11</w:t>
            </w:r>
          </w:p>
        </w:tc>
        <w:tc>
          <w:tcPr>
            <w:tcW w:w="1196" w:type="dxa"/>
            <w:vAlign w:val="center"/>
          </w:tcPr>
          <w:p>
            <w:pPr>
              <w:jc w:val="center"/>
              <w:rPr>
                <w:sz w:val="21"/>
                <w:szCs w:val="21"/>
              </w:rPr>
            </w:pPr>
            <w:r>
              <w:t>XG012</w:t>
            </w:r>
          </w:p>
        </w:tc>
        <w:tc>
          <w:tcPr>
            <w:tcW w:w="1491" w:type="dxa"/>
            <w:vAlign w:val="center"/>
          </w:tcPr>
          <w:p>
            <w:pPr>
              <w:jc w:val="center"/>
              <w:rPr>
                <w:sz w:val="21"/>
                <w:szCs w:val="21"/>
              </w:rPr>
            </w:pPr>
            <w:r>
              <w:t>Group_11_RTTC_NUMBER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P70W12</w:t>
            </w:r>
          </w:p>
        </w:tc>
        <w:tc>
          <w:tcPr>
            <w:tcW w:w="1196" w:type="dxa"/>
            <w:vAlign w:val="center"/>
          </w:tcPr>
          <w:p>
            <w:pPr>
              <w:jc w:val="center"/>
              <w:rPr>
                <w:sz w:val="21"/>
                <w:szCs w:val="21"/>
              </w:rPr>
            </w:pPr>
            <w:r>
              <w:t>XG013</w:t>
            </w:r>
          </w:p>
        </w:tc>
        <w:tc>
          <w:tcPr>
            <w:tcW w:w="1491" w:type="dxa"/>
            <w:vAlign w:val="center"/>
          </w:tcPr>
          <w:p>
            <w:pPr>
              <w:jc w:val="center"/>
              <w:rPr>
                <w:sz w:val="21"/>
                <w:szCs w:val="21"/>
              </w:rPr>
            </w:pPr>
            <w:r>
              <w:t>Group_12_RTTC_NUMBER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P70W13</w:t>
            </w:r>
          </w:p>
        </w:tc>
        <w:tc>
          <w:tcPr>
            <w:tcW w:w="1196" w:type="dxa"/>
            <w:vAlign w:val="center"/>
          </w:tcPr>
          <w:p>
            <w:pPr>
              <w:jc w:val="center"/>
              <w:rPr>
                <w:sz w:val="21"/>
                <w:szCs w:val="21"/>
              </w:rPr>
            </w:pPr>
            <w:r>
              <w:t>XG014</w:t>
            </w:r>
          </w:p>
        </w:tc>
        <w:tc>
          <w:tcPr>
            <w:tcW w:w="1491" w:type="dxa"/>
            <w:vAlign w:val="center"/>
          </w:tcPr>
          <w:p>
            <w:pPr>
              <w:jc w:val="center"/>
              <w:rPr>
                <w:sz w:val="21"/>
                <w:szCs w:val="21"/>
              </w:rPr>
            </w:pPr>
            <w:r>
              <w:t>Group_13_RTTC_NUMBER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P70W14</w:t>
            </w:r>
          </w:p>
        </w:tc>
        <w:tc>
          <w:tcPr>
            <w:tcW w:w="1196" w:type="dxa"/>
            <w:vAlign w:val="center"/>
          </w:tcPr>
          <w:p>
            <w:pPr>
              <w:jc w:val="center"/>
              <w:rPr>
                <w:sz w:val="21"/>
                <w:szCs w:val="21"/>
              </w:rPr>
            </w:pPr>
            <w:r>
              <w:t>XG015</w:t>
            </w:r>
          </w:p>
        </w:tc>
        <w:tc>
          <w:tcPr>
            <w:tcW w:w="1491" w:type="dxa"/>
            <w:vAlign w:val="center"/>
          </w:tcPr>
          <w:p>
            <w:pPr>
              <w:jc w:val="center"/>
              <w:rPr>
                <w:sz w:val="21"/>
                <w:szCs w:val="21"/>
              </w:rPr>
            </w:pPr>
            <w:r>
              <w:t>Group_14_RTTC_NUMBER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P70W15</w:t>
            </w:r>
          </w:p>
        </w:tc>
        <w:tc>
          <w:tcPr>
            <w:tcW w:w="1196" w:type="dxa"/>
            <w:vAlign w:val="center"/>
          </w:tcPr>
          <w:p>
            <w:pPr>
              <w:jc w:val="center"/>
              <w:rPr>
                <w:sz w:val="21"/>
                <w:szCs w:val="21"/>
              </w:rPr>
            </w:pPr>
            <w:r>
              <w:t>XG016</w:t>
            </w:r>
          </w:p>
        </w:tc>
        <w:tc>
          <w:tcPr>
            <w:tcW w:w="1491" w:type="dxa"/>
            <w:vAlign w:val="center"/>
          </w:tcPr>
          <w:p>
            <w:pPr>
              <w:jc w:val="center"/>
              <w:rPr>
                <w:sz w:val="21"/>
                <w:szCs w:val="21"/>
              </w:rPr>
            </w:pPr>
            <w:r>
              <w:t>Group_15_RTTC_NUMBER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P70W16</w:t>
            </w:r>
          </w:p>
        </w:tc>
        <w:tc>
          <w:tcPr>
            <w:tcW w:w="1196" w:type="dxa"/>
            <w:vAlign w:val="center"/>
          </w:tcPr>
          <w:p>
            <w:pPr>
              <w:jc w:val="center"/>
              <w:rPr>
                <w:sz w:val="21"/>
                <w:szCs w:val="21"/>
              </w:rPr>
            </w:pPr>
            <w:r>
              <w:t>XG017</w:t>
            </w:r>
          </w:p>
        </w:tc>
        <w:tc>
          <w:tcPr>
            <w:tcW w:w="1491" w:type="dxa"/>
            <w:vAlign w:val="center"/>
          </w:tcPr>
          <w:p>
            <w:pPr>
              <w:jc w:val="center"/>
              <w:rPr>
                <w:sz w:val="21"/>
                <w:szCs w:val="21"/>
              </w:rPr>
            </w:pPr>
            <w:r>
              <w:t>Group_16_RTTC_NUMBER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P70W17</w:t>
            </w:r>
          </w:p>
        </w:tc>
        <w:tc>
          <w:tcPr>
            <w:tcW w:w="1196" w:type="dxa"/>
            <w:vAlign w:val="center"/>
          </w:tcPr>
          <w:p>
            <w:pPr>
              <w:jc w:val="center"/>
              <w:rPr>
                <w:sz w:val="21"/>
                <w:szCs w:val="21"/>
              </w:rPr>
            </w:pPr>
            <w:r>
              <w:t>XG018</w:t>
            </w:r>
          </w:p>
        </w:tc>
        <w:tc>
          <w:tcPr>
            <w:tcW w:w="1491" w:type="dxa"/>
            <w:vAlign w:val="center"/>
          </w:tcPr>
          <w:p>
            <w:pPr>
              <w:jc w:val="center"/>
              <w:rPr>
                <w:sz w:val="21"/>
                <w:szCs w:val="21"/>
              </w:rPr>
            </w:pPr>
            <w:r>
              <w:t>Group_17_RTTC_NUMBER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P70W18</w:t>
            </w:r>
          </w:p>
        </w:tc>
        <w:tc>
          <w:tcPr>
            <w:tcW w:w="1196" w:type="dxa"/>
            <w:vAlign w:val="center"/>
          </w:tcPr>
          <w:p>
            <w:pPr>
              <w:jc w:val="center"/>
              <w:rPr>
                <w:sz w:val="21"/>
                <w:szCs w:val="21"/>
              </w:rPr>
            </w:pPr>
            <w:r>
              <w:t>XG019</w:t>
            </w:r>
          </w:p>
        </w:tc>
        <w:tc>
          <w:tcPr>
            <w:tcW w:w="1491" w:type="dxa"/>
            <w:vAlign w:val="center"/>
          </w:tcPr>
          <w:p>
            <w:pPr>
              <w:jc w:val="center"/>
              <w:rPr>
                <w:sz w:val="21"/>
                <w:szCs w:val="21"/>
              </w:rPr>
            </w:pPr>
            <w:r>
              <w:t>Group_18_RTTC_NUMBER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P70W19</w:t>
            </w:r>
          </w:p>
        </w:tc>
        <w:tc>
          <w:tcPr>
            <w:tcW w:w="1196" w:type="dxa"/>
            <w:vAlign w:val="center"/>
          </w:tcPr>
          <w:p>
            <w:pPr>
              <w:jc w:val="center"/>
              <w:rPr>
                <w:sz w:val="21"/>
                <w:szCs w:val="21"/>
              </w:rPr>
            </w:pPr>
            <w:r>
              <w:t>XG020</w:t>
            </w:r>
          </w:p>
        </w:tc>
        <w:tc>
          <w:tcPr>
            <w:tcW w:w="1491" w:type="dxa"/>
            <w:vAlign w:val="center"/>
          </w:tcPr>
          <w:p>
            <w:pPr>
              <w:jc w:val="center"/>
              <w:rPr>
                <w:sz w:val="21"/>
                <w:szCs w:val="21"/>
              </w:rPr>
            </w:pPr>
            <w:r>
              <w:t>Group_19_RTTC_NUMBER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P70W20</w:t>
            </w:r>
          </w:p>
        </w:tc>
        <w:tc>
          <w:tcPr>
            <w:tcW w:w="1196" w:type="dxa"/>
            <w:vAlign w:val="center"/>
          </w:tcPr>
          <w:p>
            <w:pPr>
              <w:jc w:val="center"/>
              <w:rPr>
                <w:sz w:val="21"/>
                <w:szCs w:val="21"/>
              </w:rPr>
            </w:pPr>
            <w:r>
              <w:t>XG021</w:t>
            </w:r>
          </w:p>
        </w:tc>
        <w:tc>
          <w:tcPr>
            <w:tcW w:w="1491" w:type="dxa"/>
            <w:vAlign w:val="center"/>
          </w:tcPr>
          <w:p>
            <w:pPr>
              <w:jc w:val="center"/>
              <w:rPr>
                <w:sz w:val="21"/>
                <w:szCs w:val="21"/>
              </w:rPr>
            </w:pPr>
            <w:r>
              <w:t>Group_20_RTTC_NUMBER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P70W21</w:t>
            </w:r>
          </w:p>
        </w:tc>
        <w:tc>
          <w:tcPr>
            <w:tcW w:w="1196" w:type="dxa"/>
            <w:vAlign w:val="center"/>
          </w:tcPr>
          <w:p>
            <w:pPr>
              <w:jc w:val="center"/>
              <w:rPr>
                <w:sz w:val="21"/>
                <w:szCs w:val="21"/>
              </w:rPr>
            </w:pPr>
            <w:r>
              <w:t>XG022</w:t>
            </w:r>
          </w:p>
        </w:tc>
        <w:tc>
          <w:tcPr>
            <w:tcW w:w="1491" w:type="dxa"/>
            <w:vAlign w:val="center"/>
          </w:tcPr>
          <w:p>
            <w:pPr>
              <w:jc w:val="center"/>
              <w:rPr>
                <w:sz w:val="21"/>
                <w:szCs w:val="21"/>
              </w:rPr>
            </w:pPr>
            <w:r>
              <w:t>Group_21_RTTC_NUMBER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P70W22</w:t>
            </w:r>
          </w:p>
        </w:tc>
        <w:tc>
          <w:tcPr>
            <w:tcW w:w="1196" w:type="dxa"/>
            <w:vAlign w:val="center"/>
          </w:tcPr>
          <w:p>
            <w:pPr>
              <w:jc w:val="center"/>
              <w:rPr>
                <w:sz w:val="21"/>
                <w:szCs w:val="21"/>
              </w:rPr>
            </w:pPr>
            <w:r>
              <w:t>XG023</w:t>
            </w:r>
          </w:p>
        </w:tc>
        <w:tc>
          <w:tcPr>
            <w:tcW w:w="1491" w:type="dxa"/>
            <w:vAlign w:val="center"/>
          </w:tcPr>
          <w:p>
            <w:pPr>
              <w:jc w:val="center"/>
              <w:rPr>
                <w:sz w:val="21"/>
                <w:szCs w:val="21"/>
              </w:rPr>
            </w:pPr>
            <w:r>
              <w:t>Group_22_RTTC_NUMBER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P70W23</w:t>
            </w:r>
          </w:p>
        </w:tc>
        <w:tc>
          <w:tcPr>
            <w:tcW w:w="1196" w:type="dxa"/>
            <w:vAlign w:val="center"/>
          </w:tcPr>
          <w:p>
            <w:pPr>
              <w:jc w:val="center"/>
              <w:rPr>
                <w:sz w:val="21"/>
                <w:szCs w:val="21"/>
              </w:rPr>
            </w:pPr>
            <w:r>
              <w:t>XG024</w:t>
            </w:r>
          </w:p>
        </w:tc>
        <w:tc>
          <w:tcPr>
            <w:tcW w:w="1491" w:type="dxa"/>
            <w:vAlign w:val="center"/>
          </w:tcPr>
          <w:p>
            <w:pPr>
              <w:jc w:val="center"/>
              <w:rPr>
                <w:sz w:val="21"/>
                <w:szCs w:val="21"/>
              </w:rPr>
            </w:pPr>
            <w:r>
              <w:t>Group_23_RTTC_NUMBER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P70W24</w:t>
            </w:r>
          </w:p>
        </w:tc>
        <w:tc>
          <w:tcPr>
            <w:tcW w:w="1196" w:type="dxa"/>
            <w:vAlign w:val="center"/>
          </w:tcPr>
          <w:p>
            <w:pPr>
              <w:jc w:val="center"/>
              <w:rPr>
                <w:sz w:val="21"/>
                <w:szCs w:val="21"/>
              </w:rPr>
            </w:pPr>
            <w:r>
              <w:t>XG025</w:t>
            </w:r>
          </w:p>
        </w:tc>
        <w:tc>
          <w:tcPr>
            <w:tcW w:w="1491" w:type="dxa"/>
            <w:vAlign w:val="center"/>
          </w:tcPr>
          <w:p>
            <w:pPr>
              <w:jc w:val="center"/>
              <w:rPr>
                <w:sz w:val="21"/>
                <w:szCs w:val="21"/>
              </w:rPr>
            </w:pPr>
            <w:r>
              <w:t>Group_24_RTTC_NUMBER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P70W25</w:t>
            </w:r>
          </w:p>
        </w:tc>
        <w:tc>
          <w:tcPr>
            <w:tcW w:w="1196" w:type="dxa"/>
            <w:vAlign w:val="center"/>
          </w:tcPr>
          <w:p>
            <w:pPr>
              <w:jc w:val="center"/>
              <w:rPr>
                <w:sz w:val="21"/>
                <w:szCs w:val="21"/>
              </w:rPr>
            </w:pPr>
            <w:r>
              <w:t>XG026</w:t>
            </w:r>
          </w:p>
        </w:tc>
        <w:tc>
          <w:tcPr>
            <w:tcW w:w="1491" w:type="dxa"/>
            <w:vAlign w:val="center"/>
          </w:tcPr>
          <w:p>
            <w:pPr>
              <w:jc w:val="center"/>
              <w:rPr>
                <w:sz w:val="21"/>
                <w:szCs w:val="21"/>
              </w:rPr>
            </w:pPr>
            <w:r>
              <w:t>Group_25_RTTC_NUMBER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P70W26</w:t>
            </w:r>
          </w:p>
        </w:tc>
        <w:tc>
          <w:tcPr>
            <w:tcW w:w="1196" w:type="dxa"/>
            <w:vAlign w:val="center"/>
          </w:tcPr>
          <w:p>
            <w:pPr>
              <w:jc w:val="center"/>
              <w:rPr>
                <w:sz w:val="21"/>
                <w:szCs w:val="21"/>
              </w:rPr>
            </w:pPr>
            <w:r>
              <w:t>XG027</w:t>
            </w:r>
          </w:p>
        </w:tc>
        <w:tc>
          <w:tcPr>
            <w:tcW w:w="1491" w:type="dxa"/>
            <w:vAlign w:val="center"/>
          </w:tcPr>
          <w:p>
            <w:pPr>
              <w:jc w:val="center"/>
              <w:rPr>
                <w:sz w:val="21"/>
                <w:szCs w:val="21"/>
              </w:rPr>
            </w:pPr>
            <w:r>
              <w:t>Group_26_RTTC_NUMBER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P70W27</w:t>
            </w:r>
          </w:p>
        </w:tc>
        <w:tc>
          <w:tcPr>
            <w:tcW w:w="1196" w:type="dxa"/>
            <w:vAlign w:val="center"/>
          </w:tcPr>
          <w:p>
            <w:pPr>
              <w:jc w:val="center"/>
              <w:rPr>
                <w:sz w:val="21"/>
                <w:szCs w:val="21"/>
              </w:rPr>
            </w:pPr>
            <w:r>
              <w:t>XG028</w:t>
            </w:r>
          </w:p>
        </w:tc>
        <w:tc>
          <w:tcPr>
            <w:tcW w:w="1491" w:type="dxa"/>
            <w:vAlign w:val="center"/>
          </w:tcPr>
          <w:p>
            <w:pPr>
              <w:jc w:val="center"/>
              <w:rPr>
                <w:sz w:val="21"/>
                <w:szCs w:val="21"/>
              </w:rPr>
            </w:pPr>
            <w:r>
              <w:t>Group_27_RTTC_NUMBER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P70W28</w:t>
            </w:r>
          </w:p>
        </w:tc>
        <w:tc>
          <w:tcPr>
            <w:tcW w:w="1196" w:type="dxa"/>
            <w:vAlign w:val="center"/>
          </w:tcPr>
          <w:p>
            <w:pPr>
              <w:jc w:val="center"/>
              <w:rPr>
                <w:sz w:val="21"/>
                <w:szCs w:val="21"/>
              </w:rPr>
            </w:pPr>
            <w:r>
              <w:t>XG029</w:t>
            </w:r>
          </w:p>
        </w:tc>
        <w:tc>
          <w:tcPr>
            <w:tcW w:w="1491" w:type="dxa"/>
            <w:vAlign w:val="center"/>
          </w:tcPr>
          <w:p>
            <w:pPr>
              <w:jc w:val="center"/>
              <w:rPr>
                <w:sz w:val="21"/>
                <w:szCs w:val="21"/>
              </w:rPr>
            </w:pPr>
            <w:r>
              <w:t>Group_28_RTTC_NUMBER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P70W29</w:t>
            </w:r>
          </w:p>
        </w:tc>
        <w:tc>
          <w:tcPr>
            <w:tcW w:w="1196" w:type="dxa"/>
            <w:vAlign w:val="center"/>
          </w:tcPr>
          <w:p>
            <w:pPr>
              <w:jc w:val="center"/>
              <w:rPr>
                <w:sz w:val="21"/>
                <w:szCs w:val="21"/>
              </w:rPr>
            </w:pPr>
            <w:r>
              <w:t>XG030</w:t>
            </w:r>
          </w:p>
        </w:tc>
        <w:tc>
          <w:tcPr>
            <w:tcW w:w="1491" w:type="dxa"/>
            <w:vAlign w:val="center"/>
          </w:tcPr>
          <w:p>
            <w:pPr>
              <w:jc w:val="center"/>
              <w:rPr>
                <w:sz w:val="21"/>
                <w:szCs w:val="21"/>
              </w:rPr>
            </w:pPr>
            <w:r>
              <w:t>Group_29_RTTC_NUMBER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P70W30</w:t>
            </w:r>
          </w:p>
        </w:tc>
        <w:tc>
          <w:tcPr>
            <w:tcW w:w="1196" w:type="dxa"/>
            <w:vAlign w:val="center"/>
          </w:tcPr>
          <w:p>
            <w:pPr>
              <w:jc w:val="center"/>
              <w:rPr>
                <w:sz w:val="21"/>
                <w:szCs w:val="21"/>
              </w:rPr>
            </w:pPr>
            <w:r>
              <w:t>XG031</w:t>
            </w:r>
          </w:p>
        </w:tc>
        <w:tc>
          <w:tcPr>
            <w:tcW w:w="1491" w:type="dxa"/>
            <w:vAlign w:val="center"/>
          </w:tcPr>
          <w:p>
            <w:pPr>
              <w:jc w:val="center"/>
              <w:rPr>
                <w:sz w:val="21"/>
                <w:szCs w:val="21"/>
              </w:rPr>
            </w:pPr>
            <w:r>
              <w:t>Group_30_RTTC_NUMBER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P70W31</w:t>
            </w:r>
          </w:p>
        </w:tc>
        <w:tc>
          <w:tcPr>
            <w:tcW w:w="1196" w:type="dxa"/>
            <w:vAlign w:val="center"/>
          </w:tcPr>
          <w:p>
            <w:pPr>
              <w:jc w:val="center"/>
              <w:rPr>
                <w:sz w:val="21"/>
                <w:szCs w:val="21"/>
              </w:rPr>
            </w:pPr>
            <w:r>
              <w:t>XG032</w:t>
            </w:r>
          </w:p>
        </w:tc>
        <w:tc>
          <w:tcPr>
            <w:tcW w:w="1491" w:type="dxa"/>
            <w:vAlign w:val="center"/>
          </w:tcPr>
          <w:p>
            <w:pPr>
              <w:jc w:val="center"/>
              <w:rPr>
                <w:sz w:val="21"/>
                <w:szCs w:val="21"/>
              </w:rPr>
            </w:pPr>
            <w:r>
              <w:t>Group_31_RTTC_NUMBER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P70W32</w:t>
            </w:r>
          </w:p>
        </w:tc>
        <w:tc>
          <w:tcPr>
            <w:tcW w:w="1196" w:type="dxa"/>
            <w:vAlign w:val="center"/>
          </w:tcPr>
          <w:p>
            <w:pPr>
              <w:jc w:val="center"/>
              <w:rPr>
                <w:sz w:val="21"/>
                <w:szCs w:val="21"/>
              </w:rPr>
            </w:pPr>
            <w:r>
              <w:t>XG033</w:t>
            </w:r>
          </w:p>
        </w:tc>
        <w:tc>
          <w:tcPr>
            <w:tcW w:w="1491" w:type="dxa"/>
            <w:vAlign w:val="center"/>
          </w:tcPr>
          <w:p>
            <w:pPr>
              <w:jc w:val="center"/>
              <w:rPr>
                <w:sz w:val="21"/>
                <w:szCs w:val="21"/>
              </w:rPr>
            </w:pPr>
            <w:r>
              <w:t>RTTTC_0_TC_Sent_COUNTER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P70W33</w:t>
            </w:r>
          </w:p>
        </w:tc>
        <w:tc>
          <w:tcPr>
            <w:tcW w:w="1196" w:type="dxa"/>
            <w:vAlign w:val="center"/>
          </w:tcPr>
          <w:p>
            <w:pPr>
              <w:jc w:val="center"/>
              <w:rPr>
                <w:sz w:val="21"/>
                <w:szCs w:val="21"/>
              </w:rPr>
            </w:pPr>
            <w:r>
              <w:t>XG034</w:t>
            </w:r>
          </w:p>
        </w:tc>
        <w:tc>
          <w:tcPr>
            <w:tcW w:w="1491" w:type="dxa"/>
            <w:vAlign w:val="center"/>
          </w:tcPr>
          <w:p>
            <w:pPr>
              <w:jc w:val="center"/>
              <w:rPr>
                <w:sz w:val="21"/>
                <w:szCs w:val="21"/>
              </w:rPr>
            </w:pPr>
            <w:r>
              <w:t>RTTTC_0_TC_Responded_COUNTER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P70W34</w:t>
            </w:r>
          </w:p>
        </w:tc>
        <w:tc>
          <w:tcPr>
            <w:tcW w:w="1196" w:type="dxa"/>
            <w:vAlign w:val="center"/>
          </w:tcPr>
          <w:p>
            <w:pPr>
              <w:jc w:val="center"/>
              <w:rPr>
                <w:sz w:val="21"/>
                <w:szCs w:val="21"/>
              </w:rPr>
            </w:pPr>
            <w:r>
              <w:t>XG035</w:t>
            </w:r>
          </w:p>
        </w:tc>
        <w:tc>
          <w:tcPr>
            <w:tcW w:w="1491" w:type="dxa"/>
            <w:vAlign w:val="center"/>
          </w:tcPr>
          <w:p>
            <w:pPr>
              <w:jc w:val="center"/>
              <w:rPr>
                <w:sz w:val="21"/>
                <w:szCs w:val="21"/>
              </w:rPr>
            </w:pPr>
            <w:r>
              <w:t>RTTTC_1_TC_Sent_COUNTER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P70W35</w:t>
            </w:r>
          </w:p>
        </w:tc>
        <w:tc>
          <w:tcPr>
            <w:tcW w:w="1196" w:type="dxa"/>
            <w:vAlign w:val="center"/>
          </w:tcPr>
          <w:p>
            <w:pPr>
              <w:jc w:val="center"/>
              <w:rPr>
                <w:sz w:val="21"/>
                <w:szCs w:val="21"/>
              </w:rPr>
            </w:pPr>
            <w:r>
              <w:t>XG036</w:t>
            </w:r>
          </w:p>
        </w:tc>
        <w:tc>
          <w:tcPr>
            <w:tcW w:w="1491" w:type="dxa"/>
            <w:vAlign w:val="center"/>
          </w:tcPr>
          <w:p>
            <w:pPr>
              <w:jc w:val="center"/>
              <w:rPr>
                <w:sz w:val="21"/>
                <w:szCs w:val="21"/>
              </w:rPr>
            </w:pPr>
            <w:r>
              <w:t>RTTTC_1_TC_Responded_COUNTER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P70W36</w:t>
            </w:r>
          </w:p>
        </w:tc>
        <w:tc>
          <w:tcPr>
            <w:tcW w:w="1196" w:type="dxa"/>
            <w:vAlign w:val="center"/>
          </w:tcPr>
          <w:p>
            <w:pPr>
              <w:jc w:val="center"/>
              <w:rPr>
                <w:sz w:val="21"/>
                <w:szCs w:val="21"/>
              </w:rPr>
            </w:pPr>
            <w:r>
              <w:t>XG037</w:t>
            </w:r>
          </w:p>
        </w:tc>
        <w:tc>
          <w:tcPr>
            <w:tcW w:w="1491" w:type="dxa"/>
            <w:vAlign w:val="center"/>
          </w:tcPr>
          <w:p>
            <w:pPr>
              <w:jc w:val="center"/>
              <w:rPr>
                <w:sz w:val="21"/>
                <w:szCs w:val="21"/>
              </w:rPr>
            </w:pPr>
            <w:r>
              <w:t>RTTTC_2_TC_Sent_COUNTER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P70W37</w:t>
            </w:r>
          </w:p>
        </w:tc>
        <w:tc>
          <w:tcPr>
            <w:tcW w:w="1196" w:type="dxa"/>
            <w:vAlign w:val="center"/>
          </w:tcPr>
          <w:p>
            <w:pPr>
              <w:jc w:val="center"/>
              <w:rPr>
                <w:sz w:val="21"/>
                <w:szCs w:val="21"/>
              </w:rPr>
            </w:pPr>
            <w:r>
              <w:t>XG038</w:t>
            </w:r>
          </w:p>
        </w:tc>
        <w:tc>
          <w:tcPr>
            <w:tcW w:w="1491" w:type="dxa"/>
            <w:vAlign w:val="center"/>
          </w:tcPr>
          <w:p>
            <w:pPr>
              <w:jc w:val="center"/>
              <w:rPr>
                <w:sz w:val="21"/>
                <w:szCs w:val="21"/>
              </w:rPr>
            </w:pPr>
            <w:r>
              <w:t>RTTTC_2_TC_Responded_COUNTER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P70W38</w:t>
            </w:r>
          </w:p>
        </w:tc>
        <w:tc>
          <w:tcPr>
            <w:tcW w:w="1196" w:type="dxa"/>
            <w:vAlign w:val="center"/>
          </w:tcPr>
          <w:p>
            <w:pPr>
              <w:jc w:val="center"/>
              <w:rPr>
                <w:sz w:val="21"/>
                <w:szCs w:val="21"/>
              </w:rPr>
            </w:pPr>
            <w:r>
              <w:t>XG039</w:t>
            </w:r>
          </w:p>
        </w:tc>
        <w:tc>
          <w:tcPr>
            <w:tcW w:w="1491" w:type="dxa"/>
            <w:vAlign w:val="center"/>
          </w:tcPr>
          <w:p>
            <w:pPr>
              <w:jc w:val="center"/>
              <w:rPr>
                <w:sz w:val="21"/>
                <w:szCs w:val="21"/>
              </w:rPr>
            </w:pPr>
            <w:r>
              <w:t>RTTTC_3_TC_Sent_COUNTER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P70W39</w:t>
            </w:r>
          </w:p>
        </w:tc>
        <w:tc>
          <w:tcPr>
            <w:tcW w:w="1196" w:type="dxa"/>
            <w:vAlign w:val="center"/>
          </w:tcPr>
          <w:p>
            <w:pPr>
              <w:jc w:val="center"/>
              <w:rPr>
                <w:sz w:val="21"/>
                <w:szCs w:val="21"/>
              </w:rPr>
            </w:pPr>
            <w:r>
              <w:t>XG040</w:t>
            </w:r>
          </w:p>
        </w:tc>
        <w:tc>
          <w:tcPr>
            <w:tcW w:w="1491" w:type="dxa"/>
            <w:vAlign w:val="center"/>
          </w:tcPr>
          <w:p>
            <w:pPr>
              <w:jc w:val="center"/>
              <w:rPr>
                <w:sz w:val="21"/>
                <w:szCs w:val="21"/>
              </w:rPr>
            </w:pPr>
            <w:r>
              <w:t>RTTTC_3_TC_Responded_COUNTER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P70W40</w:t>
            </w:r>
          </w:p>
        </w:tc>
        <w:tc>
          <w:tcPr>
            <w:tcW w:w="1196" w:type="dxa"/>
            <w:vAlign w:val="center"/>
          </w:tcPr>
          <w:p>
            <w:pPr>
              <w:jc w:val="center"/>
              <w:rPr>
                <w:sz w:val="21"/>
                <w:szCs w:val="21"/>
              </w:rPr>
            </w:pPr>
            <w:r>
              <w:t>XG041</w:t>
            </w:r>
          </w:p>
        </w:tc>
        <w:tc>
          <w:tcPr>
            <w:tcW w:w="1491" w:type="dxa"/>
            <w:vAlign w:val="center"/>
          </w:tcPr>
          <w:p>
            <w:pPr>
              <w:jc w:val="center"/>
              <w:rPr>
                <w:sz w:val="21"/>
                <w:szCs w:val="21"/>
              </w:rPr>
            </w:pPr>
            <w:r>
              <w:t>RTTTC_4_TC_Sent_COUNTER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P70W41</w:t>
            </w:r>
          </w:p>
        </w:tc>
        <w:tc>
          <w:tcPr>
            <w:tcW w:w="1196" w:type="dxa"/>
            <w:vAlign w:val="center"/>
          </w:tcPr>
          <w:p>
            <w:pPr>
              <w:jc w:val="center"/>
              <w:rPr>
                <w:sz w:val="21"/>
                <w:szCs w:val="21"/>
              </w:rPr>
            </w:pPr>
            <w:r>
              <w:t>XG042</w:t>
            </w:r>
          </w:p>
        </w:tc>
        <w:tc>
          <w:tcPr>
            <w:tcW w:w="1491" w:type="dxa"/>
            <w:vAlign w:val="center"/>
          </w:tcPr>
          <w:p>
            <w:pPr>
              <w:jc w:val="center"/>
              <w:rPr>
                <w:sz w:val="21"/>
                <w:szCs w:val="21"/>
              </w:rPr>
            </w:pPr>
            <w:r>
              <w:t>RTTTC_4_TC_Responded_COUNTER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P70W42</w:t>
            </w:r>
          </w:p>
        </w:tc>
        <w:tc>
          <w:tcPr>
            <w:tcW w:w="1196" w:type="dxa"/>
            <w:vAlign w:val="center"/>
          </w:tcPr>
          <w:p>
            <w:pPr>
              <w:jc w:val="center"/>
              <w:rPr>
                <w:sz w:val="21"/>
                <w:szCs w:val="21"/>
              </w:rPr>
            </w:pPr>
            <w:r>
              <w:t>XG043</w:t>
            </w:r>
          </w:p>
        </w:tc>
        <w:tc>
          <w:tcPr>
            <w:tcW w:w="1491" w:type="dxa"/>
            <w:vAlign w:val="center"/>
          </w:tcPr>
          <w:p>
            <w:pPr>
              <w:jc w:val="center"/>
              <w:rPr>
                <w:sz w:val="21"/>
                <w:szCs w:val="21"/>
              </w:rPr>
            </w:pPr>
            <w:r>
              <w:t>RTTTC_5_TC_Sent_COUNTER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P70W43</w:t>
            </w:r>
          </w:p>
        </w:tc>
        <w:tc>
          <w:tcPr>
            <w:tcW w:w="1196" w:type="dxa"/>
            <w:vAlign w:val="center"/>
          </w:tcPr>
          <w:p>
            <w:pPr>
              <w:jc w:val="center"/>
              <w:rPr>
                <w:sz w:val="21"/>
                <w:szCs w:val="21"/>
              </w:rPr>
            </w:pPr>
            <w:r>
              <w:t>XG044</w:t>
            </w:r>
          </w:p>
        </w:tc>
        <w:tc>
          <w:tcPr>
            <w:tcW w:w="1491" w:type="dxa"/>
            <w:vAlign w:val="center"/>
          </w:tcPr>
          <w:p>
            <w:pPr>
              <w:jc w:val="center"/>
              <w:rPr>
                <w:sz w:val="21"/>
                <w:szCs w:val="21"/>
              </w:rPr>
            </w:pPr>
            <w:r>
              <w:t>RTTTC_5_TC_Responded_COUNTER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P70W44</w:t>
            </w:r>
          </w:p>
        </w:tc>
        <w:tc>
          <w:tcPr>
            <w:tcW w:w="1196" w:type="dxa"/>
            <w:vAlign w:val="center"/>
          </w:tcPr>
          <w:p>
            <w:pPr>
              <w:jc w:val="center"/>
              <w:rPr>
                <w:sz w:val="21"/>
                <w:szCs w:val="21"/>
              </w:rPr>
            </w:pPr>
            <w:r>
              <w:t>XG045</w:t>
            </w:r>
          </w:p>
        </w:tc>
        <w:tc>
          <w:tcPr>
            <w:tcW w:w="1491" w:type="dxa"/>
            <w:vAlign w:val="center"/>
          </w:tcPr>
          <w:p>
            <w:pPr>
              <w:jc w:val="center"/>
              <w:rPr>
                <w:sz w:val="21"/>
                <w:szCs w:val="21"/>
              </w:rPr>
            </w:pPr>
            <w:r>
              <w:t>RTTTC_6_TC_Sent_COUNTER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P70W45</w:t>
            </w:r>
          </w:p>
        </w:tc>
        <w:tc>
          <w:tcPr>
            <w:tcW w:w="1196" w:type="dxa"/>
            <w:vAlign w:val="center"/>
          </w:tcPr>
          <w:p>
            <w:pPr>
              <w:jc w:val="center"/>
              <w:rPr>
                <w:sz w:val="21"/>
                <w:szCs w:val="21"/>
              </w:rPr>
            </w:pPr>
            <w:r>
              <w:t>XG046</w:t>
            </w:r>
          </w:p>
        </w:tc>
        <w:tc>
          <w:tcPr>
            <w:tcW w:w="1491" w:type="dxa"/>
            <w:vAlign w:val="center"/>
          </w:tcPr>
          <w:p>
            <w:pPr>
              <w:jc w:val="center"/>
              <w:rPr>
                <w:sz w:val="21"/>
                <w:szCs w:val="21"/>
              </w:rPr>
            </w:pPr>
            <w:r>
              <w:t>RTTTC_6_TC_Responded_COUNTER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P70W46</w:t>
            </w:r>
          </w:p>
        </w:tc>
        <w:tc>
          <w:tcPr>
            <w:tcW w:w="1196" w:type="dxa"/>
            <w:vAlign w:val="center"/>
          </w:tcPr>
          <w:p>
            <w:pPr>
              <w:jc w:val="center"/>
              <w:rPr>
                <w:sz w:val="21"/>
                <w:szCs w:val="21"/>
              </w:rPr>
            </w:pPr>
            <w:r>
              <w:t>XG047</w:t>
            </w:r>
          </w:p>
        </w:tc>
        <w:tc>
          <w:tcPr>
            <w:tcW w:w="1491" w:type="dxa"/>
            <w:vAlign w:val="center"/>
          </w:tcPr>
          <w:p>
            <w:pPr>
              <w:jc w:val="center"/>
              <w:rPr>
                <w:sz w:val="21"/>
                <w:szCs w:val="21"/>
              </w:rPr>
            </w:pPr>
            <w:r>
              <w:t>RTTTC_7_TC_Sent_COUNTER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P70W47</w:t>
            </w:r>
          </w:p>
        </w:tc>
        <w:tc>
          <w:tcPr>
            <w:tcW w:w="1196" w:type="dxa"/>
            <w:vAlign w:val="center"/>
          </w:tcPr>
          <w:p>
            <w:pPr>
              <w:jc w:val="center"/>
              <w:rPr>
                <w:sz w:val="21"/>
                <w:szCs w:val="21"/>
              </w:rPr>
            </w:pPr>
            <w:r>
              <w:t>XG048</w:t>
            </w:r>
          </w:p>
        </w:tc>
        <w:tc>
          <w:tcPr>
            <w:tcW w:w="1491" w:type="dxa"/>
            <w:vAlign w:val="center"/>
          </w:tcPr>
          <w:p>
            <w:pPr>
              <w:jc w:val="center"/>
              <w:rPr>
                <w:sz w:val="21"/>
                <w:szCs w:val="21"/>
              </w:rPr>
            </w:pPr>
            <w:r>
              <w:t>RTTTC_7_TC_Responded_COUNTER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P70W48</w:t>
            </w:r>
          </w:p>
        </w:tc>
        <w:tc>
          <w:tcPr>
            <w:tcW w:w="1196" w:type="dxa"/>
            <w:vAlign w:val="center"/>
          </w:tcPr>
          <w:p>
            <w:pPr>
              <w:jc w:val="center"/>
              <w:rPr>
                <w:sz w:val="21"/>
                <w:szCs w:val="21"/>
              </w:rPr>
            </w:pPr>
            <w:r>
              <w:t>XG049</w:t>
            </w:r>
          </w:p>
        </w:tc>
        <w:tc>
          <w:tcPr>
            <w:tcW w:w="1491" w:type="dxa"/>
            <w:vAlign w:val="center"/>
          </w:tcPr>
          <w:p>
            <w:pPr>
              <w:jc w:val="center"/>
              <w:rPr>
                <w:sz w:val="21"/>
                <w:szCs w:val="21"/>
              </w:rPr>
            </w:pPr>
            <w:r>
              <w:t>RTTTC_8_TC_Sent_COUNTER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P70W49</w:t>
            </w:r>
          </w:p>
        </w:tc>
        <w:tc>
          <w:tcPr>
            <w:tcW w:w="1196" w:type="dxa"/>
            <w:vAlign w:val="center"/>
          </w:tcPr>
          <w:p>
            <w:pPr>
              <w:jc w:val="center"/>
              <w:rPr>
                <w:sz w:val="21"/>
                <w:szCs w:val="21"/>
              </w:rPr>
            </w:pPr>
            <w:r>
              <w:t>XG050</w:t>
            </w:r>
          </w:p>
        </w:tc>
        <w:tc>
          <w:tcPr>
            <w:tcW w:w="1491" w:type="dxa"/>
            <w:vAlign w:val="center"/>
          </w:tcPr>
          <w:p>
            <w:pPr>
              <w:jc w:val="center"/>
              <w:rPr>
                <w:sz w:val="21"/>
                <w:szCs w:val="21"/>
              </w:rPr>
            </w:pPr>
            <w:r>
              <w:t>RTTTC_8_TC_Responded_COUNTER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P70W50</w:t>
            </w:r>
          </w:p>
        </w:tc>
        <w:tc>
          <w:tcPr>
            <w:tcW w:w="1196" w:type="dxa"/>
            <w:vAlign w:val="center"/>
          </w:tcPr>
          <w:p>
            <w:pPr>
              <w:jc w:val="center"/>
              <w:rPr>
                <w:sz w:val="21"/>
                <w:szCs w:val="21"/>
              </w:rPr>
            </w:pPr>
            <w:r>
              <w:t>XG051</w:t>
            </w:r>
          </w:p>
        </w:tc>
        <w:tc>
          <w:tcPr>
            <w:tcW w:w="1491" w:type="dxa"/>
            <w:vAlign w:val="center"/>
          </w:tcPr>
          <w:p>
            <w:pPr>
              <w:jc w:val="center"/>
              <w:rPr>
                <w:sz w:val="21"/>
                <w:szCs w:val="21"/>
              </w:rPr>
            </w:pPr>
            <w:r>
              <w:t>RTTTC_9_TC_Sent_COUNTER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P70W51</w:t>
            </w:r>
          </w:p>
        </w:tc>
        <w:tc>
          <w:tcPr>
            <w:tcW w:w="1196" w:type="dxa"/>
            <w:vAlign w:val="center"/>
          </w:tcPr>
          <w:p>
            <w:pPr>
              <w:jc w:val="center"/>
              <w:rPr>
                <w:sz w:val="21"/>
                <w:szCs w:val="21"/>
              </w:rPr>
            </w:pPr>
            <w:r>
              <w:t>XG052</w:t>
            </w:r>
          </w:p>
        </w:tc>
        <w:tc>
          <w:tcPr>
            <w:tcW w:w="1491" w:type="dxa"/>
            <w:vAlign w:val="center"/>
          </w:tcPr>
          <w:p>
            <w:pPr>
              <w:jc w:val="center"/>
              <w:rPr>
                <w:sz w:val="21"/>
                <w:szCs w:val="21"/>
              </w:rPr>
            </w:pPr>
            <w:r>
              <w:t>RTTTC_9_TC_Responded_COUNTER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P70W52</w:t>
            </w:r>
          </w:p>
        </w:tc>
        <w:tc>
          <w:tcPr>
            <w:tcW w:w="1196" w:type="dxa"/>
            <w:vAlign w:val="center"/>
          </w:tcPr>
          <w:p>
            <w:pPr>
              <w:jc w:val="center"/>
              <w:rPr>
                <w:sz w:val="21"/>
                <w:szCs w:val="21"/>
              </w:rPr>
            </w:pPr>
            <w:r>
              <w:t>XG053</w:t>
            </w:r>
          </w:p>
        </w:tc>
        <w:tc>
          <w:tcPr>
            <w:tcW w:w="1491" w:type="dxa"/>
            <w:vAlign w:val="center"/>
          </w:tcPr>
          <w:p>
            <w:pPr>
              <w:jc w:val="center"/>
              <w:rPr>
                <w:sz w:val="21"/>
                <w:szCs w:val="21"/>
              </w:rPr>
            </w:pPr>
            <w:r>
              <w:t>RTTTC_10_TC_Sent_COUNTER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P70W53</w:t>
            </w:r>
          </w:p>
        </w:tc>
        <w:tc>
          <w:tcPr>
            <w:tcW w:w="1196" w:type="dxa"/>
            <w:vAlign w:val="center"/>
          </w:tcPr>
          <w:p>
            <w:pPr>
              <w:jc w:val="center"/>
              <w:rPr>
                <w:sz w:val="21"/>
                <w:szCs w:val="21"/>
              </w:rPr>
            </w:pPr>
            <w:r>
              <w:t>XG054</w:t>
            </w:r>
          </w:p>
        </w:tc>
        <w:tc>
          <w:tcPr>
            <w:tcW w:w="1491" w:type="dxa"/>
            <w:vAlign w:val="center"/>
          </w:tcPr>
          <w:p>
            <w:pPr>
              <w:jc w:val="center"/>
              <w:rPr>
                <w:sz w:val="21"/>
                <w:szCs w:val="21"/>
              </w:rPr>
            </w:pPr>
            <w:r>
              <w:t>RTTTC_10_TC_Responded_COUNTER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P70W54</w:t>
            </w:r>
          </w:p>
        </w:tc>
        <w:tc>
          <w:tcPr>
            <w:tcW w:w="1196" w:type="dxa"/>
            <w:vAlign w:val="center"/>
          </w:tcPr>
          <w:p>
            <w:pPr>
              <w:jc w:val="center"/>
              <w:rPr>
                <w:sz w:val="21"/>
                <w:szCs w:val="21"/>
              </w:rPr>
            </w:pPr>
            <w:r>
              <w:t>XG055</w:t>
            </w:r>
          </w:p>
        </w:tc>
        <w:tc>
          <w:tcPr>
            <w:tcW w:w="1491" w:type="dxa"/>
            <w:vAlign w:val="center"/>
          </w:tcPr>
          <w:p>
            <w:pPr>
              <w:jc w:val="center"/>
              <w:rPr>
                <w:sz w:val="21"/>
                <w:szCs w:val="21"/>
              </w:rPr>
            </w:pPr>
            <w:r>
              <w:t>RTTTC_11_TC_Sent_COUNTER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P70W55</w:t>
            </w:r>
          </w:p>
        </w:tc>
        <w:tc>
          <w:tcPr>
            <w:tcW w:w="1196" w:type="dxa"/>
            <w:vAlign w:val="center"/>
          </w:tcPr>
          <w:p>
            <w:pPr>
              <w:jc w:val="center"/>
              <w:rPr>
                <w:sz w:val="21"/>
                <w:szCs w:val="21"/>
              </w:rPr>
            </w:pPr>
            <w:r>
              <w:t>XG056</w:t>
            </w:r>
          </w:p>
        </w:tc>
        <w:tc>
          <w:tcPr>
            <w:tcW w:w="1491" w:type="dxa"/>
            <w:vAlign w:val="center"/>
          </w:tcPr>
          <w:p>
            <w:pPr>
              <w:jc w:val="center"/>
              <w:rPr>
                <w:sz w:val="21"/>
                <w:szCs w:val="21"/>
              </w:rPr>
            </w:pPr>
            <w:r>
              <w:t>RTTTC_11_TC_Responded_COUNTER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P70W56</w:t>
            </w:r>
          </w:p>
        </w:tc>
        <w:tc>
          <w:tcPr>
            <w:tcW w:w="1196" w:type="dxa"/>
            <w:vAlign w:val="center"/>
          </w:tcPr>
          <w:p>
            <w:pPr>
              <w:jc w:val="center"/>
              <w:rPr>
                <w:sz w:val="21"/>
                <w:szCs w:val="21"/>
              </w:rPr>
            </w:pPr>
            <w:r>
              <w:t>XG057</w:t>
            </w:r>
          </w:p>
        </w:tc>
        <w:tc>
          <w:tcPr>
            <w:tcW w:w="1491" w:type="dxa"/>
            <w:vAlign w:val="center"/>
          </w:tcPr>
          <w:p>
            <w:pPr>
              <w:jc w:val="center"/>
              <w:rPr>
                <w:sz w:val="21"/>
                <w:szCs w:val="21"/>
              </w:rPr>
            </w:pPr>
            <w:r>
              <w:t>RTTTC_12_TC_Sent_COUNTER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P70W57</w:t>
            </w:r>
          </w:p>
        </w:tc>
        <w:tc>
          <w:tcPr>
            <w:tcW w:w="1196" w:type="dxa"/>
            <w:vAlign w:val="center"/>
          </w:tcPr>
          <w:p>
            <w:pPr>
              <w:jc w:val="center"/>
              <w:rPr>
                <w:sz w:val="21"/>
                <w:szCs w:val="21"/>
              </w:rPr>
            </w:pPr>
            <w:r>
              <w:t>XG058</w:t>
            </w:r>
          </w:p>
        </w:tc>
        <w:tc>
          <w:tcPr>
            <w:tcW w:w="1491" w:type="dxa"/>
            <w:vAlign w:val="center"/>
          </w:tcPr>
          <w:p>
            <w:pPr>
              <w:jc w:val="center"/>
              <w:rPr>
                <w:sz w:val="21"/>
                <w:szCs w:val="21"/>
              </w:rPr>
            </w:pPr>
            <w:r>
              <w:t>RTTTC_12_TC_Responded_COUNTER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P70W58</w:t>
            </w:r>
          </w:p>
        </w:tc>
        <w:tc>
          <w:tcPr>
            <w:tcW w:w="1196" w:type="dxa"/>
            <w:vAlign w:val="center"/>
          </w:tcPr>
          <w:p>
            <w:pPr>
              <w:jc w:val="center"/>
              <w:rPr>
                <w:sz w:val="21"/>
                <w:szCs w:val="21"/>
              </w:rPr>
            </w:pPr>
            <w:r>
              <w:t>XG059</w:t>
            </w:r>
          </w:p>
        </w:tc>
        <w:tc>
          <w:tcPr>
            <w:tcW w:w="1491" w:type="dxa"/>
            <w:vAlign w:val="center"/>
          </w:tcPr>
          <w:p>
            <w:pPr>
              <w:jc w:val="center"/>
              <w:rPr>
                <w:sz w:val="21"/>
                <w:szCs w:val="21"/>
              </w:rPr>
            </w:pPr>
            <w:r>
              <w:t>RTTTC_13_TC_Sent_COUNTER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P70W59</w:t>
            </w:r>
          </w:p>
        </w:tc>
        <w:tc>
          <w:tcPr>
            <w:tcW w:w="1196" w:type="dxa"/>
            <w:vAlign w:val="center"/>
          </w:tcPr>
          <w:p>
            <w:pPr>
              <w:jc w:val="center"/>
              <w:rPr>
                <w:sz w:val="21"/>
                <w:szCs w:val="21"/>
              </w:rPr>
            </w:pPr>
            <w:r>
              <w:t>XG060</w:t>
            </w:r>
          </w:p>
        </w:tc>
        <w:tc>
          <w:tcPr>
            <w:tcW w:w="1491" w:type="dxa"/>
            <w:vAlign w:val="center"/>
          </w:tcPr>
          <w:p>
            <w:pPr>
              <w:jc w:val="center"/>
              <w:rPr>
                <w:sz w:val="21"/>
                <w:szCs w:val="21"/>
              </w:rPr>
            </w:pPr>
            <w:r>
              <w:t>RTTTC_13_TC_Responded_COUNTER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P70W60</w:t>
            </w:r>
          </w:p>
        </w:tc>
        <w:tc>
          <w:tcPr>
            <w:tcW w:w="1196" w:type="dxa"/>
            <w:vAlign w:val="center"/>
          </w:tcPr>
          <w:p>
            <w:pPr>
              <w:jc w:val="center"/>
              <w:rPr>
                <w:sz w:val="21"/>
                <w:szCs w:val="21"/>
              </w:rPr>
            </w:pPr>
            <w:r>
              <w:t>XG061</w:t>
            </w:r>
          </w:p>
        </w:tc>
        <w:tc>
          <w:tcPr>
            <w:tcW w:w="1491" w:type="dxa"/>
            <w:vAlign w:val="center"/>
          </w:tcPr>
          <w:p>
            <w:pPr>
              <w:jc w:val="center"/>
              <w:rPr>
                <w:sz w:val="21"/>
                <w:szCs w:val="21"/>
              </w:rPr>
            </w:pPr>
            <w:r>
              <w:t>RTTTC_14_TC_Sent_COUNTER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P70W61</w:t>
            </w:r>
          </w:p>
        </w:tc>
        <w:tc>
          <w:tcPr>
            <w:tcW w:w="1196" w:type="dxa"/>
            <w:vAlign w:val="center"/>
          </w:tcPr>
          <w:p>
            <w:pPr>
              <w:jc w:val="center"/>
              <w:rPr>
                <w:sz w:val="21"/>
                <w:szCs w:val="21"/>
              </w:rPr>
            </w:pPr>
            <w:r>
              <w:t>XG062</w:t>
            </w:r>
          </w:p>
        </w:tc>
        <w:tc>
          <w:tcPr>
            <w:tcW w:w="1491" w:type="dxa"/>
            <w:vAlign w:val="center"/>
          </w:tcPr>
          <w:p>
            <w:pPr>
              <w:jc w:val="center"/>
              <w:rPr>
                <w:sz w:val="21"/>
                <w:szCs w:val="21"/>
              </w:rPr>
            </w:pPr>
            <w:r>
              <w:t>RTTTC_14_TC_Responded_COUNTER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P70W62</w:t>
            </w:r>
          </w:p>
        </w:tc>
        <w:tc>
          <w:tcPr>
            <w:tcW w:w="1196" w:type="dxa"/>
            <w:vAlign w:val="center"/>
          </w:tcPr>
          <w:p>
            <w:pPr>
              <w:jc w:val="center"/>
              <w:rPr>
                <w:sz w:val="21"/>
                <w:szCs w:val="21"/>
              </w:rPr>
            </w:pPr>
            <w:r>
              <w:t>XG063</w:t>
            </w:r>
          </w:p>
        </w:tc>
        <w:tc>
          <w:tcPr>
            <w:tcW w:w="1491" w:type="dxa"/>
            <w:vAlign w:val="center"/>
          </w:tcPr>
          <w:p>
            <w:pPr>
              <w:jc w:val="center"/>
              <w:rPr>
                <w:sz w:val="21"/>
                <w:szCs w:val="21"/>
              </w:rPr>
            </w:pPr>
            <w:r>
              <w:t>RTTTC_15_TC_Sent_COUNTER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P70W63</w:t>
            </w:r>
          </w:p>
        </w:tc>
        <w:tc>
          <w:tcPr>
            <w:tcW w:w="1196" w:type="dxa"/>
            <w:vAlign w:val="center"/>
          </w:tcPr>
          <w:p>
            <w:pPr>
              <w:jc w:val="center"/>
              <w:rPr>
                <w:sz w:val="21"/>
                <w:szCs w:val="21"/>
              </w:rPr>
            </w:pPr>
            <w:r>
              <w:t>XG064</w:t>
            </w:r>
          </w:p>
        </w:tc>
        <w:tc>
          <w:tcPr>
            <w:tcW w:w="1491" w:type="dxa"/>
            <w:vAlign w:val="center"/>
          </w:tcPr>
          <w:p>
            <w:pPr>
              <w:jc w:val="center"/>
              <w:rPr>
                <w:sz w:val="21"/>
                <w:szCs w:val="21"/>
              </w:rPr>
            </w:pPr>
            <w:r>
              <w:t>RTTTC_15_TC_Responded_COUNTER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P70W64</w:t>
            </w:r>
          </w:p>
        </w:tc>
        <w:tc>
          <w:tcPr>
            <w:tcW w:w="1196" w:type="dxa"/>
            <w:vAlign w:val="center"/>
          </w:tcPr>
          <w:p>
            <w:pPr>
              <w:jc w:val="center"/>
              <w:rPr>
                <w:sz w:val="21"/>
                <w:szCs w:val="21"/>
              </w:rPr>
            </w:pPr>
            <w:r>
              <w:t>XG065</w:t>
            </w:r>
          </w:p>
        </w:tc>
        <w:tc>
          <w:tcPr>
            <w:tcW w:w="1491" w:type="dxa"/>
            <w:vAlign w:val="center"/>
          </w:tcPr>
          <w:p>
            <w:pPr>
              <w:jc w:val="center"/>
              <w:rPr>
                <w:sz w:val="21"/>
                <w:szCs w:val="21"/>
              </w:rPr>
            </w:pPr>
            <w:r>
              <w:t>RTTTC_16_TC_Sent_COUNTER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P70W65</w:t>
            </w:r>
          </w:p>
        </w:tc>
        <w:tc>
          <w:tcPr>
            <w:tcW w:w="1196" w:type="dxa"/>
            <w:vAlign w:val="center"/>
          </w:tcPr>
          <w:p>
            <w:pPr>
              <w:jc w:val="center"/>
              <w:rPr>
                <w:sz w:val="21"/>
                <w:szCs w:val="21"/>
              </w:rPr>
            </w:pPr>
            <w:r>
              <w:t>XG066</w:t>
            </w:r>
          </w:p>
        </w:tc>
        <w:tc>
          <w:tcPr>
            <w:tcW w:w="1491" w:type="dxa"/>
            <w:vAlign w:val="center"/>
          </w:tcPr>
          <w:p>
            <w:pPr>
              <w:jc w:val="center"/>
              <w:rPr>
                <w:sz w:val="21"/>
                <w:szCs w:val="21"/>
              </w:rPr>
            </w:pPr>
            <w:r>
              <w:t>RTTTC_16_TC_Responded_COUNTER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P70W66</w:t>
            </w:r>
          </w:p>
        </w:tc>
        <w:tc>
          <w:tcPr>
            <w:tcW w:w="1196" w:type="dxa"/>
            <w:vAlign w:val="center"/>
          </w:tcPr>
          <w:p>
            <w:pPr>
              <w:jc w:val="center"/>
              <w:rPr>
                <w:sz w:val="21"/>
                <w:szCs w:val="21"/>
              </w:rPr>
            </w:pPr>
            <w:r>
              <w:t>XG067</w:t>
            </w:r>
          </w:p>
        </w:tc>
        <w:tc>
          <w:tcPr>
            <w:tcW w:w="1491" w:type="dxa"/>
            <w:vAlign w:val="center"/>
          </w:tcPr>
          <w:p>
            <w:pPr>
              <w:jc w:val="center"/>
              <w:rPr>
                <w:sz w:val="21"/>
                <w:szCs w:val="21"/>
              </w:rPr>
            </w:pPr>
            <w:r>
              <w:t>RTTTC_17_TC_Sent_COUNTER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P70W67</w:t>
            </w:r>
          </w:p>
        </w:tc>
        <w:tc>
          <w:tcPr>
            <w:tcW w:w="1196" w:type="dxa"/>
            <w:vAlign w:val="center"/>
          </w:tcPr>
          <w:p>
            <w:pPr>
              <w:jc w:val="center"/>
              <w:rPr>
                <w:sz w:val="21"/>
                <w:szCs w:val="21"/>
              </w:rPr>
            </w:pPr>
            <w:r>
              <w:t>XG068</w:t>
            </w:r>
          </w:p>
        </w:tc>
        <w:tc>
          <w:tcPr>
            <w:tcW w:w="1491" w:type="dxa"/>
            <w:vAlign w:val="center"/>
          </w:tcPr>
          <w:p>
            <w:pPr>
              <w:jc w:val="center"/>
              <w:rPr>
                <w:sz w:val="21"/>
                <w:szCs w:val="21"/>
              </w:rPr>
            </w:pPr>
            <w:r>
              <w:t>RTTTC_17_TC_Responded_COUNTER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P70W68</w:t>
            </w:r>
          </w:p>
        </w:tc>
        <w:tc>
          <w:tcPr>
            <w:tcW w:w="1196" w:type="dxa"/>
            <w:vAlign w:val="center"/>
          </w:tcPr>
          <w:p>
            <w:pPr>
              <w:jc w:val="center"/>
              <w:rPr>
                <w:sz w:val="21"/>
                <w:szCs w:val="21"/>
              </w:rPr>
            </w:pPr>
            <w:r>
              <w:t>XG069</w:t>
            </w:r>
          </w:p>
        </w:tc>
        <w:tc>
          <w:tcPr>
            <w:tcW w:w="1491" w:type="dxa"/>
            <w:vAlign w:val="center"/>
          </w:tcPr>
          <w:p>
            <w:pPr>
              <w:jc w:val="center"/>
              <w:rPr>
                <w:sz w:val="21"/>
                <w:szCs w:val="21"/>
              </w:rPr>
            </w:pPr>
            <w:r>
              <w:t>RTTTC_18_TC_Sent_COUNTER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P70W69</w:t>
            </w:r>
          </w:p>
        </w:tc>
        <w:tc>
          <w:tcPr>
            <w:tcW w:w="1196" w:type="dxa"/>
            <w:vAlign w:val="center"/>
          </w:tcPr>
          <w:p>
            <w:pPr>
              <w:jc w:val="center"/>
              <w:rPr>
                <w:sz w:val="21"/>
                <w:szCs w:val="21"/>
              </w:rPr>
            </w:pPr>
            <w:r>
              <w:t>XG070</w:t>
            </w:r>
          </w:p>
        </w:tc>
        <w:tc>
          <w:tcPr>
            <w:tcW w:w="1491" w:type="dxa"/>
            <w:vAlign w:val="center"/>
          </w:tcPr>
          <w:p>
            <w:pPr>
              <w:jc w:val="center"/>
              <w:rPr>
                <w:sz w:val="21"/>
                <w:szCs w:val="21"/>
              </w:rPr>
            </w:pPr>
            <w:r>
              <w:t>RTTTC_18_TC_Responded_COUNTER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P70W70</w:t>
            </w:r>
          </w:p>
        </w:tc>
        <w:tc>
          <w:tcPr>
            <w:tcW w:w="1196" w:type="dxa"/>
            <w:vAlign w:val="center"/>
          </w:tcPr>
          <w:p>
            <w:pPr>
              <w:jc w:val="center"/>
              <w:rPr>
                <w:sz w:val="21"/>
                <w:szCs w:val="21"/>
              </w:rPr>
            </w:pPr>
            <w:r>
              <w:t>XG071</w:t>
            </w:r>
          </w:p>
        </w:tc>
        <w:tc>
          <w:tcPr>
            <w:tcW w:w="1491" w:type="dxa"/>
            <w:vAlign w:val="center"/>
          </w:tcPr>
          <w:p>
            <w:pPr>
              <w:jc w:val="center"/>
              <w:rPr>
                <w:sz w:val="21"/>
                <w:szCs w:val="21"/>
              </w:rPr>
            </w:pPr>
            <w:r>
              <w:t>RTTTC_19_TC_Sent_COUNTER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P70W71</w:t>
            </w:r>
          </w:p>
        </w:tc>
        <w:tc>
          <w:tcPr>
            <w:tcW w:w="1196" w:type="dxa"/>
            <w:vAlign w:val="center"/>
          </w:tcPr>
          <w:p>
            <w:pPr>
              <w:jc w:val="center"/>
              <w:rPr>
                <w:sz w:val="21"/>
                <w:szCs w:val="21"/>
              </w:rPr>
            </w:pPr>
            <w:r>
              <w:t>XG072</w:t>
            </w:r>
          </w:p>
        </w:tc>
        <w:tc>
          <w:tcPr>
            <w:tcW w:w="1491" w:type="dxa"/>
            <w:vAlign w:val="center"/>
          </w:tcPr>
          <w:p>
            <w:pPr>
              <w:jc w:val="center"/>
              <w:rPr>
                <w:sz w:val="21"/>
                <w:szCs w:val="21"/>
              </w:rPr>
            </w:pPr>
            <w:r>
              <w:t>RTTTC_19_TC_Responded_COUNTER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P70W72</w:t>
            </w:r>
          </w:p>
        </w:tc>
        <w:tc>
          <w:tcPr>
            <w:tcW w:w="1196" w:type="dxa"/>
            <w:vAlign w:val="center"/>
          </w:tcPr>
          <w:p>
            <w:pPr>
              <w:jc w:val="center"/>
              <w:rPr>
                <w:sz w:val="21"/>
                <w:szCs w:val="21"/>
              </w:rPr>
            </w:pPr>
            <w:r>
              <w:t>XG073</w:t>
            </w:r>
          </w:p>
        </w:tc>
        <w:tc>
          <w:tcPr>
            <w:tcW w:w="1491" w:type="dxa"/>
            <w:vAlign w:val="center"/>
          </w:tcPr>
          <w:p>
            <w:pPr>
              <w:jc w:val="center"/>
              <w:rPr>
                <w:sz w:val="21"/>
                <w:szCs w:val="21"/>
              </w:rPr>
            </w:pPr>
            <w:r>
              <w:t>RTTTC_20_TC_Sent_COUNTER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P70W73</w:t>
            </w:r>
          </w:p>
        </w:tc>
        <w:tc>
          <w:tcPr>
            <w:tcW w:w="1196" w:type="dxa"/>
            <w:vAlign w:val="center"/>
          </w:tcPr>
          <w:p>
            <w:pPr>
              <w:jc w:val="center"/>
              <w:rPr>
                <w:sz w:val="21"/>
                <w:szCs w:val="21"/>
              </w:rPr>
            </w:pPr>
            <w:r>
              <w:t>XG074</w:t>
            </w:r>
          </w:p>
        </w:tc>
        <w:tc>
          <w:tcPr>
            <w:tcW w:w="1491" w:type="dxa"/>
            <w:vAlign w:val="center"/>
          </w:tcPr>
          <w:p>
            <w:pPr>
              <w:jc w:val="center"/>
              <w:rPr>
                <w:sz w:val="21"/>
                <w:szCs w:val="21"/>
              </w:rPr>
            </w:pPr>
            <w:r>
              <w:t>RTTTC_20_TC_Responded_COUNTER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P70W74</w:t>
            </w:r>
          </w:p>
        </w:tc>
        <w:tc>
          <w:tcPr>
            <w:tcW w:w="1196" w:type="dxa"/>
            <w:vAlign w:val="center"/>
          </w:tcPr>
          <w:p>
            <w:pPr>
              <w:jc w:val="center"/>
              <w:rPr>
                <w:sz w:val="21"/>
                <w:szCs w:val="21"/>
              </w:rPr>
            </w:pPr>
            <w:r>
              <w:t>XG075</w:t>
            </w:r>
          </w:p>
        </w:tc>
        <w:tc>
          <w:tcPr>
            <w:tcW w:w="1491" w:type="dxa"/>
            <w:vAlign w:val="center"/>
          </w:tcPr>
          <w:p>
            <w:pPr>
              <w:jc w:val="center"/>
              <w:rPr>
                <w:sz w:val="21"/>
                <w:szCs w:val="21"/>
              </w:rPr>
            </w:pPr>
            <w:r>
              <w:t>RTTTC_21_TC_Sent_COUNTER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P70W75</w:t>
            </w:r>
          </w:p>
        </w:tc>
        <w:tc>
          <w:tcPr>
            <w:tcW w:w="1196" w:type="dxa"/>
            <w:vAlign w:val="center"/>
          </w:tcPr>
          <w:p>
            <w:pPr>
              <w:jc w:val="center"/>
              <w:rPr>
                <w:sz w:val="21"/>
                <w:szCs w:val="21"/>
              </w:rPr>
            </w:pPr>
            <w:r>
              <w:t>XG076</w:t>
            </w:r>
          </w:p>
        </w:tc>
        <w:tc>
          <w:tcPr>
            <w:tcW w:w="1491" w:type="dxa"/>
            <w:vAlign w:val="center"/>
          </w:tcPr>
          <w:p>
            <w:pPr>
              <w:jc w:val="center"/>
              <w:rPr>
                <w:sz w:val="21"/>
                <w:szCs w:val="21"/>
              </w:rPr>
            </w:pPr>
            <w:r>
              <w:t>RTTTC_21_TC_Responded_COUNTER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P70W76</w:t>
            </w:r>
          </w:p>
        </w:tc>
        <w:tc>
          <w:tcPr>
            <w:tcW w:w="1196" w:type="dxa"/>
            <w:vAlign w:val="center"/>
          </w:tcPr>
          <w:p>
            <w:pPr>
              <w:jc w:val="center"/>
              <w:rPr>
                <w:sz w:val="21"/>
                <w:szCs w:val="21"/>
              </w:rPr>
            </w:pPr>
            <w:r>
              <w:t>XG077</w:t>
            </w:r>
          </w:p>
        </w:tc>
        <w:tc>
          <w:tcPr>
            <w:tcW w:w="1491" w:type="dxa"/>
            <w:vAlign w:val="center"/>
          </w:tcPr>
          <w:p>
            <w:pPr>
              <w:jc w:val="center"/>
              <w:rPr>
                <w:sz w:val="21"/>
                <w:szCs w:val="21"/>
              </w:rPr>
            </w:pPr>
            <w:r>
              <w:t>RTTTC_22_TC_Sent_COUNTER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P70W77</w:t>
            </w:r>
          </w:p>
        </w:tc>
        <w:tc>
          <w:tcPr>
            <w:tcW w:w="1196" w:type="dxa"/>
            <w:vAlign w:val="center"/>
          </w:tcPr>
          <w:p>
            <w:pPr>
              <w:jc w:val="center"/>
              <w:rPr>
                <w:sz w:val="21"/>
                <w:szCs w:val="21"/>
              </w:rPr>
            </w:pPr>
            <w:r>
              <w:t>XG078</w:t>
            </w:r>
          </w:p>
        </w:tc>
        <w:tc>
          <w:tcPr>
            <w:tcW w:w="1491" w:type="dxa"/>
            <w:vAlign w:val="center"/>
          </w:tcPr>
          <w:p>
            <w:pPr>
              <w:jc w:val="center"/>
              <w:rPr>
                <w:sz w:val="21"/>
                <w:szCs w:val="21"/>
              </w:rPr>
            </w:pPr>
            <w:r>
              <w:t>RTTTC_22_TC_Responded_COUNTER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P70W78</w:t>
            </w:r>
          </w:p>
        </w:tc>
        <w:tc>
          <w:tcPr>
            <w:tcW w:w="1196" w:type="dxa"/>
            <w:vAlign w:val="center"/>
          </w:tcPr>
          <w:p>
            <w:pPr>
              <w:jc w:val="center"/>
              <w:rPr>
                <w:sz w:val="21"/>
                <w:szCs w:val="21"/>
              </w:rPr>
            </w:pPr>
            <w:r>
              <w:t>XG079</w:t>
            </w:r>
          </w:p>
        </w:tc>
        <w:tc>
          <w:tcPr>
            <w:tcW w:w="1491" w:type="dxa"/>
            <w:vAlign w:val="center"/>
          </w:tcPr>
          <w:p>
            <w:pPr>
              <w:jc w:val="center"/>
              <w:rPr>
                <w:sz w:val="21"/>
                <w:szCs w:val="21"/>
              </w:rPr>
            </w:pPr>
            <w:r>
              <w:t>RTTTC_23_TC_Sent_COUNTER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P70W79</w:t>
            </w:r>
          </w:p>
        </w:tc>
        <w:tc>
          <w:tcPr>
            <w:tcW w:w="1196" w:type="dxa"/>
            <w:vAlign w:val="center"/>
          </w:tcPr>
          <w:p>
            <w:pPr>
              <w:jc w:val="center"/>
              <w:rPr>
                <w:sz w:val="21"/>
                <w:szCs w:val="21"/>
              </w:rPr>
            </w:pPr>
            <w:r>
              <w:t>XG080</w:t>
            </w:r>
          </w:p>
        </w:tc>
        <w:tc>
          <w:tcPr>
            <w:tcW w:w="1491" w:type="dxa"/>
            <w:vAlign w:val="center"/>
          </w:tcPr>
          <w:p>
            <w:pPr>
              <w:jc w:val="center"/>
              <w:rPr>
                <w:sz w:val="21"/>
                <w:szCs w:val="21"/>
              </w:rPr>
            </w:pPr>
            <w:r>
              <w:t>RTTTC_23_TC_Responded_COUNTER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P70W80</w:t>
            </w:r>
          </w:p>
        </w:tc>
        <w:tc>
          <w:tcPr>
            <w:tcW w:w="1196" w:type="dxa"/>
            <w:vAlign w:val="center"/>
          </w:tcPr>
          <w:p>
            <w:pPr>
              <w:jc w:val="center"/>
              <w:rPr>
                <w:sz w:val="21"/>
                <w:szCs w:val="21"/>
              </w:rPr>
            </w:pPr>
            <w:r>
              <w:t>XG081</w:t>
            </w:r>
          </w:p>
        </w:tc>
        <w:tc>
          <w:tcPr>
            <w:tcW w:w="1491" w:type="dxa"/>
            <w:vAlign w:val="center"/>
          </w:tcPr>
          <w:p>
            <w:pPr>
              <w:jc w:val="center"/>
              <w:rPr>
                <w:sz w:val="21"/>
                <w:szCs w:val="21"/>
              </w:rPr>
            </w:pPr>
            <w:r>
              <w:t>RTTTC_24_TC_Sent_COUNTER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P70W81</w:t>
            </w:r>
          </w:p>
        </w:tc>
        <w:tc>
          <w:tcPr>
            <w:tcW w:w="1196" w:type="dxa"/>
            <w:vAlign w:val="center"/>
          </w:tcPr>
          <w:p>
            <w:pPr>
              <w:jc w:val="center"/>
              <w:rPr>
                <w:sz w:val="21"/>
                <w:szCs w:val="21"/>
              </w:rPr>
            </w:pPr>
            <w:r>
              <w:t>XG082</w:t>
            </w:r>
          </w:p>
        </w:tc>
        <w:tc>
          <w:tcPr>
            <w:tcW w:w="1491" w:type="dxa"/>
            <w:vAlign w:val="center"/>
          </w:tcPr>
          <w:p>
            <w:pPr>
              <w:jc w:val="center"/>
              <w:rPr>
                <w:sz w:val="21"/>
                <w:szCs w:val="21"/>
              </w:rPr>
            </w:pPr>
            <w:r>
              <w:t>RTTTC_24_TC_Responded_COUNTER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P70W82</w:t>
            </w:r>
          </w:p>
        </w:tc>
        <w:tc>
          <w:tcPr>
            <w:tcW w:w="1196" w:type="dxa"/>
            <w:vAlign w:val="center"/>
          </w:tcPr>
          <w:p>
            <w:pPr>
              <w:jc w:val="center"/>
              <w:rPr>
                <w:sz w:val="21"/>
                <w:szCs w:val="21"/>
              </w:rPr>
            </w:pPr>
            <w:r>
              <w:t>XG083</w:t>
            </w:r>
          </w:p>
        </w:tc>
        <w:tc>
          <w:tcPr>
            <w:tcW w:w="1491" w:type="dxa"/>
            <w:vAlign w:val="center"/>
          </w:tcPr>
          <w:p>
            <w:pPr>
              <w:jc w:val="center"/>
              <w:rPr>
                <w:sz w:val="21"/>
                <w:szCs w:val="21"/>
              </w:rPr>
            </w:pPr>
            <w:r>
              <w:t>RTTTC_25_TC_Sent_COUNTER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P70W83</w:t>
            </w:r>
          </w:p>
        </w:tc>
        <w:tc>
          <w:tcPr>
            <w:tcW w:w="1196" w:type="dxa"/>
            <w:vAlign w:val="center"/>
          </w:tcPr>
          <w:p>
            <w:pPr>
              <w:jc w:val="center"/>
              <w:rPr>
                <w:sz w:val="21"/>
                <w:szCs w:val="21"/>
              </w:rPr>
            </w:pPr>
            <w:r>
              <w:t>XG084</w:t>
            </w:r>
          </w:p>
        </w:tc>
        <w:tc>
          <w:tcPr>
            <w:tcW w:w="1491" w:type="dxa"/>
            <w:vAlign w:val="center"/>
          </w:tcPr>
          <w:p>
            <w:pPr>
              <w:jc w:val="center"/>
              <w:rPr>
                <w:sz w:val="21"/>
                <w:szCs w:val="21"/>
              </w:rPr>
            </w:pPr>
            <w:r>
              <w:t>RTTTC_25_TC_Responded_COUNTER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P70W84</w:t>
            </w:r>
          </w:p>
        </w:tc>
        <w:tc>
          <w:tcPr>
            <w:tcW w:w="1196" w:type="dxa"/>
            <w:vAlign w:val="center"/>
          </w:tcPr>
          <w:p>
            <w:pPr>
              <w:jc w:val="center"/>
              <w:rPr>
                <w:sz w:val="21"/>
                <w:szCs w:val="21"/>
              </w:rPr>
            </w:pPr>
            <w:r>
              <w:t>XG085</w:t>
            </w:r>
          </w:p>
        </w:tc>
        <w:tc>
          <w:tcPr>
            <w:tcW w:w="1491" w:type="dxa"/>
            <w:vAlign w:val="center"/>
          </w:tcPr>
          <w:p>
            <w:pPr>
              <w:jc w:val="center"/>
              <w:rPr>
                <w:sz w:val="21"/>
                <w:szCs w:val="21"/>
              </w:rPr>
            </w:pPr>
            <w:r>
              <w:t>RTTTC_26_TC_Sent_COUNTER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P70W85</w:t>
            </w:r>
          </w:p>
        </w:tc>
        <w:tc>
          <w:tcPr>
            <w:tcW w:w="1196" w:type="dxa"/>
            <w:vAlign w:val="center"/>
          </w:tcPr>
          <w:p>
            <w:pPr>
              <w:jc w:val="center"/>
              <w:rPr>
                <w:sz w:val="21"/>
                <w:szCs w:val="21"/>
              </w:rPr>
            </w:pPr>
            <w:r>
              <w:t>XG086</w:t>
            </w:r>
          </w:p>
        </w:tc>
        <w:tc>
          <w:tcPr>
            <w:tcW w:w="1491" w:type="dxa"/>
            <w:vAlign w:val="center"/>
          </w:tcPr>
          <w:p>
            <w:pPr>
              <w:jc w:val="center"/>
              <w:rPr>
                <w:sz w:val="21"/>
                <w:szCs w:val="21"/>
              </w:rPr>
            </w:pPr>
            <w:r>
              <w:t>RTTTC_26_TC_Responded_COUNTER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P70W86</w:t>
            </w:r>
          </w:p>
        </w:tc>
        <w:tc>
          <w:tcPr>
            <w:tcW w:w="1196" w:type="dxa"/>
            <w:vAlign w:val="center"/>
          </w:tcPr>
          <w:p>
            <w:pPr>
              <w:jc w:val="center"/>
              <w:rPr>
                <w:sz w:val="21"/>
                <w:szCs w:val="21"/>
              </w:rPr>
            </w:pPr>
            <w:r>
              <w:t>XG087</w:t>
            </w:r>
          </w:p>
        </w:tc>
        <w:tc>
          <w:tcPr>
            <w:tcW w:w="1491" w:type="dxa"/>
            <w:vAlign w:val="center"/>
          </w:tcPr>
          <w:p>
            <w:pPr>
              <w:jc w:val="center"/>
              <w:rPr>
                <w:sz w:val="21"/>
                <w:szCs w:val="21"/>
              </w:rPr>
            </w:pPr>
            <w:r>
              <w:t>RTTTC_27_TC_Sent_COUNTER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P70W87</w:t>
            </w:r>
          </w:p>
        </w:tc>
        <w:tc>
          <w:tcPr>
            <w:tcW w:w="1196" w:type="dxa"/>
            <w:vAlign w:val="center"/>
          </w:tcPr>
          <w:p>
            <w:pPr>
              <w:jc w:val="center"/>
              <w:rPr>
                <w:sz w:val="21"/>
                <w:szCs w:val="21"/>
              </w:rPr>
            </w:pPr>
            <w:r>
              <w:t>XG088</w:t>
            </w:r>
          </w:p>
        </w:tc>
        <w:tc>
          <w:tcPr>
            <w:tcW w:w="1491" w:type="dxa"/>
            <w:vAlign w:val="center"/>
          </w:tcPr>
          <w:p>
            <w:pPr>
              <w:jc w:val="center"/>
              <w:rPr>
                <w:sz w:val="21"/>
                <w:szCs w:val="21"/>
              </w:rPr>
            </w:pPr>
            <w:r>
              <w:t>RTTTC_27_TC_Responded_COUNTER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P70W88</w:t>
            </w:r>
          </w:p>
        </w:tc>
        <w:tc>
          <w:tcPr>
            <w:tcW w:w="1196" w:type="dxa"/>
            <w:vAlign w:val="center"/>
          </w:tcPr>
          <w:p>
            <w:pPr>
              <w:jc w:val="center"/>
              <w:rPr>
                <w:sz w:val="21"/>
                <w:szCs w:val="21"/>
              </w:rPr>
            </w:pPr>
            <w:r>
              <w:t>XG089</w:t>
            </w:r>
          </w:p>
        </w:tc>
        <w:tc>
          <w:tcPr>
            <w:tcW w:w="1491" w:type="dxa"/>
            <w:vAlign w:val="center"/>
          </w:tcPr>
          <w:p>
            <w:pPr>
              <w:jc w:val="center"/>
              <w:rPr>
                <w:sz w:val="21"/>
                <w:szCs w:val="21"/>
              </w:rPr>
            </w:pPr>
            <w:r>
              <w:t>RTTTC_28_TC_Sent_COUNTER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P70W89</w:t>
            </w:r>
          </w:p>
        </w:tc>
        <w:tc>
          <w:tcPr>
            <w:tcW w:w="1196" w:type="dxa"/>
            <w:vAlign w:val="center"/>
          </w:tcPr>
          <w:p>
            <w:pPr>
              <w:jc w:val="center"/>
              <w:rPr>
                <w:sz w:val="21"/>
                <w:szCs w:val="21"/>
              </w:rPr>
            </w:pPr>
            <w:r>
              <w:t>XG090</w:t>
            </w:r>
          </w:p>
        </w:tc>
        <w:tc>
          <w:tcPr>
            <w:tcW w:w="1491" w:type="dxa"/>
            <w:vAlign w:val="center"/>
          </w:tcPr>
          <w:p>
            <w:pPr>
              <w:jc w:val="center"/>
              <w:rPr>
                <w:sz w:val="21"/>
                <w:szCs w:val="21"/>
              </w:rPr>
            </w:pPr>
            <w:r>
              <w:t>RTTTC_28_TC_Responded_COUNTER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P70W90</w:t>
            </w:r>
          </w:p>
        </w:tc>
        <w:tc>
          <w:tcPr>
            <w:tcW w:w="1196" w:type="dxa"/>
            <w:vAlign w:val="center"/>
          </w:tcPr>
          <w:p>
            <w:pPr>
              <w:jc w:val="center"/>
              <w:rPr>
                <w:sz w:val="21"/>
                <w:szCs w:val="21"/>
              </w:rPr>
            </w:pPr>
            <w:r>
              <w:t>XG091</w:t>
            </w:r>
          </w:p>
        </w:tc>
        <w:tc>
          <w:tcPr>
            <w:tcW w:w="1491" w:type="dxa"/>
            <w:vAlign w:val="center"/>
          </w:tcPr>
          <w:p>
            <w:pPr>
              <w:jc w:val="center"/>
              <w:rPr>
                <w:sz w:val="21"/>
                <w:szCs w:val="21"/>
              </w:rPr>
            </w:pPr>
            <w:r>
              <w:t>RTTTC_29_TC_Sent_COUNTER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P70W91</w:t>
            </w:r>
          </w:p>
        </w:tc>
        <w:tc>
          <w:tcPr>
            <w:tcW w:w="1196" w:type="dxa"/>
            <w:vAlign w:val="center"/>
          </w:tcPr>
          <w:p>
            <w:pPr>
              <w:jc w:val="center"/>
              <w:rPr>
                <w:sz w:val="21"/>
                <w:szCs w:val="21"/>
              </w:rPr>
            </w:pPr>
            <w:r>
              <w:t>XG092</w:t>
            </w:r>
          </w:p>
        </w:tc>
        <w:tc>
          <w:tcPr>
            <w:tcW w:w="1491" w:type="dxa"/>
            <w:vAlign w:val="center"/>
          </w:tcPr>
          <w:p>
            <w:pPr>
              <w:jc w:val="center"/>
              <w:rPr>
                <w:sz w:val="21"/>
                <w:szCs w:val="21"/>
              </w:rPr>
            </w:pPr>
            <w:r>
              <w:t>RTTTC_29_TC_Responded_COUNTER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P70W92</w:t>
            </w:r>
          </w:p>
        </w:tc>
        <w:tc>
          <w:tcPr>
            <w:tcW w:w="1196" w:type="dxa"/>
            <w:vAlign w:val="center"/>
          </w:tcPr>
          <w:p>
            <w:pPr>
              <w:jc w:val="center"/>
              <w:rPr>
                <w:sz w:val="21"/>
                <w:szCs w:val="21"/>
              </w:rPr>
            </w:pPr>
            <w:r>
              <w:t>XG093</w:t>
            </w:r>
          </w:p>
        </w:tc>
        <w:tc>
          <w:tcPr>
            <w:tcW w:w="1491" w:type="dxa"/>
            <w:vAlign w:val="center"/>
          </w:tcPr>
          <w:p>
            <w:pPr>
              <w:jc w:val="center"/>
              <w:rPr>
                <w:sz w:val="21"/>
                <w:szCs w:val="21"/>
              </w:rPr>
            </w:pPr>
            <w:r>
              <w:t>RTTTC_30_TC_Sent_COUNTER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P70W93</w:t>
            </w:r>
          </w:p>
        </w:tc>
        <w:tc>
          <w:tcPr>
            <w:tcW w:w="1196" w:type="dxa"/>
            <w:vAlign w:val="center"/>
          </w:tcPr>
          <w:p>
            <w:pPr>
              <w:jc w:val="center"/>
              <w:rPr>
                <w:sz w:val="21"/>
                <w:szCs w:val="21"/>
              </w:rPr>
            </w:pPr>
            <w:r>
              <w:t>XG094</w:t>
            </w:r>
          </w:p>
        </w:tc>
        <w:tc>
          <w:tcPr>
            <w:tcW w:w="1491" w:type="dxa"/>
            <w:vAlign w:val="center"/>
          </w:tcPr>
          <w:p>
            <w:pPr>
              <w:jc w:val="center"/>
              <w:rPr>
                <w:sz w:val="21"/>
                <w:szCs w:val="21"/>
              </w:rPr>
            </w:pPr>
            <w:r>
              <w:t>RTTTC_30_TC_Responded_COUNTER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P70W94</w:t>
            </w:r>
          </w:p>
        </w:tc>
        <w:tc>
          <w:tcPr>
            <w:tcW w:w="1196" w:type="dxa"/>
            <w:vAlign w:val="center"/>
          </w:tcPr>
          <w:p>
            <w:pPr>
              <w:jc w:val="center"/>
              <w:rPr>
                <w:sz w:val="21"/>
                <w:szCs w:val="21"/>
              </w:rPr>
            </w:pPr>
            <w:r>
              <w:t>XG095</w:t>
            </w:r>
          </w:p>
        </w:tc>
        <w:tc>
          <w:tcPr>
            <w:tcW w:w="1491" w:type="dxa"/>
            <w:vAlign w:val="center"/>
          </w:tcPr>
          <w:p>
            <w:pPr>
              <w:jc w:val="center"/>
              <w:rPr>
                <w:sz w:val="21"/>
                <w:szCs w:val="21"/>
              </w:rPr>
            </w:pPr>
            <w:r>
              <w:t>RTTTC_31_TC_Sent_COUNTER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P70W95</w:t>
            </w:r>
          </w:p>
        </w:tc>
        <w:tc>
          <w:tcPr>
            <w:tcW w:w="1196" w:type="dxa"/>
            <w:vAlign w:val="center"/>
          </w:tcPr>
          <w:p>
            <w:pPr>
              <w:jc w:val="center"/>
              <w:rPr>
                <w:sz w:val="21"/>
                <w:szCs w:val="21"/>
              </w:rPr>
            </w:pPr>
            <w:r>
              <w:t>XG096</w:t>
            </w:r>
          </w:p>
        </w:tc>
        <w:tc>
          <w:tcPr>
            <w:tcW w:w="1491" w:type="dxa"/>
            <w:vAlign w:val="center"/>
          </w:tcPr>
          <w:p>
            <w:pPr>
              <w:jc w:val="center"/>
              <w:rPr>
                <w:sz w:val="21"/>
                <w:szCs w:val="21"/>
              </w:rPr>
            </w:pPr>
            <w:r>
              <w:t>RTTTC_31_TC_Responded_COUNTER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7" w:name="_Toc18639"/>
      <w:r>
        <w:rPr>
          <w:b/>
          <w:lang w:val="en-US"/>
        </w:rPr>
        <w:t>OBC_RTTC_TM(F0H)</w:t>
      </w:r>
      <w:bookmarkEnd w:id="67"/>
    </w:p>
    <w:p>
      <w:r>
        <w:t>Pack ID=F0H；Pack length=255（Bytes=256）</w:t>
      </w:r>
      <w:r>
        <w:rPr>
          <w:lang w:val="zh-CN"/>
        </w:rPr>
        <w:t>。</w:t>
      </w:r>
    </w:p>
    <w:p>
      <w:pPr>
        <w:jc w:val="center"/>
      </w:pPr>
      <w:r>
        <w:rPr>
          <w:b/>
          <w:lang w:val="zh-CN"/>
        </w:rPr>
        <w:t>Table 8-10OBC_RTTC_TMTable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PF0W0</w:t>
            </w:r>
          </w:p>
        </w:tc>
        <w:tc>
          <w:tcPr>
            <w:tcW w:w="1196" w:type="dxa"/>
            <w:vAlign w:val="center"/>
          </w:tcPr>
          <w:p>
            <w:pPr>
              <w:jc w:val="center"/>
              <w:rPr>
                <w:sz w:val="21"/>
                <w:szCs w:val="21"/>
              </w:rPr>
            </w:pPr>
            <w:r>
              <w:t>XI001</w:t>
            </w:r>
          </w:p>
        </w:tc>
        <w:tc>
          <w:tcPr>
            <w:tcW w:w="1491" w:type="dxa"/>
            <w:vAlign w:val="center"/>
          </w:tcPr>
          <w:p>
            <w:pPr>
              <w:jc w:val="center"/>
              <w:rPr>
                <w:sz w:val="21"/>
                <w:szCs w:val="21"/>
              </w:rPr>
            </w:pPr>
            <w:r>
              <w:t>RTTC_Group_NUMBER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[0,31]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PF0W1W2B15~B12</w:t>
            </w:r>
          </w:p>
        </w:tc>
        <w:tc>
          <w:tcPr>
            <w:tcW w:w="1196" w:type="dxa"/>
            <w:vAlign w:val="center"/>
          </w:tcPr>
          <w:p>
            <w:pPr>
              <w:jc w:val="center"/>
              <w:rPr>
                <w:sz w:val="21"/>
                <w:szCs w:val="21"/>
              </w:rPr>
            </w:pPr>
            <w:r>
              <w:t>XI002</w:t>
            </w:r>
          </w:p>
        </w:tc>
        <w:tc>
          <w:tcPr>
            <w:tcW w:w="1491" w:type="dxa"/>
            <w:vAlign w:val="center"/>
          </w:tcPr>
          <w:p>
            <w:pPr>
              <w:jc w:val="center"/>
              <w:rPr>
                <w:sz w:val="21"/>
                <w:szCs w:val="21"/>
              </w:rPr>
            </w:pPr>
            <w:r>
              <w:t>TC_1_Segment_NUMBER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PF0W1W2B11~B0</w:t>
            </w:r>
          </w:p>
        </w:tc>
        <w:tc>
          <w:tcPr>
            <w:tcW w:w="1196" w:type="dxa"/>
            <w:vAlign w:val="center"/>
          </w:tcPr>
          <w:p>
            <w:pPr>
              <w:jc w:val="center"/>
              <w:rPr>
                <w:sz w:val="21"/>
                <w:szCs w:val="21"/>
              </w:rPr>
            </w:pPr>
            <w:r>
              <w:t>XI003</w:t>
            </w:r>
          </w:p>
        </w:tc>
        <w:tc>
          <w:tcPr>
            <w:tcW w:w="1491" w:type="dxa"/>
            <w:vAlign w:val="center"/>
          </w:tcPr>
          <w:p>
            <w:pPr>
              <w:jc w:val="center"/>
              <w:rPr>
                <w:sz w:val="21"/>
                <w:szCs w:val="21"/>
              </w:rPr>
            </w:pPr>
            <w:r>
              <w:t>TC_1_Relative_TIME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PF0W3~W6</w:t>
            </w:r>
          </w:p>
        </w:tc>
        <w:tc>
          <w:tcPr>
            <w:tcW w:w="1196" w:type="dxa"/>
            <w:vAlign w:val="center"/>
          </w:tcPr>
          <w:p>
            <w:pPr>
              <w:jc w:val="center"/>
              <w:rPr>
                <w:sz w:val="21"/>
                <w:szCs w:val="21"/>
              </w:rPr>
            </w:pPr>
            <w:r>
              <w:t>XI004</w:t>
            </w:r>
          </w:p>
        </w:tc>
        <w:tc>
          <w:tcPr>
            <w:tcW w:w="1491" w:type="dxa"/>
            <w:vAlign w:val="center"/>
          </w:tcPr>
          <w:p>
            <w:pPr>
              <w:jc w:val="center"/>
              <w:rPr>
                <w:sz w:val="21"/>
                <w:szCs w:val="21"/>
              </w:rPr>
            </w:pPr>
            <w:r>
              <w:t>TC_1_Command_CODE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PF0W7W8B15~B12</w:t>
            </w:r>
          </w:p>
        </w:tc>
        <w:tc>
          <w:tcPr>
            <w:tcW w:w="1196" w:type="dxa"/>
            <w:vAlign w:val="center"/>
          </w:tcPr>
          <w:p>
            <w:pPr>
              <w:jc w:val="center"/>
              <w:rPr>
                <w:sz w:val="21"/>
                <w:szCs w:val="21"/>
              </w:rPr>
            </w:pPr>
            <w:r>
              <w:t>XI005</w:t>
            </w:r>
          </w:p>
        </w:tc>
        <w:tc>
          <w:tcPr>
            <w:tcW w:w="1491" w:type="dxa"/>
            <w:vAlign w:val="center"/>
          </w:tcPr>
          <w:p>
            <w:pPr>
              <w:jc w:val="center"/>
              <w:rPr>
                <w:sz w:val="21"/>
                <w:szCs w:val="21"/>
              </w:rPr>
            </w:pPr>
            <w:r>
              <w:t>TC_2_Segment_NUMBER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PF0W7W8B11~B0</w:t>
            </w:r>
          </w:p>
        </w:tc>
        <w:tc>
          <w:tcPr>
            <w:tcW w:w="1196" w:type="dxa"/>
            <w:vAlign w:val="center"/>
          </w:tcPr>
          <w:p>
            <w:pPr>
              <w:jc w:val="center"/>
              <w:rPr>
                <w:sz w:val="21"/>
                <w:szCs w:val="21"/>
              </w:rPr>
            </w:pPr>
            <w:r>
              <w:t>XI006</w:t>
            </w:r>
          </w:p>
        </w:tc>
        <w:tc>
          <w:tcPr>
            <w:tcW w:w="1491" w:type="dxa"/>
            <w:vAlign w:val="center"/>
          </w:tcPr>
          <w:p>
            <w:pPr>
              <w:jc w:val="center"/>
              <w:rPr>
                <w:sz w:val="21"/>
                <w:szCs w:val="21"/>
              </w:rPr>
            </w:pPr>
            <w:r>
              <w:t>TC_2_Relative_TIME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PF0W9~W12</w:t>
            </w:r>
          </w:p>
        </w:tc>
        <w:tc>
          <w:tcPr>
            <w:tcW w:w="1196" w:type="dxa"/>
            <w:vAlign w:val="center"/>
          </w:tcPr>
          <w:p>
            <w:pPr>
              <w:jc w:val="center"/>
              <w:rPr>
                <w:sz w:val="21"/>
                <w:szCs w:val="21"/>
              </w:rPr>
            </w:pPr>
            <w:r>
              <w:t>XI007</w:t>
            </w:r>
          </w:p>
        </w:tc>
        <w:tc>
          <w:tcPr>
            <w:tcW w:w="1491" w:type="dxa"/>
            <w:vAlign w:val="center"/>
          </w:tcPr>
          <w:p>
            <w:pPr>
              <w:jc w:val="center"/>
              <w:rPr>
                <w:sz w:val="21"/>
                <w:szCs w:val="21"/>
              </w:rPr>
            </w:pPr>
            <w:r>
              <w:t>TC_2_Command_CODE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PF0W13W14B15~B12</w:t>
            </w:r>
          </w:p>
        </w:tc>
        <w:tc>
          <w:tcPr>
            <w:tcW w:w="1196" w:type="dxa"/>
            <w:vAlign w:val="center"/>
          </w:tcPr>
          <w:p>
            <w:pPr>
              <w:jc w:val="center"/>
              <w:rPr>
                <w:sz w:val="21"/>
                <w:szCs w:val="21"/>
              </w:rPr>
            </w:pPr>
            <w:r>
              <w:t>XI008</w:t>
            </w:r>
          </w:p>
        </w:tc>
        <w:tc>
          <w:tcPr>
            <w:tcW w:w="1491" w:type="dxa"/>
            <w:vAlign w:val="center"/>
          </w:tcPr>
          <w:p>
            <w:pPr>
              <w:jc w:val="center"/>
              <w:rPr>
                <w:sz w:val="21"/>
                <w:szCs w:val="21"/>
              </w:rPr>
            </w:pPr>
            <w:r>
              <w:t>TC_3_Segment_NUMBER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PF0W13W14B11~B0</w:t>
            </w:r>
          </w:p>
        </w:tc>
        <w:tc>
          <w:tcPr>
            <w:tcW w:w="1196" w:type="dxa"/>
            <w:vAlign w:val="center"/>
          </w:tcPr>
          <w:p>
            <w:pPr>
              <w:jc w:val="center"/>
              <w:rPr>
                <w:sz w:val="21"/>
                <w:szCs w:val="21"/>
              </w:rPr>
            </w:pPr>
            <w:r>
              <w:t>XI009</w:t>
            </w:r>
          </w:p>
        </w:tc>
        <w:tc>
          <w:tcPr>
            <w:tcW w:w="1491" w:type="dxa"/>
            <w:vAlign w:val="center"/>
          </w:tcPr>
          <w:p>
            <w:pPr>
              <w:jc w:val="center"/>
              <w:rPr>
                <w:sz w:val="21"/>
                <w:szCs w:val="21"/>
              </w:rPr>
            </w:pPr>
            <w:r>
              <w:t>TC_3_Relative_TIME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PF0W15~W18</w:t>
            </w:r>
          </w:p>
        </w:tc>
        <w:tc>
          <w:tcPr>
            <w:tcW w:w="1196" w:type="dxa"/>
            <w:vAlign w:val="center"/>
          </w:tcPr>
          <w:p>
            <w:pPr>
              <w:jc w:val="center"/>
              <w:rPr>
                <w:sz w:val="21"/>
                <w:szCs w:val="21"/>
              </w:rPr>
            </w:pPr>
            <w:r>
              <w:t>XI010</w:t>
            </w:r>
          </w:p>
        </w:tc>
        <w:tc>
          <w:tcPr>
            <w:tcW w:w="1491" w:type="dxa"/>
            <w:vAlign w:val="center"/>
          </w:tcPr>
          <w:p>
            <w:pPr>
              <w:jc w:val="center"/>
              <w:rPr>
                <w:sz w:val="21"/>
                <w:szCs w:val="21"/>
              </w:rPr>
            </w:pPr>
            <w:r>
              <w:t>TC_3_Command_CODE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PF0W19W20B15~B12</w:t>
            </w:r>
          </w:p>
        </w:tc>
        <w:tc>
          <w:tcPr>
            <w:tcW w:w="1196" w:type="dxa"/>
            <w:vAlign w:val="center"/>
          </w:tcPr>
          <w:p>
            <w:pPr>
              <w:jc w:val="center"/>
              <w:rPr>
                <w:sz w:val="21"/>
                <w:szCs w:val="21"/>
              </w:rPr>
            </w:pPr>
            <w:r>
              <w:t>XI011</w:t>
            </w:r>
          </w:p>
        </w:tc>
        <w:tc>
          <w:tcPr>
            <w:tcW w:w="1491" w:type="dxa"/>
            <w:vAlign w:val="center"/>
          </w:tcPr>
          <w:p>
            <w:pPr>
              <w:jc w:val="center"/>
              <w:rPr>
                <w:sz w:val="21"/>
                <w:szCs w:val="21"/>
              </w:rPr>
            </w:pPr>
            <w:r>
              <w:t>TC_4_Segment_NUMBER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PF0W19W20B11~B0</w:t>
            </w:r>
          </w:p>
        </w:tc>
        <w:tc>
          <w:tcPr>
            <w:tcW w:w="1196" w:type="dxa"/>
            <w:vAlign w:val="center"/>
          </w:tcPr>
          <w:p>
            <w:pPr>
              <w:jc w:val="center"/>
              <w:rPr>
                <w:sz w:val="21"/>
                <w:szCs w:val="21"/>
              </w:rPr>
            </w:pPr>
            <w:r>
              <w:t>XI012</w:t>
            </w:r>
          </w:p>
        </w:tc>
        <w:tc>
          <w:tcPr>
            <w:tcW w:w="1491" w:type="dxa"/>
            <w:vAlign w:val="center"/>
          </w:tcPr>
          <w:p>
            <w:pPr>
              <w:jc w:val="center"/>
              <w:rPr>
                <w:sz w:val="21"/>
                <w:szCs w:val="21"/>
              </w:rPr>
            </w:pPr>
            <w:r>
              <w:t>TC_4_Relative_TIME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PF0W21~W24</w:t>
            </w:r>
          </w:p>
        </w:tc>
        <w:tc>
          <w:tcPr>
            <w:tcW w:w="1196" w:type="dxa"/>
            <w:vAlign w:val="center"/>
          </w:tcPr>
          <w:p>
            <w:pPr>
              <w:jc w:val="center"/>
              <w:rPr>
                <w:sz w:val="21"/>
                <w:szCs w:val="21"/>
              </w:rPr>
            </w:pPr>
            <w:r>
              <w:t>XI013</w:t>
            </w:r>
          </w:p>
        </w:tc>
        <w:tc>
          <w:tcPr>
            <w:tcW w:w="1491" w:type="dxa"/>
            <w:vAlign w:val="center"/>
          </w:tcPr>
          <w:p>
            <w:pPr>
              <w:jc w:val="center"/>
              <w:rPr>
                <w:sz w:val="21"/>
                <w:szCs w:val="21"/>
              </w:rPr>
            </w:pPr>
            <w:r>
              <w:t>TC_4_Command_CODE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PF0W25W26B15~B12</w:t>
            </w:r>
          </w:p>
        </w:tc>
        <w:tc>
          <w:tcPr>
            <w:tcW w:w="1196" w:type="dxa"/>
            <w:vAlign w:val="center"/>
          </w:tcPr>
          <w:p>
            <w:pPr>
              <w:jc w:val="center"/>
              <w:rPr>
                <w:sz w:val="21"/>
                <w:szCs w:val="21"/>
              </w:rPr>
            </w:pPr>
            <w:r>
              <w:t>XI014</w:t>
            </w:r>
          </w:p>
        </w:tc>
        <w:tc>
          <w:tcPr>
            <w:tcW w:w="1491" w:type="dxa"/>
            <w:vAlign w:val="center"/>
          </w:tcPr>
          <w:p>
            <w:pPr>
              <w:jc w:val="center"/>
              <w:rPr>
                <w:sz w:val="21"/>
                <w:szCs w:val="21"/>
              </w:rPr>
            </w:pPr>
            <w:r>
              <w:t>TC_5_Segment_NUMBER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PF0W25W26B11~B0</w:t>
            </w:r>
          </w:p>
        </w:tc>
        <w:tc>
          <w:tcPr>
            <w:tcW w:w="1196" w:type="dxa"/>
            <w:vAlign w:val="center"/>
          </w:tcPr>
          <w:p>
            <w:pPr>
              <w:jc w:val="center"/>
              <w:rPr>
                <w:sz w:val="21"/>
                <w:szCs w:val="21"/>
              </w:rPr>
            </w:pPr>
            <w:r>
              <w:t>XI015</w:t>
            </w:r>
          </w:p>
        </w:tc>
        <w:tc>
          <w:tcPr>
            <w:tcW w:w="1491" w:type="dxa"/>
            <w:vAlign w:val="center"/>
          </w:tcPr>
          <w:p>
            <w:pPr>
              <w:jc w:val="center"/>
              <w:rPr>
                <w:sz w:val="21"/>
                <w:szCs w:val="21"/>
              </w:rPr>
            </w:pPr>
            <w:r>
              <w:t>TC_5_Relative_TIME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PF0W27~W30</w:t>
            </w:r>
          </w:p>
        </w:tc>
        <w:tc>
          <w:tcPr>
            <w:tcW w:w="1196" w:type="dxa"/>
            <w:vAlign w:val="center"/>
          </w:tcPr>
          <w:p>
            <w:pPr>
              <w:jc w:val="center"/>
              <w:rPr>
                <w:sz w:val="21"/>
                <w:szCs w:val="21"/>
              </w:rPr>
            </w:pPr>
            <w:r>
              <w:t>XI016</w:t>
            </w:r>
          </w:p>
        </w:tc>
        <w:tc>
          <w:tcPr>
            <w:tcW w:w="1491" w:type="dxa"/>
            <w:vAlign w:val="center"/>
          </w:tcPr>
          <w:p>
            <w:pPr>
              <w:jc w:val="center"/>
              <w:rPr>
                <w:sz w:val="21"/>
                <w:szCs w:val="21"/>
              </w:rPr>
            </w:pPr>
            <w:r>
              <w:t>TC_5_Command_CODE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PF0W31W32B15~B12</w:t>
            </w:r>
          </w:p>
        </w:tc>
        <w:tc>
          <w:tcPr>
            <w:tcW w:w="1196" w:type="dxa"/>
            <w:vAlign w:val="center"/>
          </w:tcPr>
          <w:p>
            <w:pPr>
              <w:jc w:val="center"/>
              <w:rPr>
                <w:sz w:val="21"/>
                <w:szCs w:val="21"/>
              </w:rPr>
            </w:pPr>
            <w:r>
              <w:t>XI017</w:t>
            </w:r>
          </w:p>
        </w:tc>
        <w:tc>
          <w:tcPr>
            <w:tcW w:w="1491" w:type="dxa"/>
            <w:vAlign w:val="center"/>
          </w:tcPr>
          <w:p>
            <w:pPr>
              <w:jc w:val="center"/>
              <w:rPr>
                <w:sz w:val="21"/>
                <w:szCs w:val="21"/>
              </w:rPr>
            </w:pPr>
            <w:r>
              <w:t>TC_6_Segment_NUMBER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PF0W31W32B11~B0</w:t>
            </w:r>
          </w:p>
        </w:tc>
        <w:tc>
          <w:tcPr>
            <w:tcW w:w="1196" w:type="dxa"/>
            <w:vAlign w:val="center"/>
          </w:tcPr>
          <w:p>
            <w:pPr>
              <w:jc w:val="center"/>
              <w:rPr>
                <w:sz w:val="21"/>
                <w:szCs w:val="21"/>
              </w:rPr>
            </w:pPr>
            <w:r>
              <w:t>XI018</w:t>
            </w:r>
          </w:p>
        </w:tc>
        <w:tc>
          <w:tcPr>
            <w:tcW w:w="1491" w:type="dxa"/>
            <w:vAlign w:val="center"/>
          </w:tcPr>
          <w:p>
            <w:pPr>
              <w:jc w:val="center"/>
              <w:rPr>
                <w:sz w:val="21"/>
                <w:szCs w:val="21"/>
              </w:rPr>
            </w:pPr>
            <w:r>
              <w:t>TC_6_Relative_TIME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PF0W33~W36</w:t>
            </w:r>
          </w:p>
        </w:tc>
        <w:tc>
          <w:tcPr>
            <w:tcW w:w="1196" w:type="dxa"/>
            <w:vAlign w:val="center"/>
          </w:tcPr>
          <w:p>
            <w:pPr>
              <w:jc w:val="center"/>
              <w:rPr>
                <w:sz w:val="21"/>
                <w:szCs w:val="21"/>
              </w:rPr>
            </w:pPr>
            <w:r>
              <w:t>XI019</w:t>
            </w:r>
          </w:p>
        </w:tc>
        <w:tc>
          <w:tcPr>
            <w:tcW w:w="1491" w:type="dxa"/>
            <w:vAlign w:val="center"/>
          </w:tcPr>
          <w:p>
            <w:pPr>
              <w:jc w:val="center"/>
              <w:rPr>
                <w:sz w:val="21"/>
                <w:szCs w:val="21"/>
              </w:rPr>
            </w:pPr>
            <w:r>
              <w:t>TC_6_Command_CODE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PF0W37W38B15~B12</w:t>
            </w:r>
          </w:p>
        </w:tc>
        <w:tc>
          <w:tcPr>
            <w:tcW w:w="1196" w:type="dxa"/>
            <w:vAlign w:val="center"/>
          </w:tcPr>
          <w:p>
            <w:pPr>
              <w:jc w:val="center"/>
              <w:rPr>
                <w:sz w:val="21"/>
                <w:szCs w:val="21"/>
              </w:rPr>
            </w:pPr>
            <w:r>
              <w:t>XI020</w:t>
            </w:r>
          </w:p>
        </w:tc>
        <w:tc>
          <w:tcPr>
            <w:tcW w:w="1491" w:type="dxa"/>
            <w:vAlign w:val="center"/>
          </w:tcPr>
          <w:p>
            <w:pPr>
              <w:jc w:val="center"/>
              <w:rPr>
                <w:sz w:val="21"/>
                <w:szCs w:val="21"/>
              </w:rPr>
            </w:pPr>
            <w:r>
              <w:t>TC_7_Segment_NUMBER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PF0W37W38B11~B0</w:t>
            </w:r>
          </w:p>
        </w:tc>
        <w:tc>
          <w:tcPr>
            <w:tcW w:w="1196" w:type="dxa"/>
            <w:vAlign w:val="center"/>
          </w:tcPr>
          <w:p>
            <w:pPr>
              <w:jc w:val="center"/>
              <w:rPr>
                <w:sz w:val="21"/>
                <w:szCs w:val="21"/>
              </w:rPr>
            </w:pPr>
            <w:r>
              <w:t>XI021</w:t>
            </w:r>
          </w:p>
        </w:tc>
        <w:tc>
          <w:tcPr>
            <w:tcW w:w="1491" w:type="dxa"/>
            <w:vAlign w:val="center"/>
          </w:tcPr>
          <w:p>
            <w:pPr>
              <w:jc w:val="center"/>
              <w:rPr>
                <w:sz w:val="21"/>
                <w:szCs w:val="21"/>
              </w:rPr>
            </w:pPr>
            <w:r>
              <w:t>TC_7_Relative_TIME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PF0W39~W42</w:t>
            </w:r>
          </w:p>
        </w:tc>
        <w:tc>
          <w:tcPr>
            <w:tcW w:w="1196" w:type="dxa"/>
            <w:vAlign w:val="center"/>
          </w:tcPr>
          <w:p>
            <w:pPr>
              <w:jc w:val="center"/>
              <w:rPr>
                <w:sz w:val="21"/>
                <w:szCs w:val="21"/>
              </w:rPr>
            </w:pPr>
            <w:r>
              <w:t>XI022</w:t>
            </w:r>
          </w:p>
        </w:tc>
        <w:tc>
          <w:tcPr>
            <w:tcW w:w="1491" w:type="dxa"/>
            <w:vAlign w:val="center"/>
          </w:tcPr>
          <w:p>
            <w:pPr>
              <w:jc w:val="center"/>
              <w:rPr>
                <w:sz w:val="21"/>
                <w:szCs w:val="21"/>
              </w:rPr>
            </w:pPr>
            <w:r>
              <w:t>TC_7_Command_CODE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PF0W43W44B15~B12</w:t>
            </w:r>
          </w:p>
        </w:tc>
        <w:tc>
          <w:tcPr>
            <w:tcW w:w="1196" w:type="dxa"/>
            <w:vAlign w:val="center"/>
          </w:tcPr>
          <w:p>
            <w:pPr>
              <w:jc w:val="center"/>
              <w:rPr>
                <w:sz w:val="21"/>
                <w:szCs w:val="21"/>
              </w:rPr>
            </w:pPr>
            <w:r>
              <w:t>XI023</w:t>
            </w:r>
          </w:p>
        </w:tc>
        <w:tc>
          <w:tcPr>
            <w:tcW w:w="1491" w:type="dxa"/>
            <w:vAlign w:val="center"/>
          </w:tcPr>
          <w:p>
            <w:pPr>
              <w:jc w:val="center"/>
              <w:rPr>
                <w:sz w:val="21"/>
                <w:szCs w:val="21"/>
              </w:rPr>
            </w:pPr>
            <w:r>
              <w:t>TC_8_Segment_NUMBER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PF0W43W44B11~B0</w:t>
            </w:r>
          </w:p>
        </w:tc>
        <w:tc>
          <w:tcPr>
            <w:tcW w:w="1196" w:type="dxa"/>
            <w:vAlign w:val="center"/>
          </w:tcPr>
          <w:p>
            <w:pPr>
              <w:jc w:val="center"/>
              <w:rPr>
                <w:sz w:val="21"/>
                <w:szCs w:val="21"/>
              </w:rPr>
            </w:pPr>
            <w:r>
              <w:t>XI024</w:t>
            </w:r>
          </w:p>
        </w:tc>
        <w:tc>
          <w:tcPr>
            <w:tcW w:w="1491" w:type="dxa"/>
            <w:vAlign w:val="center"/>
          </w:tcPr>
          <w:p>
            <w:pPr>
              <w:jc w:val="center"/>
              <w:rPr>
                <w:sz w:val="21"/>
                <w:szCs w:val="21"/>
              </w:rPr>
            </w:pPr>
            <w:r>
              <w:t>TC_8_Relative_TIME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PF0W45~W48</w:t>
            </w:r>
          </w:p>
        </w:tc>
        <w:tc>
          <w:tcPr>
            <w:tcW w:w="1196" w:type="dxa"/>
            <w:vAlign w:val="center"/>
          </w:tcPr>
          <w:p>
            <w:pPr>
              <w:jc w:val="center"/>
              <w:rPr>
                <w:sz w:val="21"/>
                <w:szCs w:val="21"/>
              </w:rPr>
            </w:pPr>
            <w:r>
              <w:t>XI025</w:t>
            </w:r>
          </w:p>
        </w:tc>
        <w:tc>
          <w:tcPr>
            <w:tcW w:w="1491" w:type="dxa"/>
            <w:vAlign w:val="center"/>
          </w:tcPr>
          <w:p>
            <w:pPr>
              <w:jc w:val="center"/>
              <w:rPr>
                <w:sz w:val="21"/>
                <w:szCs w:val="21"/>
              </w:rPr>
            </w:pPr>
            <w:r>
              <w:t>TC_8_Command_CODE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PF0W49W50B15~B12</w:t>
            </w:r>
          </w:p>
        </w:tc>
        <w:tc>
          <w:tcPr>
            <w:tcW w:w="1196" w:type="dxa"/>
            <w:vAlign w:val="center"/>
          </w:tcPr>
          <w:p>
            <w:pPr>
              <w:jc w:val="center"/>
              <w:rPr>
                <w:sz w:val="21"/>
                <w:szCs w:val="21"/>
              </w:rPr>
            </w:pPr>
            <w:r>
              <w:t>XI026</w:t>
            </w:r>
          </w:p>
        </w:tc>
        <w:tc>
          <w:tcPr>
            <w:tcW w:w="1491" w:type="dxa"/>
            <w:vAlign w:val="center"/>
          </w:tcPr>
          <w:p>
            <w:pPr>
              <w:jc w:val="center"/>
              <w:rPr>
                <w:sz w:val="21"/>
                <w:szCs w:val="21"/>
              </w:rPr>
            </w:pPr>
            <w:r>
              <w:t>TC_9_Segment_NUMBER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PF0W49W50B11~B0</w:t>
            </w:r>
          </w:p>
        </w:tc>
        <w:tc>
          <w:tcPr>
            <w:tcW w:w="1196" w:type="dxa"/>
            <w:vAlign w:val="center"/>
          </w:tcPr>
          <w:p>
            <w:pPr>
              <w:jc w:val="center"/>
              <w:rPr>
                <w:sz w:val="21"/>
                <w:szCs w:val="21"/>
              </w:rPr>
            </w:pPr>
            <w:r>
              <w:t>XI027</w:t>
            </w:r>
          </w:p>
        </w:tc>
        <w:tc>
          <w:tcPr>
            <w:tcW w:w="1491" w:type="dxa"/>
            <w:vAlign w:val="center"/>
          </w:tcPr>
          <w:p>
            <w:pPr>
              <w:jc w:val="center"/>
              <w:rPr>
                <w:sz w:val="21"/>
                <w:szCs w:val="21"/>
              </w:rPr>
            </w:pPr>
            <w:r>
              <w:t>TC_9_Relative_TIME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PF0W51~W54</w:t>
            </w:r>
          </w:p>
        </w:tc>
        <w:tc>
          <w:tcPr>
            <w:tcW w:w="1196" w:type="dxa"/>
            <w:vAlign w:val="center"/>
          </w:tcPr>
          <w:p>
            <w:pPr>
              <w:jc w:val="center"/>
              <w:rPr>
                <w:sz w:val="21"/>
                <w:szCs w:val="21"/>
              </w:rPr>
            </w:pPr>
            <w:r>
              <w:t>XI028</w:t>
            </w:r>
          </w:p>
        </w:tc>
        <w:tc>
          <w:tcPr>
            <w:tcW w:w="1491" w:type="dxa"/>
            <w:vAlign w:val="center"/>
          </w:tcPr>
          <w:p>
            <w:pPr>
              <w:jc w:val="center"/>
              <w:rPr>
                <w:sz w:val="21"/>
                <w:szCs w:val="21"/>
              </w:rPr>
            </w:pPr>
            <w:r>
              <w:t>TC_9_Command_CODE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PF0W55W56B15~B12</w:t>
            </w:r>
          </w:p>
        </w:tc>
        <w:tc>
          <w:tcPr>
            <w:tcW w:w="1196" w:type="dxa"/>
            <w:vAlign w:val="center"/>
          </w:tcPr>
          <w:p>
            <w:pPr>
              <w:jc w:val="center"/>
              <w:rPr>
                <w:sz w:val="21"/>
                <w:szCs w:val="21"/>
              </w:rPr>
            </w:pPr>
            <w:r>
              <w:t>XI029</w:t>
            </w:r>
          </w:p>
        </w:tc>
        <w:tc>
          <w:tcPr>
            <w:tcW w:w="1491" w:type="dxa"/>
            <w:vAlign w:val="center"/>
          </w:tcPr>
          <w:p>
            <w:pPr>
              <w:jc w:val="center"/>
              <w:rPr>
                <w:sz w:val="21"/>
                <w:szCs w:val="21"/>
              </w:rPr>
            </w:pPr>
            <w:r>
              <w:t>TC_10_Segment_NUMBER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PF0W55W56B11~B0</w:t>
            </w:r>
          </w:p>
        </w:tc>
        <w:tc>
          <w:tcPr>
            <w:tcW w:w="1196" w:type="dxa"/>
            <w:vAlign w:val="center"/>
          </w:tcPr>
          <w:p>
            <w:pPr>
              <w:jc w:val="center"/>
              <w:rPr>
                <w:sz w:val="21"/>
                <w:szCs w:val="21"/>
              </w:rPr>
            </w:pPr>
            <w:r>
              <w:t>XI030</w:t>
            </w:r>
          </w:p>
        </w:tc>
        <w:tc>
          <w:tcPr>
            <w:tcW w:w="1491" w:type="dxa"/>
            <w:vAlign w:val="center"/>
          </w:tcPr>
          <w:p>
            <w:pPr>
              <w:jc w:val="center"/>
              <w:rPr>
                <w:sz w:val="21"/>
                <w:szCs w:val="21"/>
              </w:rPr>
            </w:pPr>
            <w:r>
              <w:t>TC_10_Relative_TIME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PF0W57~W60</w:t>
            </w:r>
          </w:p>
        </w:tc>
        <w:tc>
          <w:tcPr>
            <w:tcW w:w="1196" w:type="dxa"/>
            <w:vAlign w:val="center"/>
          </w:tcPr>
          <w:p>
            <w:pPr>
              <w:jc w:val="center"/>
              <w:rPr>
                <w:sz w:val="21"/>
                <w:szCs w:val="21"/>
              </w:rPr>
            </w:pPr>
            <w:r>
              <w:t>XI031</w:t>
            </w:r>
          </w:p>
        </w:tc>
        <w:tc>
          <w:tcPr>
            <w:tcW w:w="1491" w:type="dxa"/>
            <w:vAlign w:val="center"/>
          </w:tcPr>
          <w:p>
            <w:pPr>
              <w:jc w:val="center"/>
              <w:rPr>
                <w:sz w:val="21"/>
                <w:szCs w:val="21"/>
              </w:rPr>
            </w:pPr>
            <w:r>
              <w:t>TC_10_Command_CODE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PF0W61W62B15~B12</w:t>
            </w:r>
          </w:p>
        </w:tc>
        <w:tc>
          <w:tcPr>
            <w:tcW w:w="1196" w:type="dxa"/>
            <w:vAlign w:val="center"/>
          </w:tcPr>
          <w:p>
            <w:pPr>
              <w:jc w:val="center"/>
              <w:rPr>
                <w:sz w:val="21"/>
                <w:szCs w:val="21"/>
              </w:rPr>
            </w:pPr>
            <w:r>
              <w:t>XI032</w:t>
            </w:r>
          </w:p>
        </w:tc>
        <w:tc>
          <w:tcPr>
            <w:tcW w:w="1491" w:type="dxa"/>
            <w:vAlign w:val="center"/>
          </w:tcPr>
          <w:p>
            <w:pPr>
              <w:jc w:val="center"/>
              <w:rPr>
                <w:sz w:val="21"/>
                <w:szCs w:val="21"/>
              </w:rPr>
            </w:pPr>
            <w:r>
              <w:t>TC_11_Segment_NUMBER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PF0W61W62B11~B0</w:t>
            </w:r>
          </w:p>
        </w:tc>
        <w:tc>
          <w:tcPr>
            <w:tcW w:w="1196" w:type="dxa"/>
            <w:vAlign w:val="center"/>
          </w:tcPr>
          <w:p>
            <w:pPr>
              <w:jc w:val="center"/>
              <w:rPr>
                <w:sz w:val="21"/>
                <w:szCs w:val="21"/>
              </w:rPr>
            </w:pPr>
            <w:r>
              <w:t>XI033</w:t>
            </w:r>
          </w:p>
        </w:tc>
        <w:tc>
          <w:tcPr>
            <w:tcW w:w="1491" w:type="dxa"/>
            <w:vAlign w:val="center"/>
          </w:tcPr>
          <w:p>
            <w:pPr>
              <w:jc w:val="center"/>
              <w:rPr>
                <w:sz w:val="21"/>
                <w:szCs w:val="21"/>
              </w:rPr>
            </w:pPr>
            <w:r>
              <w:t>TC_11_Relative_TIME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PF0W63~W66</w:t>
            </w:r>
          </w:p>
        </w:tc>
        <w:tc>
          <w:tcPr>
            <w:tcW w:w="1196" w:type="dxa"/>
            <w:vAlign w:val="center"/>
          </w:tcPr>
          <w:p>
            <w:pPr>
              <w:jc w:val="center"/>
              <w:rPr>
                <w:sz w:val="21"/>
                <w:szCs w:val="21"/>
              </w:rPr>
            </w:pPr>
            <w:r>
              <w:t>XI034</w:t>
            </w:r>
          </w:p>
        </w:tc>
        <w:tc>
          <w:tcPr>
            <w:tcW w:w="1491" w:type="dxa"/>
            <w:vAlign w:val="center"/>
          </w:tcPr>
          <w:p>
            <w:pPr>
              <w:jc w:val="center"/>
              <w:rPr>
                <w:sz w:val="21"/>
                <w:szCs w:val="21"/>
              </w:rPr>
            </w:pPr>
            <w:r>
              <w:t>TC_11_Command_CODE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PF0W67W68B15~B12</w:t>
            </w:r>
          </w:p>
        </w:tc>
        <w:tc>
          <w:tcPr>
            <w:tcW w:w="1196" w:type="dxa"/>
            <w:vAlign w:val="center"/>
          </w:tcPr>
          <w:p>
            <w:pPr>
              <w:jc w:val="center"/>
              <w:rPr>
                <w:sz w:val="21"/>
                <w:szCs w:val="21"/>
              </w:rPr>
            </w:pPr>
            <w:r>
              <w:t>XI035</w:t>
            </w:r>
          </w:p>
        </w:tc>
        <w:tc>
          <w:tcPr>
            <w:tcW w:w="1491" w:type="dxa"/>
            <w:vAlign w:val="center"/>
          </w:tcPr>
          <w:p>
            <w:pPr>
              <w:jc w:val="center"/>
              <w:rPr>
                <w:sz w:val="21"/>
                <w:szCs w:val="21"/>
              </w:rPr>
            </w:pPr>
            <w:r>
              <w:t>TC_12_Segment_NUMBER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PF0W67W68B11~B0</w:t>
            </w:r>
          </w:p>
        </w:tc>
        <w:tc>
          <w:tcPr>
            <w:tcW w:w="1196" w:type="dxa"/>
            <w:vAlign w:val="center"/>
          </w:tcPr>
          <w:p>
            <w:pPr>
              <w:jc w:val="center"/>
              <w:rPr>
                <w:sz w:val="21"/>
                <w:szCs w:val="21"/>
              </w:rPr>
            </w:pPr>
            <w:r>
              <w:t>XI036</w:t>
            </w:r>
          </w:p>
        </w:tc>
        <w:tc>
          <w:tcPr>
            <w:tcW w:w="1491" w:type="dxa"/>
            <w:vAlign w:val="center"/>
          </w:tcPr>
          <w:p>
            <w:pPr>
              <w:jc w:val="center"/>
              <w:rPr>
                <w:sz w:val="21"/>
                <w:szCs w:val="21"/>
              </w:rPr>
            </w:pPr>
            <w:r>
              <w:t>TC_12_Relative_TIME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PF0W69~W72</w:t>
            </w:r>
          </w:p>
        </w:tc>
        <w:tc>
          <w:tcPr>
            <w:tcW w:w="1196" w:type="dxa"/>
            <w:vAlign w:val="center"/>
          </w:tcPr>
          <w:p>
            <w:pPr>
              <w:jc w:val="center"/>
              <w:rPr>
                <w:sz w:val="21"/>
                <w:szCs w:val="21"/>
              </w:rPr>
            </w:pPr>
            <w:r>
              <w:t>XI037</w:t>
            </w:r>
          </w:p>
        </w:tc>
        <w:tc>
          <w:tcPr>
            <w:tcW w:w="1491" w:type="dxa"/>
            <w:vAlign w:val="center"/>
          </w:tcPr>
          <w:p>
            <w:pPr>
              <w:jc w:val="center"/>
              <w:rPr>
                <w:sz w:val="21"/>
                <w:szCs w:val="21"/>
              </w:rPr>
            </w:pPr>
            <w:r>
              <w:t>TC_12_Command_CODE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PF0W73W74B15~B12</w:t>
            </w:r>
          </w:p>
        </w:tc>
        <w:tc>
          <w:tcPr>
            <w:tcW w:w="1196" w:type="dxa"/>
            <w:vAlign w:val="center"/>
          </w:tcPr>
          <w:p>
            <w:pPr>
              <w:jc w:val="center"/>
              <w:rPr>
                <w:sz w:val="21"/>
                <w:szCs w:val="21"/>
              </w:rPr>
            </w:pPr>
            <w:r>
              <w:t>XI038</w:t>
            </w:r>
          </w:p>
        </w:tc>
        <w:tc>
          <w:tcPr>
            <w:tcW w:w="1491" w:type="dxa"/>
            <w:vAlign w:val="center"/>
          </w:tcPr>
          <w:p>
            <w:pPr>
              <w:jc w:val="center"/>
              <w:rPr>
                <w:sz w:val="21"/>
                <w:szCs w:val="21"/>
              </w:rPr>
            </w:pPr>
            <w:r>
              <w:t>TC_13_Segment_NUMBER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PF0W73W74B11~B0</w:t>
            </w:r>
          </w:p>
        </w:tc>
        <w:tc>
          <w:tcPr>
            <w:tcW w:w="1196" w:type="dxa"/>
            <w:vAlign w:val="center"/>
          </w:tcPr>
          <w:p>
            <w:pPr>
              <w:jc w:val="center"/>
              <w:rPr>
                <w:sz w:val="21"/>
                <w:szCs w:val="21"/>
              </w:rPr>
            </w:pPr>
            <w:r>
              <w:t>XI039</w:t>
            </w:r>
          </w:p>
        </w:tc>
        <w:tc>
          <w:tcPr>
            <w:tcW w:w="1491" w:type="dxa"/>
            <w:vAlign w:val="center"/>
          </w:tcPr>
          <w:p>
            <w:pPr>
              <w:jc w:val="center"/>
              <w:rPr>
                <w:sz w:val="21"/>
                <w:szCs w:val="21"/>
              </w:rPr>
            </w:pPr>
            <w:r>
              <w:t>TC_13_Relative_TIME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PF0W75~W78</w:t>
            </w:r>
          </w:p>
        </w:tc>
        <w:tc>
          <w:tcPr>
            <w:tcW w:w="1196" w:type="dxa"/>
            <w:vAlign w:val="center"/>
          </w:tcPr>
          <w:p>
            <w:pPr>
              <w:jc w:val="center"/>
              <w:rPr>
                <w:sz w:val="21"/>
                <w:szCs w:val="21"/>
              </w:rPr>
            </w:pPr>
            <w:r>
              <w:t>XI040</w:t>
            </w:r>
          </w:p>
        </w:tc>
        <w:tc>
          <w:tcPr>
            <w:tcW w:w="1491" w:type="dxa"/>
            <w:vAlign w:val="center"/>
          </w:tcPr>
          <w:p>
            <w:pPr>
              <w:jc w:val="center"/>
              <w:rPr>
                <w:sz w:val="21"/>
                <w:szCs w:val="21"/>
              </w:rPr>
            </w:pPr>
            <w:r>
              <w:t>TC_13_Command_CODE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PF0W79W80B15~B12</w:t>
            </w:r>
          </w:p>
        </w:tc>
        <w:tc>
          <w:tcPr>
            <w:tcW w:w="1196" w:type="dxa"/>
            <w:vAlign w:val="center"/>
          </w:tcPr>
          <w:p>
            <w:pPr>
              <w:jc w:val="center"/>
              <w:rPr>
                <w:sz w:val="21"/>
                <w:szCs w:val="21"/>
              </w:rPr>
            </w:pPr>
            <w:r>
              <w:t>XI041</w:t>
            </w:r>
          </w:p>
        </w:tc>
        <w:tc>
          <w:tcPr>
            <w:tcW w:w="1491" w:type="dxa"/>
            <w:vAlign w:val="center"/>
          </w:tcPr>
          <w:p>
            <w:pPr>
              <w:jc w:val="center"/>
              <w:rPr>
                <w:sz w:val="21"/>
                <w:szCs w:val="21"/>
              </w:rPr>
            </w:pPr>
            <w:r>
              <w:t>TC_14_Segment_NUMBER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PF0W79W80B11~B0</w:t>
            </w:r>
          </w:p>
        </w:tc>
        <w:tc>
          <w:tcPr>
            <w:tcW w:w="1196" w:type="dxa"/>
            <w:vAlign w:val="center"/>
          </w:tcPr>
          <w:p>
            <w:pPr>
              <w:jc w:val="center"/>
              <w:rPr>
                <w:sz w:val="21"/>
                <w:szCs w:val="21"/>
              </w:rPr>
            </w:pPr>
            <w:r>
              <w:t>XI042</w:t>
            </w:r>
          </w:p>
        </w:tc>
        <w:tc>
          <w:tcPr>
            <w:tcW w:w="1491" w:type="dxa"/>
            <w:vAlign w:val="center"/>
          </w:tcPr>
          <w:p>
            <w:pPr>
              <w:jc w:val="center"/>
              <w:rPr>
                <w:sz w:val="21"/>
                <w:szCs w:val="21"/>
              </w:rPr>
            </w:pPr>
            <w:r>
              <w:t>TC_14_Relative_TIME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PF0W81~W84</w:t>
            </w:r>
          </w:p>
        </w:tc>
        <w:tc>
          <w:tcPr>
            <w:tcW w:w="1196" w:type="dxa"/>
            <w:vAlign w:val="center"/>
          </w:tcPr>
          <w:p>
            <w:pPr>
              <w:jc w:val="center"/>
              <w:rPr>
                <w:sz w:val="21"/>
                <w:szCs w:val="21"/>
              </w:rPr>
            </w:pPr>
            <w:r>
              <w:t>XI043</w:t>
            </w:r>
          </w:p>
        </w:tc>
        <w:tc>
          <w:tcPr>
            <w:tcW w:w="1491" w:type="dxa"/>
            <w:vAlign w:val="center"/>
          </w:tcPr>
          <w:p>
            <w:pPr>
              <w:jc w:val="center"/>
              <w:rPr>
                <w:sz w:val="21"/>
                <w:szCs w:val="21"/>
              </w:rPr>
            </w:pPr>
            <w:r>
              <w:t>TC_14_Command_CODE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PF0W85W86B15~B12</w:t>
            </w:r>
          </w:p>
        </w:tc>
        <w:tc>
          <w:tcPr>
            <w:tcW w:w="1196" w:type="dxa"/>
            <w:vAlign w:val="center"/>
          </w:tcPr>
          <w:p>
            <w:pPr>
              <w:jc w:val="center"/>
              <w:rPr>
                <w:sz w:val="21"/>
                <w:szCs w:val="21"/>
              </w:rPr>
            </w:pPr>
            <w:r>
              <w:t>XI044</w:t>
            </w:r>
          </w:p>
        </w:tc>
        <w:tc>
          <w:tcPr>
            <w:tcW w:w="1491" w:type="dxa"/>
            <w:vAlign w:val="center"/>
          </w:tcPr>
          <w:p>
            <w:pPr>
              <w:jc w:val="center"/>
              <w:rPr>
                <w:sz w:val="21"/>
                <w:szCs w:val="21"/>
              </w:rPr>
            </w:pPr>
            <w:r>
              <w:t>TC_15_Segment_NUMBER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PF0W85W86B11~B0</w:t>
            </w:r>
          </w:p>
        </w:tc>
        <w:tc>
          <w:tcPr>
            <w:tcW w:w="1196" w:type="dxa"/>
            <w:vAlign w:val="center"/>
          </w:tcPr>
          <w:p>
            <w:pPr>
              <w:jc w:val="center"/>
              <w:rPr>
                <w:sz w:val="21"/>
                <w:szCs w:val="21"/>
              </w:rPr>
            </w:pPr>
            <w:r>
              <w:t>XI045</w:t>
            </w:r>
          </w:p>
        </w:tc>
        <w:tc>
          <w:tcPr>
            <w:tcW w:w="1491" w:type="dxa"/>
            <w:vAlign w:val="center"/>
          </w:tcPr>
          <w:p>
            <w:pPr>
              <w:jc w:val="center"/>
              <w:rPr>
                <w:sz w:val="21"/>
                <w:szCs w:val="21"/>
              </w:rPr>
            </w:pPr>
            <w:r>
              <w:t>TC_15_Relative_TIME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PF0W87~W90</w:t>
            </w:r>
          </w:p>
        </w:tc>
        <w:tc>
          <w:tcPr>
            <w:tcW w:w="1196" w:type="dxa"/>
            <w:vAlign w:val="center"/>
          </w:tcPr>
          <w:p>
            <w:pPr>
              <w:jc w:val="center"/>
              <w:rPr>
                <w:sz w:val="21"/>
                <w:szCs w:val="21"/>
              </w:rPr>
            </w:pPr>
            <w:r>
              <w:t>XI046</w:t>
            </w:r>
          </w:p>
        </w:tc>
        <w:tc>
          <w:tcPr>
            <w:tcW w:w="1491" w:type="dxa"/>
            <w:vAlign w:val="center"/>
          </w:tcPr>
          <w:p>
            <w:pPr>
              <w:jc w:val="center"/>
              <w:rPr>
                <w:sz w:val="21"/>
                <w:szCs w:val="21"/>
              </w:rPr>
            </w:pPr>
            <w:r>
              <w:t>TC_15_Command_CODE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PF0W91W92B15~B12</w:t>
            </w:r>
          </w:p>
        </w:tc>
        <w:tc>
          <w:tcPr>
            <w:tcW w:w="1196" w:type="dxa"/>
            <w:vAlign w:val="center"/>
          </w:tcPr>
          <w:p>
            <w:pPr>
              <w:jc w:val="center"/>
              <w:rPr>
                <w:sz w:val="21"/>
                <w:szCs w:val="21"/>
              </w:rPr>
            </w:pPr>
            <w:r>
              <w:t>XI047</w:t>
            </w:r>
          </w:p>
        </w:tc>
        <w:tc>
          <w:tcPr>
            <w:tcW w:w="1491" w:type="dxa"/>
            <w:vAlign w:val="center"/>
          </w:tcPr>
          <w:p>
            <w:pPr>
              <w:jc w:val="center"/>
              <w:rPr>
                <w:sz w:val="21"/>
                <w:szCs w:val="21"/>
              </w:rPr>
            </w:pPr>
            <w:r>
              <w:t>TC_16_Segment_NUMBER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PF0W91W92B11~B0</w:t>
            </w:r>
          </w:p>
        </w:tc>
        <w:tc>
          <w:tcPr>
            <w:tcW w:w="1196" w:type="dxa"/>
            <w:vAlign w:val="center"/>
          </w:tcPr>
          <w:p>
            <w:pPr>
              <w:jc w:val="center"/>
              <w:rPr>
                <w:sz w:val="21"/>
                <w:szCs w:val="21"/>
              </w:rPr>
            </w:pPr>
            <w:r>
              <w:t>XI048</w:t>
            </w:r>
          </w:p>
        </w:tc>
        <w:tc>
          <w:tcPr>
            <w:tcW w:w="1491" w:type="dxa"/>
            <w:vAlign w:val="center"/>
          </w:tcPr>
          <w:p>
            <w:pPr>
              <w:jc w:val="center"/>
              <w:rPr>
                <w:sz w:val="21"/>
                <w:szCs w:val="21"/>
              </w:rPr>
            </w:pPr>
            <w:r>
              <w:t>TC_16_Relative_TIME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PF0W93~W96</w:t>
            </w:r>
          </w:p>
        </w:tc>
        <w:tc>
          <w:tcPr>
            <w:tcW w:w="1196" w:type="dxa"/>
            <w:vAlign w:val="center"/>
          </w:tcPr>
          <w:p>
            <w:pPr>
              <w:jc w:val="center"/>
              <w:rPr>
                <w:sz w:val="21"/>
                <w:szCs w:val="21"/>
              </w:rPr>
            </w:pPr>
            <w:r>
              <w:t>XI049</w:t>
            </w:r>
          </w:p>
        </w:tc>
        <w:tc>
          <w:tcPr>
            <w:tcW w:w="1491" w:type="dxa"/>
            <w:vAlign w:val="center"/>
          </w:tcPr>
          <w:p>
            <w:pPr>
              <w:jc w:val="center"/>
              <w:rPr>
                <w:sz w:val="21"/>
                <w:szCs w:val="21"/>
              </w:rPr>
            </w:pPr>
            <w:r>
              <w:t>TC_16_Command_CODE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PF0W97W98B15~B12</w:t>
            </w:r>
          </w:p>
        </w:tc>
        <w:tc>
          <w:tcPr>
            <w:tcW w:w="1196" w:type="dxa"/>
            <w:vAlign w:val="center"/>
          </w:tcPr>
          <w:p>
            <w:pPr>
              <w:jc w:val="center"/>
              <w:rPr>
                <w:sz w:val="21"/>
                <w:szCs w:val="21"/>
              </w:rPr>
            </w:pPr>
            <w:r>
              <w:t>XI050</w:t>
            </w:r>
          </w:p>
        </w:tc>
        <w:tc>
          <w:tcPr>
            <w:tcW w:w="1491" w:type="dxa"/>
            <w:vAlign w:val="center"/>
          </w:tcPr>
          <w:p>
            <w:pPr>
              <w:jc w:val="center"/>
              <w:rPr>
                <w:sz w:val="21"/>
                <w:szCs w:val="21"/>
              </w:rPr>
            </w:pPr>
            <w:r>
              <w:t>TC_17_Segment_NUMBER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PF0W97W98B11~B0</w:t>
            </w:r>
          </w:p>
        </w:tc>
        <w:tc>
          <w:tcPr>
            <w:tcW w:w="1196" w:type="dxa"/>
            <w:vAlign w:val="center"/>
          </w:tcPr>
          <w:p>
            <w:pPr>
              <w:jc w:val="center"/>
              <w:rPr>
                <w:sz w:val="21"/>
                <w:szCs w:val="21"/>
              </w:rPr>
            </w:pPr>
            <w:r>
              <w:t>XI051</w:t>
            </w:r>
          </w:p>
        </w:tc>
        <w:tc>
          <w:tcPr>
            <w:tcW w:w="1491" w:type="dxa"/>
            <w:vAlign w:val="center"/>
          </w:tcPr>
          <w:p>
            <w:pPr>
              <w:jc w:val="center"/>
              <w:rPr>
                <w:sz w:val="21"/>
                <w:szCs w:val="21"/>
              </w:rPr>
            </w:pPr>
            <w:r>
              <w:t>TC_17_Relative_TIME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PF0W99~W102</w:t>
            </w:r>
          </w:p>
        </w:tc>
        <w:tc>
          <w:tcPr>
            <w:tcW w:w="1196" w:type="dxa"/>
            <w:vAlign w:val="center"/>
          </w:tcPr>
          <w:p>
            <w:pPr>
              <w:jc w:val="center"/>
              <w:rPr>
                <w:sz w:val="21"/>
                <w:szCs w:val="21"/>
              </w:rPr>
            </w:pPr>
            <w:r>
              <w:t>XI052</w:t>
            </w:r>
          </w:p>
        </w:tc>
        <w:tc>
          <w:tcPr>
            <w:tcW w:w="1491" w:type="dxa"/>
            <w:vAlign w:val="center"/>
          </w:tcPr>
          <w:p>
            <w:pPr>
              <w:jc w:val="center"/>
              <w:rPr>
                <w:sz w:val="21"/>
                <w:szCs w:val="21"/>
              </w:rPr>
            </w:pPr>
            <w:r>
              <w:t>TC_17_Command_CODE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PF0W103W104B15~B12</w:t>
            </w:r>
          </w:p>
        </w:tc>
        <w:tc>
          <w:tcPr>
            <w:tcW w:w="1196" w:type="dxa"/>
            <w:vAlign w:val="center"/>
          </w:tcPr>
          <w:p>
            <w:pPr>
              <w:jc w:val="center"/>
              <w:rPr>
                <w:sz w:val="21"/>
                <w:szCs w:val="21"/>
              </w:rPr>
            </w:pPr>
            <w:r>
              <w:t>XI053</w:t>
            </w:r>
          </w:p>
        </w:tc>
        <w:tc>
          <w:tcPr>
            <w:tcW w:w="1491" w:type="dxa"/>
            <w:vAlign w:val="center"/>
          </w:tcPr>
          <w:p>
            <w:pPr>
              <w:jc w:val="center"/>
              <w:rPr>
                <w:sz w:val="21"/>
                <w:szCs w:val="21"/>
              </w:rPr>
            </w:pPr>
            <w:r>
              <w:t>TC_18_Segment_NUMBER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PF0W103W104B11~B0</w:t>
            </w:r>
          </w:p>
        </w:tc>
        <w:tc>
          <w:tcPr>
            <w:tcW w:w="1196" w:type="dxa"/>
            <w:vAlign w:val="center"/>
          </w:tcPr>
          <w:p>
            <w:pPr>
              <w:jc w:val="center"/>
              <w:rPr>
                <w:sz w:val="21"/>
                <w:szCs w:val="21"/>
              </w:rPr>
            </w:pPr>
            <w:r>
              <w:t>XI054</w:t>
            </w:r>
          </w:p>
        </w:tc>
        <w:tc>
          <w:tcPr>
            <w:tcW w:w="1491" w:type="dxa"/>
            <w:vAlign w:val="center"/>
          </w:tcPr>
          <w:p>
            <w:pPr>
              <w:jc w:val="center"/>
              <w:rPr>
                <w:sz w:val="21"/>
                <w:szCs w:val="21"/>
              </w:rPr>
            </w:pPr>
            <w:r>
              <w:t>TC_18_Relative_TIME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PF0W105~W108</w:t>
            </w:r>
          </w:p>
        </w:tc>
        <w:tc>
          <w:tcPr>
            <w:tcW w:w="1196" w:type="dxa"/>
            <w:vAlign w:val="center"/>
          </w:tcPr>
          <w:p>
            <w:pPr>
              <w:jc w:val="center"/>
              <w:rPr>
                <w:sz w:val="21"/>
                <w:szCs w:val="21"/>
              </w:rPr>
            </w:pPr>
            <w:r>
              <w:t>XI055</w:t>
            </w:r>
          </w:p>
        </w:tc>
        <w:tc>
          <w:tcPr>
            <w:tcW w:w="1491" w:type="dxa"/>
            <w:vAlign w:val="center"/>
          </w:tcPr>
          <w:p>
            <w:pPr>
              <w:jc w:val="center"/>
              <w:rPr>
                <w:sz w:val="21"/>
                <w:szCs w:val="21"/>
              </w:rPr>
            </w:pPr>
            <w:r>
              <w:t>TC_18_Command_CODE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PF0W109W110B15~B12</w:t>
            </w:r>
          </w:p>
        </w:tc>
        <w:tc>
          <w:tcPr>
            <w:tcW w:w="1196" w:type="dxa"/>
            <w:vAlign w:val="center"/>
          </w:tcPr>
          <w:p>
            <w:pPr>
              <w:jc w:val="center"/>
              <w:rPr>
                <w:sz w:val="21"/>
                <w:szCs w:val="21"/>
              </w:rPr>
            </w:pPr>
            <w:r>
              <w:t>XI056</w:t>
            </w:r>
          </w:p>
        </w:tc>
        <w:tc>
          <w:tcPr>
            <w:tcW w:w="1491" w:type="dxa"/>
            <w:vAlign w:val="center"/>
          </w:tcPr>
          <w:p>
            <w:pPr>
              <w:jc w:val="center"/>
              <w:rPr>
                <w:sz w:val="21"/>
                <w:szCs w:val="21"/>
              </w:rPr>
            </w:pPr>
            <w:r>
              <w:t>TC_19_Segment_NUMBER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PF0W109W110B11~B0</w:t>
            </w:r>
          </w:p>
        </w:tc>
        <w:tc>
          <w:tcPr>
            <w:tcW w:w="1196" w:type="dxa"/>
            <w:vAlign w:val="center"/>
          </w:tcPr>
          <w:p>
            <w:pPr>
              <w:jc w:val="center"/>
              <w:rPr>
                <w:sz w:val="21"/>
                <w:szCs w:val="21"/>
              </w:rPr>
            </w:pPr>
            <w:r>
              <w:t>XI057</w:t>
            </w:r>
          </w:p>
        </w:tc>
        <w:tc>
          <w:tcPr>
            <w:tcW w:w="1491" w:type="dxa"/>
            <w:vAlign w:val="center"/>
          </w:tcPr>
          <w:p>
            <w:pPr>
              <w:jc w:val="center"/>
              <w:rPr>
                <w:sz w:val="21"/>
                <w:szCs w:val="21"/>
              </w:rPr>
            </w:pPr>
            <w:r>
              <w:t>TC_19_Relative_TIME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PF0W111~W114</w:t>
            </w:r>
          </w:p>
        </w:tc>
        <w:tc>
          <w:tcPr>
            <w:tcW w:w="1196" w:type="dxa"/>
            <w:vAlign w:val="center"/>
          </w:tcPr>
          <w:p>
            <w:pPr>
              <w:jc w:val="center"/>
              <w:rPr>
                <w:sz w:val="21"/>
                <w:szCs w:val="21"/>
              </w:rPr>
            </w:pPr>
            <w:r>
              <w:t>XI058</w:t>
            </w:r>
          </w:p>
        </w:tc>
        <w:tc>
          <w:tcPr>
            <w:tcW w:w="1491" w:type="dxa"/>
            <w:vAlign w:val="center"/>
          </w:tcPr>
          <w:p>
            <w:pPr>
              <w:jc w:val="center"/>
              <w:rPr>
                <w:sz w:val="21"/>
                <w:szCs w:val="21"/>
              </w:rPr>
            </w:pPr>
            <w:r>
              <w:t>TC_19_Command_CODE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PF0W115W116B15~B12</w:t>
            </w:r>
          </w:p>
        </w:tc>
        <w:tc>
          <w:tcPr>
            <w:tcW w:w="1196" w:type="dxa"/>
            <w:vAlign w:val="center"/>
          </w:tcPr>
          <w:p>
            <w:pPr>
              <w:jc w:val="center"/>
              <w:rPr>
                <w:sz w:val="21"/>
                <w:szCs w:val="21"/>
              </w:rPr>
            </w:pPr>
            <w:r>
              <w:t>XI059</w:t>
            </w:r>
          </w:p>
        </w:tc>
        <w:tc>
          <w:tcPr>
            <w:tcW w:w="1491" w:type="dxa"/>
            <w:vAlign w:val="center"/>
          </w:tcPr>
          <w:p>
            <w:pPr>
              <w:jc w:val="center"/>
              <w:rPr>
                <w:sz w:val="21"/>
                <w:szCs w:val="21"/>
              </w:rPr>
            </w:pPr>
            <w:r>
              <w:t>TC_20_Segment_NUMBER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PF0W115W116B11~B0</w:t>
            </w:r>
          </w:p>
        </w:tc>
        <w:tc>
          <w:tcPr>
            <w:tcW w:w="1196" w:type="dxa"/>
            <w:vAlign w:val="center"/>
          </w:tcPr>
          <w:p>
            <w:pPr>
              <w:jc w:val="center"/>
              <w:rPr>
                <w:sz w:val="21"/>
                <w:szCs w:val="21"/>
              </w:rPr>
            </w:pPr>
            <w:r>
              <w:t>XI060</w:t>
            </w:r>
          </w:p>
        </w:tc>
        <w:tc>
          <w:tcPr>
            <w:tcW w:w="1491" w:type="dxa"/>
            <w:vAlign w:val="center"/>
          </w:tcPr>
          <w:p>
            <w:pPr>
              <w:jc w:val="center"/>
              <w:rPr>
                <w:sz w:val="21"/>
                <w:szCs w:val="21"/>
              </w:rPr>
            </w:pPr>
            <w:r>
              <w:t>TC_20_Relative_TIME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PF0W117~W120</w:t>
            </w:r>
          </w:p>
        </w:tc>
        <w:tc>
          <w:tcPr>
            <w:tcW w:w="1196" w:type="dxa"/>
            <w:vAlign w:val="center"/>
          </w:tcPr>
          <w:p>
            <w:pPr>
              <w:jc w:val="center"/>
              <w:rPr>
                <w:sz w:val="21"/>
                <w:szCs w:val="21"/>
              </w:rPr>
            </w:pPr>
            <w:r>
              <w:t>XI061</w:t>
            </w:r>
          </w:p>
        </w:tc>
        <w:tc>
          <w:tcPr>
            <w:tcW w:w="1491" w:type="dxa"/>
            <w:vAlign w:val="center"/>
          </w:tcPr>
          <w:p>
            <w:pPr>
              <w:jc w:val="center"/>
              <w:rPr>
                <w:sz w:val="21"/>
                <w:szCs w:val="21"/>
              </w:rPr>
            </w:pPr>
            <w:r>
              <w:t>TC_20_Command_CODE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PF0W121W122B15~B12</w:t>
            </w:r>
          </w:p>
        </w:tc>
        <w:tc>
          <w:tcPr>
            <w:tcW w:w="1196" w:type="dxa"/>
            <w:vAlign w:val="center"/>
          </w:tcPr>
          <w:p>
            <w:pPr>
              <w:jc w:val="center"/>
              <w:rPr>
                <w:sz w:val="21"/>
                <w:szCs w:val="21"/>
              </w:rPr>
            </w:pPr>
            <w:r>
              <w:t>XI062</w:t>
            </w:r>
          </w:p>
        </w:tc>
        <w:tc>
          <w:tcPr>
            <w:tcW w:w="1491" w:type="dxa"/>
            <w:vAlign w:val="center"/>
          </w:tcPr>
          <w:p>
            <w:pPr>
              <w:jc w:val="center"/>
              <w:rPr>
                <w:sz w:val="21"/>
                <w:szCs w:val="21"/>
              </w:rPr>
            </w:pPr>
            <w:r>
              <w:t>TC_21_Segment_NUMBER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PF0W121W122B11~B0</w:t>
            </w:r>
          </w:p>
        </w:tc>
        <w:tc>
          <w:tcPr>
            <w:tcW w:w="1196" w:type="dxa"/>
            <w:vAlign w:val="center"/>
          </w:tcPr>
          <w:p>
            <w:pPr>
              <w:jc w:val="center"/>
              <w:rPr>
                <w:sz w:val="21"/>
                <w:szCs w:val="21"/>
              </w:rPr>
            </w:pPr>
            <w:r>
              <w:t>XI063</w:t>
            </w:r>
          </w:p>
        </w:tc>
        <w:tc>
          <w:tcPr>
            <w:tcW w:w="1491" w:type="dxa"/>
            <w:vAlign w:val="center"/>
          </w:tcPr>
          <w:p>
            <w:pPr>
              <w:jc w:val="center"/>
              <w:rPr>
                <w:sz w:val="21"/>
                <w:szCs w:val="21"/>
              </w:rPr>
            </w:pPr>
            <w:r>
              <w:t>TC_21_Relative_TIME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PF0W123~W126</w:t>
            </w:r>
          </w:p>
        </w:tc>
        <w:tc>
          <w:tcPr>
            <w:tcW w:w="1196" w:type="dxa"/>
            <w:vAlign w:val="center"/>
          </w:tcPr>
          <w:p>
            <w:pPr>
              <w:jc w:val="center"/>
              <w:rPr>
                <w:sz w:val="21"/>
                <w:szCs w:val="21"/>
              </w:rPr>
            </w:pPr>
            <w:r>
              <w:t>XI064</w:t>
            </w:r>
          </w:p>
        </w:tc>
        <w:tc>
          <w:tcPr>
            <w:tcW w:w="1491" w:type="dxa"/>
            <w:vAlign w:val="center"/>
          </w:tcPr>
          <w:p>
            <w:pPr>
              <w:jc w:val="center"/>
              <w:rPr>
                <w:sz w:val="21"/>
                <w:szCs w:val="21"/>
              </w:rPr>
            </w:pPr>
            <w:r>
              <w:t>TC_21_Command_CODE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PF0W127W128B15~B12</w:t>
            </w:r>
          </w:p>
        </w:tc>
        <w:tc>
          <w:tcPr>
            <w:tcW w:w="1196" w:type="dxa"/>
            <w:vAlign w:val="center"/>
          </w:tcPr>
          <w:p>
            <w:pPr>
              <w:jc w:val="center"/>
              <w:rPr>
                <w:sz w:val="21"/>
                <w:szCs w:val="21"/>
              </w:rPr>
            </w:pPr>
            <w:r>
              <w:t>XI065</w:t>
            </w:r>
          </w:p>
        </w:tc>
        <w:tc>
          <w:tcPr>
            <w:tcW w:w="1491" w:type="dxa"/>
            <w:vAlign w:val="center"/>
          </w:tcPr>
          <w:p>
            <w:pPr>
              <w:jc w:val="center"/>
              <w:rPr>
                <w:sz w:val="21"/>
                <w:szCs w:val="21"/>
              </w:rPr>
            </w:pPr>
            <w:r>
              <w:t>TC_22_Segment_NUMBER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PF0W127W128B11~B0</w:t>
            </w:r>
          </w:p>
        </w:tc>
        <w:tc>
          <w:tcPr>
            <w:tcW w:w="1196" w:type="dxa"/>
            <w:vAlign w:val="center"/>
          </w:tcPr>
          <w:p>
            <w:pPr>
              <w:jc w:val="center"/>
              <w:rPr>
                <w:sz w:val="21"/>
                <w:szCs w:val="21"/>
              </w:rPr>
            </w:pPr>
            <w:r>
              <w:t>XI066</w:t>
            </w:r>
          </w:p>
        </w:tc>
        <w:tc>
          <w:tcPr>
            <w:tcW w:w="1491" w:type="dxa"/>
            <w:vAlign w:val="center"/>
          </w:tcPr>
          <w:p>
            <w:pPr>
              <w:jc w:val="center"/>
              <w:rPr>
                <w:sz w:val="21"/>
                <w:szCs w:val="21"/>
              </w:rPr>
            </w:pPr>
            <w:r>
              <w:t>TC_22_Relative_TIME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PF0W129~W132</w:t>
            </w:r>
          </w:p>
        </w:tc>
        <w:tc>
          <w:tcPr>
            <w:tcW w:w="1196" w:type="dxa"/>
            <w:vAlign w:val="center"/>
          </w:tcPr>
          <w:p>
            <w:pPr>
              <w:jc w:val="center"/>
              <w:rPr>
                <w:sz w:val="21"/>
                <w:szCs w:val="21"/>
              </w:rPr>
            </w:pPr>
            <w:r>
              <w:t>XI067</w:t>
            </w:r>
          </w:p>
        </w:tc>
        <w:tc>
          <w:tcPr>
            <w:tcW w:w="1491" w:type="dxa"/>
            <w:vAlign w:val="center"/>
          </w:tcPr>
          <w:p>
            <w:pPr>
              <w:jc w:val="center"/>
              <w:rPr>
                <w:sz w:val="21"/>
                <w:szCs w:val="21"/>
              </w:rPr>
            </w:pPr>
            <w:r>
              <w:t>TC_22_Command_CODE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PF0W133W134B15~B12</w:t>
            </w:r>
          </w:p>
        </w:tc>
        <w:tc>
          <w:tcPr>
            <w:tcW w:w="1196" w:type="dxa"/>
            <w:vAlign w:val="center"/>
          </w:tcPr>
          <w:p>
            <w:pPr>
              <w:jc w:val="center"/>
              <w:rPr>
                <w:sz w:val="21"/>
                <w:szCs w:val="21"/>
              </w:rPr>
            </w:pPr>
            <w:r>
              <w:t>XI068</w:t>
            </w:r>
          </w:p>
        </w:tc>
        <w:tc>
          <w:tcPr>
            <w:tcW w:w="1491" w:type="dxa"/>
            <w:vAlign w:val="center"/>
          </w:tcPr>
          <w:p>
            <w:pPr>
              <w:jc w:val="center"/>
              <w:rPr>
                <w:sz w:val="21"/>
                <w:szCs w:val="21"/>
              </w:rPr>
            </w:pPr>
            <w:r>
              <w:t>TC_23_Segment_NUMBER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PF0W133W134B11~B0</w:t>
            </w:r>
          </w:p>
        </w:tc>
        <w:tc>
          <w:tcPr>
            <w:tcW w:w="1196" w:type="dxa"/>
            <w:vAlign w:val="center"/>
          </w:tcPr>
          <w:p>
            <w:pPr>
              <w:jc w:val="center"/>
              <w:rPr>
                <w:sz w:val="21"/>
                <w:szCs w:val="21"/>
              </w:rPr>
            </w:pPr>
            <w:r>
              <w:t>XI069</w:t>
            </w:r>
          </w:p>
        </w:tc>
        <w:tc>
          <w:tcPr>
            <w:tcW w:w="1491" w:type="dxa"/>
            <w:vAlign w:val="center"/>
          </w:tcPr>
          <w:p>
            <w:pPr>
              <w:jc w:val="center"/>
              <w:rPr>
                <w:sz w:val="21"/>
                <w:szCs w:val="21"/>
              </w:rPr>
            </w:pPr>
            <w:r>
              <w:t>TC_23_Relative_TIME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PF0W135~W138</w:t>
            </w:r>
          </w:p>
        </w:tc>
        <w:tc>
          <w:tcPr>
            <w:tcW w:w="1196" w:type="dxa"/>
            <w:vAlign w:val="center"/>
          </w:tcPr>
          <w:p>
            <w:pPr>
              <w:jc w:val="center"/>
              <w:rPr>
                <w:sz w:val="21"/>
                <w:szCs w:val="21"/>
              </w:rPr>
            </w:pPr>
            <w:r>
              <w:t>XI070</w:t>
            </w:r>
          </w:p>
        </w:tc>
        <w:tc>
          <w:tcPr>
            <w:tcW w:w="1491" w:type="dxa"/>
            <w:vAlign w:val="center"/>
          </w:tcPr>
          <w:p>
            <w:pPr>
              <w:jc w:val="center"/>
              <w:rPr>
                <w:sz w:val="21"/>
                <w:szCs w:val="21"/>
              </w:rPr>
            </w:pPr>
            <w:r>
              <w:t>TC_23_Command_CODE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PF0W139W140B15~B12</w:t>
            </w:r>
          </w:p>
        </w:tc>
        <w:tc>
          <w:tcPr>
            <w:tcW w:w="1196" w:type="dxa"/>
            <w:vAlign w:val="center"/>
          </w:tcPr>
          <w:p>
            <w:pPr>
              <w:jc w:val="center"/>
              <w:rPr>
                <w:sz w:val="21"/>
                <w:szCs w:val="21"/>
              </w:rPr>
            </w:pPr>
            <w:r>
              <w:t>XI071</w:t>
            </w:r>
          </w:p>
        </w:tc>
        <w:tc>
          <w:tcPr>
            <w:tcW w:w="1491" w:type="dxa"/>
            <w:vAlign w:val="center"/>
          </w:tcPr>
          <w:p>
            <w:pPr>
              <w:jc w:val="center"/>
              <w:rPr>
                <w:sz w:val="21"/>
                <w:szCs w:val="21"/>
              </w:rPr>
            </w:pPr>
            <w:r>
              <w:t>TC_24_Segment_NUMBER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PF0W139W140B11~B0</w:t>
            </w:r>
          </w:p>
        </w:tc>
        <w:tc>
          <w:tcPr>
            <w:tcW w:w="1196" w:type="dxa"/>
            <w:vAlign w:val="center"/>
          </w:tcPr>
          <w:p>
            <w:pPr>
              <w:jc w:val="center"/>
              <w:rPr>
                <w:sz w:val="21"/>
                <w:szCs w:val="21"/>
              </w:rPr>
            </w:pPr>
            <w:r>
              <w:t>XI072</w:t>
            </w:r>
          </w:p>
        </w:tc>
        <w:tc>
          <w:tcPr>
            <w:tcW w:w="1491" w:type="dxa"/>
            <w:vAlign w:val="center"/>
          </w:tcPr>
          <w:p>
            <w:pPr>
              <w:jc w:val="center"/>
              <w:rPr>
                <w:sz w:val="21"/>
                <w:szCs w:val="21"/>
              </w:rPr>
            </w:pPr>
            <w:r>
              <w:t>TC_24_Relative_TIME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PF0W141~W144</w:t>
            </w:r>
          </w:p>
        </w:tc>
        <w:tc>
          <w:tcPr>
            <w:tcW w:w="1196" w:type="dxa"/>
            <w:vAlign w:val="center"/>
          </w:tcPr>
          <w:p>
            <w:pPr>
              <w:jc w:val="center"/>
              <w:rPr>
                <w:sz w:val="21"/>
                <w:szCs w:val="21"/>
              </w:rPr>
            </w:pPr>
            <w:r>
              <w:t>XI073</w:t>
            </w:r>
          </w:p>
        </w:tc>
        <w:tc>
          <w:tcPr>
            <w:tcW w:w="1491" w:type="dxa"/>
            <w:vAlign w:val="center"/>
          </w:tcPr>
          <w:p>
            <w:pPr>
              <w:jc w:val="center"/>
              <w:rPr>
                <w:sz w:val="21"/>
                <w:szCs w:val="21"/>
              </w:rPr>
            </w:pPr>
            <w:r>
              <w:t>TC_24_Command_CODE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PF0W145W146B15~B12</w:t>
            </w:r>
          </w:p>
        </w:tc>
        <w:tc>
          <w:tcPr>
            <w:tcW w:w="1196" w:type="dxa"/>
            <w:vAlign w:val="center"/>
          </w:tcPr>
          <w:p>
            <w:pPr>
              <w:jc w:val="center"/>
              <w:rPr>
                <w:sz w:val="21"/>
                <w:szCs w:val="21"/>
              </w:rPr>
            </w:pPr>
            <w:r>
              <w:t>XI074</w:t>
            </w:r>
          </w:p>
        </w:tc>
        <w:tc>
          <w:tcPr>
            <w:tcW w:w="1491" w:type="dxa"/>
            <w:vAlign w:val="center"/>
          </w:tcPr>
          <w:p>
            <w:pPr>
              <w:jc w:val="center"/>
              <w:rPr>
                <w:sz w:val="21"/>
                <w:szCs w:val="21"/>
              </w:rPr>
            </w:pPr>
            <w:r>
              <w:t>TC_25_Segment_NUMBER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PF0W145W146B11~B0</w:t>
            </w:r>
          </w:p>
        </w:tc>
        <w:tc>
          <w:tcPr>
            <w:tcW w:w="1196" w:type="dxa"/>
            <w:vAlign w:val="center"/>
          </w:tcPr>
          <w:p>
            <w:pPr>
              <w:jc w:val="center"/>
              <w:rPr>
                <w:sz w:val="21"/>
                <w:szCs w:val="21"/>
              </w:rPr>
            </w:pPr>
            <w:r>
              <w:t>XI075</w:t>
            </w:r>
          </w:p>
        </w:tc>
        <w:tc>
          <w:tcPr>
            <w:tcW w:w="1491" w:type="dxa"/>
            <w:vAlign w:val="center"/>
          </w:tcPr>
          <w:p>
            <w:pPr>
              <w:jc w:val="center"/>
              <w:rPr>
                <w:sz w:val="21"/>
                <w:szCs w:val="21"/>
              </w:rPr>
            </w:pPr>
            <w:r>
              <w:t>TC_25_Relative_TIME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PF0W147~W150</w:t>
            </w:r>
          </w:p>
        </w:tc>
        <w:tc>
          <w:tcPr>
            <w:tcW w:w="1196" w:type="dxa"/>
            <w:vAlign w:val="center"/>
          </w:tcPr>
          <w:p>
            <w:pPr>
              <w:jc w:val="center"/>
              <w:rPr>
                <w:sz w:val="21"/>
                <w:szCs w:val="21"/>
              </w:rPr>
            </w:pPr>
            <w:r>
              <w:t>XI076</w:t>
            </w:r>
          </w:p>
        </w:tc>
        <w:tc>
          <w:tcPr>
            <w:tcW w:w="1491" w:type="dxa"/>
            <w:vAlign w:val="center"/>
          </w:tcPr>
          <w:p>
            <w:pPr>
              <w:jc w:val="center"/>
              <w:rPr>
                <w:sz w:val="21"/>
                <w:szCs w:val="21"/>
              </w:rPr>
            </w:pPr>
            <w:r>
              <w:t>TC_25_Command_CODE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PF0W151W152B15~B12</w:t>
            </w:r>
          </w:p>
        </w:tc>
        <w:tc>
          <w:tcPr>
            <w:tcW w:w="1196" w:type="dxa"/>
            <w:vAlign w:val="center"/>
          </w:tcPr>
          <w:p>
            <w:pPr>
              <w:jc w:val="center"/>
              <w:rPr>
                <w:sz w:val="21"/>
                <w:szCs w:val="21"/>
              </w:rPr>
            </w:pPr>
            <w:r>
              <w:t>XI077</w:t>
            </w:r>
          </w:p>
        </w:tc>
        <w:tc>
          <w:tcPr>
            <w:tcW w:w="1491" w:type="dxa"/>
            <w:vAlign w:val="center"/>
          </w:tcPr>
          <w:p>
            <w:pPr>
              <w:jc w:val="center"/>
              <w:rPr>
                <w:sz w:val="21"/>
                <w:szCs w:val="21"/>
              </w:rPr>
            </w:pPr>
            <w:r>
              <w:t>TC_26_Segment_NUMBER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PF0W151W152B11~B0</w:t>
            </w:r>
          </w:p>
        </w:tc>
        <w:tc>
          <w:tcPr>
            <w:tcW w:w="1196" w:type="dxa"/>
            <w:vAlign w:val="center"/>
          </w:tcPr>
          <w:p>
            <w:pPr>
              <w:jc w:val="center"/>
              <w:rPr>
                <w:sz w:val="21"/>
                <w:szCs w:val="21"/>
              </w:rPr>
            </w:pPr>
            <w:r>
              <w:t>XI078</w:t>
            </w:r>
          </w:p>
        </w:tc>
        <w:tc>
          <w:tcPr>
            <w:tcW w:w="1491" w:type="dxa"/>
            <w:vAlign w:val="center"/>
          </w:tcPr>
          <w:p>
            <w:pPr>
              <w:jc w:val="center"/>
              <w:rPr>
                <w:sz w:val="21"/>
                <w:szCs w:val="21"/>
              </w:rPr>
            </w:pPr>
            <w:r>
              <w:t>TC_26_Relative_TIME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PF0W153~W156</w:t>
            </w:r>
          </w:p>
        </w:tc>
        <w:tc>
          <w:tcPr>
            <w:tcW w:w="1196" w:type="dxa"/>
            <w:vAlign w:val="center"/>
          </w:tcPr>
          <w:p>
            <w:pPr>
              <w:jc w:val="center"/>
              <w:rPr>
                <w:sz w:val="21"/>
                <w:szCs w:val="21"/>
              </w:rPr>
            </w:pPr>
            <w:r>
              <w:t>XI079</w:t>
            </w:r>
          </w:p>
        </w:tc>
        <w:tc>
          <w:tcPr>
            <w:tcW w:w="1491" w:type="dxa"/>
            <w:vAlign w:val="center"/>
          </w:tcPr>
          <w:p>
            <w:pPr>
              <w:jc w:val="center"/>
              <w:rPr>
                <w:sz w:val="21"/>
                <w:szCs w:val="21"/>
              </w:rPr>
            </w:pPr>
            <w:r>
              <w:t>TC_26_Command_CODE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PF0W157W158B15~B12</w:t>
            </w:r>
          </w:p>
        </w:tc>
        <w:tc>
          <w:tcPr>
            <w:tcW w:w="1196" w:type="dxa"/>
            <w:vAlign w:val="center"/>
          </w:tcPr>
          <w:p>
            <w:pPr>
              <w:jc w:val="center"/>
              <w:rPr>
                <w:sz w:val="21"/>
                <w:szCs w:val="21"/>
              </w:rPr>
            </w:pPr>
            <w:r>
              <w:t>XI080</w:t>
            </w:r>
          </w:p>
        </w:tc>
        <w:tc>
          <w:tcPr>
            <w:tcW w:w="1491" w:type="dxa"/>
            <w:vAlign w:val="center"/>
          </w:tcPr>
          <w:p>
            <w:pPr>
              <w:jc w:val="center"/>
              <w:rPr>
                <w:sz w:val="21"/>
                <w:szCs w:val="21"/>
              </w:rPr>
            </w:pPr>
            <w:r>
              <w:t>TC_27_Segment_NUMBER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PF0W157W158B11~B0</w:t>
            </w:r>
          </w:p>
        </w:tc>
        <w:tc>
          <w:tcPr>
            <w:tcW w:w="1196" w:type="dxa"/>
            <w:vAlign w:val="center"/>
          </w:tcPr>
          <w:p>
            <w:pPr>
              <w:jc w:val="center"/>
              <w:rPr>
                <w:sz w:val="21"/>
                <w:szCs w:val="21"/>
              </w:rPr>
            </w:pPr>
            <w:r>
              <w:t>XI081</w:t>
            </w:r>
          </w:p>
        </w:tc>
        <w:tc>
          <w:tcPr>
            <w:tcW w:w="1491" w:type="dxa"/>
            <w:vAlign w:val="center"/>
          </w:tcPr>
          <w:p>
            <w:pPr>
              <w:jc w:val="center"/>
              <w:rPr>
                <w:sz w:val="21"/>
                <w:szCs w:val="21"/>
              </w:rPr>
            </w:pPr>
            <w:r>
              <w:t>TC_27_Relative_TIME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PF0W159~W162</w:t>
            </w:r>
          </w:p>
        </w:tc>
        <w:tc>
          <w:tcPr>
            <w:tcW w:w="1196" w:type="dxa"/>
            <w:vAlign w:val="center"/>
          </w:tcPr>
          <w:p>
            <w:pPr>
              <w:jc w:val="center"/>
              <w:rPr>
                <w:sz w:val="21"/>
                <w:szCs w:val="21"/>
              </w:rPr>
            </w:pPr>
            <w:r>
              <w:t>XI082</w:t>
            </w:r>
          </w:p>
        </w:tc>
        <w:tc>
          <w:tcPr>
            <w:tcW w:w="1491" w:type="dxa"/>
            <w:vAlign w:val="center"/>
          </w:tcPr>
          <w:p>
            <w:pPr>
              <w:jc w:val="center"/>
              <w:rPr>
                <w:sz w:val="21"/>
                <w:szCs w:val="21"/>
              </w:rPr>
            </w:pPr>
            <w:r>
              <w:t>TC_27_Command_CODE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PF0W163W164B15~B12</w:t>
            </w:r>
          </w:p>
        </w:tc>
        <w:tc>
          <w:tcPr>
            <w:tcW w:w="1196" w:type="dxa"/>
            <w:vAlign w:val="center"/>
          </w:tcPr>
          <w:p>
            <w:pPr>
              <w:jc w:val="center"/>
              <w:rPr>
                <w:sz w:val="21"/>
                <w:szCs w:val="21"/>
              </w:rPr>
            </w:pPr>
            <w:r>
              <w:t>XI083</w:t>
            </w:r>
          </w:p>
        </w:tc>
        <w:tc>
          <w:tcPr>
            <w:tcW w:w="1491" w:type="dxa"/>
            <w:vAlign w:val="center"/>
          </w:tcPr>
          <w:p>
            <w:pPr>
              <w:jc w:val="center"/>
              <w:rPr>
                <w:sz w:val="21"/>
                <w:szCs w:val="21"/>
              </w:rPr>
            </w:pPr>
            <w:r>
              <w:t>TC_28_Segment_NUMBER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PF0W163W164B11~B0</w:t>
            </w:r>
          </w:p>
        </w:tc>
        <w:tc>
          <w:tcPr>
            <w:tcW w:w="1196" w:type="dxa"/>
            <w:vAlign w:val="center"/>
          </w:tcPr>
          <w:p>
            <w:pPr>
              <w:jc w:val="center"/>
              <w:rPr>
                <w:sz w:val="21"/>
                <w:szCs w:val="21"/>
              </w:rPr>
            </w:pPr>
            <w:r>
              <w:t>XI084</w:t>
            </w:r>
          </w:p>
        </w:tc>
        <w:tc>
          <w:tcPr>
            <w:tcW w:w="1491" w:type="dxa"/>
            <w:vAlign w:val="center"/>
          </w:tcPr>
          <w:p>
            <w:pPr>
              <w:jc w:val="center"/>
              <w:rPr>
                <w:sz w:val="21"/>
                <w:szCs w:val="21"/>
              </w:rPr>
            </w:pPr>
            <w:r>
              <w:t>TC_28_Relative_TIME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PF0W165~W168</w:t>
            </w:r>
          </w:p>
        </w:tc>
        <w:tc>
          <w:tcPr>
            <w:tcW w:w="1196" w:type="dxa"/>
            <w:vAlign w:val="center"/>
          </w:tcPr>
          <w:p>
            <w:pPr>
              <w:jc w:val="center"/>
              <w:rPr>
                <w:sz w:val="21"/>
                <w:szCs w:val="21"/>
              </w:rPr>
            </w:pPr>
            <w:r>
              <w:t>XI085</w:t>
            </w:r>
          </w:p>
        </w:tc>
        <w:tc>
          <w:tcPr>
            <w:tcW w:w="1491" w:type="dxa"/>
            <w:vAlign w:val="center"/>
          </w:tcPr>
          <w:p>
            <w:pPr>
              <w:jc w:val="center"/>
              <w:rPr>
                <w:sz w:val="21"/>
                <w:szCs w:val="21"/>
              </w:rPr>
            </w:pPr>
            <w:r>
              <w:t>TC_28_Command_CODE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PF0W163W164B15~B12</w:t>
            </w:r>
          </w:p>
        </w:tc>
        <w:tc>
          <w:tcPr>
            <w:tcW w:w="1196" w:type="dxa"/>
            <w:vAlign w:val="center"/>
          </w:tcPr>
          <w:p>
            <w:pPr>
              <w:jc w:val="center"/>
              <w:rPr>
                <w:sz w:val="21"/>
                <w:szCs w:val="21"/>
              </w:rPr>
            </w:pPr>
            <w:r>
              <w:t>XI086</w:t>
            </w:r>
          </w:p>
        </w:tc>
        <w:tc>
          <w:tcPr>
            <w:tcW w:w="1491" w:type="dxa"/>
            <w:vAlign w:val="center"/>
          </w:tcPr>
          <w:p>
            <w:pPr>
              <w:jc w:val="center"/>
              <w:rPr>
                <w:sz w:val="21"/>
                <w:szCs w:val="21"/>
              </w:rPr>
            </w:pPr>
            <w:r>
              <w:t>TC_29_Segment_NUMBER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PF0W163W164B11~B0</w:t>
            </w:r>
          </w:p>
        </w:tc>
        <w:tc>
          <w:tcPr>
            <w:tcW w:w="1196" w:type="dxa"/>
            <w:vAlign w:val="center"/>
          </w:tcPr>
          <w:p>
            <w:pPr>
              <w:jc w:val="center"/>
              <w:rPr>
                <w:sz w:val="21"/>
                <w:szCs w:val="21"/>
              </w:rPr>
            </w:pPr>
            <w:r>
              <w:t>XI087</w:t>
            </w:r>
          </w:p>
        </w:tc>
        <w:tc>
          <w:tcPr>
            <w:tcW w:w="1491" w:type="dxa"/>
            <w:vAlign w:val="center"/>
          </w:tcPr>
          <w:p>
            <w:pPr>
              <w:jc w:val="center"/>
              <w:rPr>
                <w:sz w:val="21"/>
                <w:szCs w:val="21"/>
              </w:rPr>
            </w:pPr>
            <w:r>
              <w:t>TC_29_Relative_TIME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PF0W165~W168</w:t>
            </w:r>
          </w:p>
        </w:tc>
        <w:tc>
          <w:tcPr>
            <w:tcW w:w="1196" w:type="dxa"/>
            <w:vAlign w:val="center"/>
          </w:tcPr>
          <w:p>
            <w:pPr>
              <w:jc w:val="center"/>
              <w:rPr>
                <w:sz w:val="21"/>
                <w:szCs w:val="21"/>
              </w:rPr>
            </w:pPr>
            <w:r>
              <w:t>XI088</w:t>
            </w:r>
          </w:p>
        </w:tc>
        <w:tc>
          <w:tcPr>
            <w:tcW w:w="1491" w:type="dxa"/>
            <w:vAlign w:val="center"/>
          </w:tcPr>
          <w:p>
            <w:pPr>
              <w:jc w:val="center"/>
              <w:rPr>
                <w:sz w:val="21"/>
                <w:szCs w:val="21"/>
              </w:rPr>
            </w:pPr>
            <w:r>
              <w:t>TC_29_Command_CODE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PF0W175W176B15~B12</w:t>
            </w:r>
          </w:p>
        </w:tc>
        <w:tc>
          <w:tcPr>
            <w:tcW w:w="1196" w:type="dxa"/>
            <w:vAlign w:val="center"/>
          </w:tcPr>
          <w:p>
            <w:pPr>
              <w:jc w:val="center"/>
              <w:rPr>
                <w:sz w:val="21"/>
                <w:szCs w:val="21"/>
              </w:rPr>
            </w:pPr>
            <w:r>
              <w:t>XI089</w:t>
            </w:r>
          </w:p>
        </w:tc>
        <w:tc>
          <w:tcPr>
            <w:tcW w:w="1491" w:type="dxa"/>
            <w:vAlign w:val="center"/>
          </w:tcPr>
          <w:p>
            <w:pPr>
              <w:jc w:val="center"/>
              <w:rPr>
                <w:sz w:val="21"/>
                <w:szCs w:val="21"/>
              </w:rPr>
            </w:pPr>
            <w:r>
              <w:t>TC_30_Segment_NUMBER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PF0W175W176B11~B0</w:t>
            </w:r>
          </w:p>
        </w:tc>
        <w:tc>
          <w:tcPr>
            <w:tcW w:w="1196" w:type="dxa"/>
            <w:vAlign w:val="center"/>
          </w:tcPr>
          <w:p>
            <w:pPr>
              <w:jc w:val="center"/>
              <w:rPr>
                <w:sz w:val="21"/>
                <w:szCs w:val="21"/>
              </w:rPr>
            </w:pPr>
            <w:r>
              <w:t>XI090</w:t>
            </w:r>
          </w:p>
        </w:tc>
        <w:tc>
          <w:tcPr>
            <w:tcW w:w="1491" w:type="dxa"/>
            <w:vAlign w:val="center"/>
          </w:tcPr>
          <w:p>
            <w:pPr>
              <w:jc w:val="center"/>
              <w:rPr>
                <w:sz w:val="21"/>
                <w:szCs w:val="21"/>
              </w:rPr>
            </w:pPr>
            <w:r>
              <w:t>TC_30_Relative_TIME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PF0W177~W180</w:t>
            </w:r>
          </w:p>
        </w:tc>
        <w:tc>
          <w:tcPr>
            <w:tcW w:w="1196" w:type="dxa"/>
            <w:vAlign w:val="center"/>
          </w:tcPr>
          <w:p>
            <w:pPr>
              <w:jc w:val="center"/>
              <w:rPr>
                <w:sz w:val="21"/>
                <w:szCs w:val="21"/>
              </w:rPr>
            </w:pPr>
            <w:r>
              <w:t>XI091</w:t>
            </w:r>
          </w:p>
        </w:tc>
        <w:tc>
          <w:tcPr>
            <w:tcW w:w="1491" w:type="dxa"/>
            <w:vAlign w:val="center"/>
          </w:tcPr>
          <w:p>
            <w:pPr>
              <w:jc w:val="center"/>
              <w:rPr>
                <w:sz w:val="21"/>
                <w:szCs w:val="21"/>
              </w:rPr>
            </w:pPr>
            <w:r>
              <w:t>TC_30_Command_CODE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PF0W181W182B15~B12</w:t>
            </w:r>
          </w:p>
        </w:tc>
        <w:tc>
          <w:tcPr>
            <w:tcW w:w="1196" w:type="dxa"/>
            <w:vAlign w:val="center"/>
          </w:tcPr>
          <w:p>
            <w:pPr>
              <w:jc w:val="center"/>
              <w:rPr>
                <w:sz w:val="21"/>
                <w:szCs w:val="21"/>
              </w:rPr>
            </w:pPr>
            <w:r>
              <w:t>XI092</w:t>
            </w:r>
          </w:p>
        </w:tc>
        <w:tc>
          <w:tcPr>
            <w:tcW w:w="1491" w:type="dxa"/>
            <w:vAlign w:val="center"/>
          </w:tcPr>
          <w:p>
            <w:pPr>
              <w:jc w:val="center"/>
              <w:rPr>
                <w:sz w:val="21"/>
                <w:szCs w:val="21"/>
              </w:rPr>
            </w:pPr>
            <w:r>
              <w:t>TC_31_Segment_NUMBER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PF0W181W182B11~B0</w:t>
            </w:r>
          </w:p>
        </w:tc>
        <w:tc>
          <w:tcPr>
            <w:tcW w:w="1196" w:type="dxa"/>
            <w:vAlign w:val="center"/>
          </w:tcPr>
          <w:p>
            <w:pPr>
              <w:jc w:val="center"/>
              <w:rPr>
                <w:sz w:val="21"/>
                <w:szCs w:val="21"/>
              </w:rPr>
            </w:pPr>
            <w:r>
              <w:t>XI093</w:t>
            </w:r>
          </w:p>
        </w:tc>
        <w:tc>
          <w:tcPr>
            <w:tcW w:w="1491" w:type="dxa"/>
            <w:vAlign w:val="center"/>
          </w:tcPr>
          <w:p>
            <w:pPr>
              <w:jc w:val="center"/>
              <w:rPr>
                <w:sz w:val="21"/>
                <w:szCs w:val="21"/>
              </w:rPr>
            </w:pPr>
            <w:r>
              <w:t>TC_31_Relative_TIME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PF0W183~W186</w:t>
            </w:r>
          </w:p>
        </w:tc>
        <w:tc>
          <w:tcPr>
            <w:tcW w:w="1196" w:type="dxa"/>
            <w:vAlign w:val="center"/>
          </w:tcPr>
          <w:p>
            <w:pPr>
              <w:jc w:val="center"/>
              <w:rPr>
                <w:sz w:val="21"/>
                <w:szCs w:val="21"/>
              </w:rPr>
            </w:pPr>
            <w:r>
              <w:t>XI094</w:t>
            </w:r>
          </w:p>
        </w:tc>
        <w:tc>
          <w:tcPr>
            <w:tcW w:w="1491" w:type="dxa"/>
            <w:vAlign w:val="center"/>
          </w:tcPr>
          <w:p>
            <w:pPr>
              <w:jc w:val="center"/>
              <w:rPr>
                <w:sz w:val="21"/>
                <w:szCs w:val="21"/>
              </w:rPr>
            </w:pPr>
            <w:r>
              <w:t>TC_31_Command_CODE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PF0W187W188B15~B12</w:t>
            </w:r>
          </w:p>
        </w:tc>
        <w:tc>
          <w:tcPr>
            <w:tcW w:w="1196" w:type="dxa"/>
            <w:vAlign w:val="center"/>
          </w:tcPr>
          <w:p>
            <w:pPr>
              <w:jc w:val="center"/>
              <w:rPr>
                <w:sz w:val="21"/>
                <w:szCs w:val="21"/>
              </w:rPr>
            </w:pPr>
            <w:r>
              <w:t>XI095</w:t>
            </w:r>
          </w:p>
        </w:tc>
        <w:tc>
          <w:tcPr>
            <w:tcW w:w="1491" w:type="dxa"/>
            <w:vAlign w:val="center"/>
          </w:tcPr>
          <w:p>
            <w:pPr>
              <w:jc w:val="center"/>
              <w:rPr>
                <w:sz w:val="21"/>
                <w:szCs w:val="21"/>
              </w:rPr>
            </w:pPr>
            <w:r>
              <w:t>TC_32_Segment_NUMBER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PF0W187W188B11~B0</w:t>
            </w:r>
          </w:p>
        </w:tc>
        <w:tc>
          <w:tcPr>
            <w:tcW w:w="1196" w:type="dxa"/>
            <w:vAlign w:val="center"/>
          </w:tcPr>
          <w:p>
            <w:pPr>
              <w:jc w:val="center"/>
              <w:rPr>
                <w:sz w:val="21"/>
                <w:szCs w:val="21"/>
              </w:rPr>
            </w:pPr>
            <w:r>
              <w:t>XI096</w:t>
            </w:r>
          </w:p>
        </w:tc>
        <w:tc>
          <w:tcPr>
            <w:tcW w:w="1491" w:type="dxa"/>
            <w:vAlign w:val="center"/>
          </w:tcPr>
          <w:p>
            <w:pPr>
              <w:jc w:val="center"/>
              <w:rPr>
                <w:sz w:val="21"/>
                <w:szCs w:val="21"/>
              </w:rPr>
            </w:pPr>
            <w:r>
              <w:t>TC_32_Relative_TIME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PF0W189~W192</w:t>
            </w:r>
          </w:p>
        </w:tc>
        <w:tc>
          <w:tcPr>
            <w:tcW w:w="1196" w:type="dxa"/>
            <w:vAlign w:val="center"/>
          </w:tcPr>
          <w:p>
            <w:pPr>
              <w:jc w:val="center"/>
              <w:rPr>
                <w:sz w:val="21"/>
                <w:szCs w:val="21"/>
              </w:rPr>
            </w:pPr>
            <w:r>
              <w:t>XI097</w:t>
            </w:r>
          </w:p>
        </w:tc>
        <w:tc>
          <w:tcPr>
            <w:tcW w:w="1491" w:type="dxa"/>
            <w:vAlign w:val="center"/>
          </w:tcPr>
          <w:p>
            <w:pPr>
              <w:jc w:val="center"/>
              <w:rPr>
                <w:sz w:val="21"/>
                <w:szCs w:val="21"/>
              </w:rPr>
            </w:pPr>
            <w:r>
              <w:t>TC_32_Command_CODE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PF0W193W194B15~B12</w:t>
            </w:r>
          </w:p>
        </w:tc>
        <w:tc>
          <w:tcPr>
            <w:tcW w:w="1196" w:type="dxa"/>
            <w:vAlign w:val="center"/>
          </w:tcPr>
          <w:p>
            <w:pPr>
              <w:jc w:val="center"/>
              <w:rPr>
                <w:sz w:val="21"/>
                <w:szCs w:val="21"/>
              </w:rPr>
            </w:pPr>
            <w:r>
              <w:t>XI098</w:t>
            </w:r>
          </w:p>
        </w:tc>
        <w:tc>
          <w:tcPr>
            <w:tcW w:w="1491" w:type="dxa"/>
            <w:vAlign w:val="center"/>
          </w:tcPr>
          <w:p>
            <w:pPr>
              <w:jc w:val="center"/>
              <w:rPr>
                <w:sz w:val="21"/>
                <w:szCs w:val="21"/>
              </w:rPr>
            </w:pPr>
            <w:r>
              <w:t>TC_33_Segment_NUMBER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PF0W193W194B11~B0</w:t>
            </w:r>
          </w:p>
        </w:tc>
        <w:tc>
          <w:tcPr>
            <w:tcW w:w="1196" w:type="dxa"/>
            <w:vAlign w:val="center"/>
          </w:tcPr>
          <w:p>
            <w:pPr>
              <w:jc w:val="center"/>
              <w:rPr>
                <w:sz w:val="21"/>
                <w:szCs w:val="21"/>
              </w:rPr>
            </w:pPr>
            <w:r>
              <w:t>XI099</w:t>
            </w:r>
          </w:p>
        </w:tc>
        <w:tc>
          <w:tcPr>
            <w:tcW w:w="1491" w:type="dxa"/>
            <w:vAlign w:val="center"/>
          </w:tcPr>
          <w:p>
            <w:pPr>
              <w:jc w:val="center"/>
              <w:rPr>
                <w:sz w:val="21"/>
                <w:szCs w:val="21"/>
              </w:rPr>
            </w:pPr>
            <w:r>
              <w:t>TC_33_Relative_TIME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PF0W195~W198</w:t>
            </w:r>
          </w:p>
        </w:tc>
        <w:tc>
          <w:tcPr>
            <w:tcW w:w="1196" w:type="dxa"/>
            <w:vAlign w:val="center"/>
          </w:tcPr>
          <w:p>
            <w:pPr>
              <w:jc w:val="center"/>
              <w:rPr>
                <w:sz w:val="21"/>
                <w:szCs w:val="21"/>
              </w:rPr>
            </w:pPr>
            <w:r>
              <w:t>XI100</w:t>
            </w:r>
          </w:p>
        </w:tc>
        <w:tc>
          <w:tcPr>
            <w:tcW w:w="1491" w:type="dxa"/>
            <w:vAlign w:val="center"/>
          </w:tcPr>
          <w:p>
            <w:pPr>
              <w:jc w:val="center"/>
              <w:rPr>
                <w:sz w:val="21"/>
                <w:szCs w:val="21"/>
              </w:rPr>
            </w:pPr>
            <w:r>
              <w:t>TC_33_Command_CODE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PF0W199W200B15~B12</w:t>
            </w:r>
          </w:p>
        </w:tc>
        <w:tc>
          <w:tcPr>
            <w:tcW w:w="1196" w:type="dxa"/>
            <w:vAlign w:val="center"/>
          </w:tcPr>
          <w:p>
            <w:pPr>
              <w:jc w:val="center"/>
              <w:rPr>
                <w:sz w:val="21"/>
                <w:szCs w:val="21"/>
              </w:rPr>
            </w:pPr>
            <w:r>
              <w:t>XI101</w:t>
            </w:r>
          </w:p>
        </w:tc>
        <w:tc>
          <w:tcPr>
            <w:tcW w:w="1491" w:type="dxa"/>
            <w:vAlign w:val="center"/>
          </w:tcPr>
          <w:p>
            <w:pPr>
              <w:jc w:val="center"/>
              <w:rPr>
                <w:sz w:val="21"/>
                <w:szCs w:val="21"/>
              </w:rPr>
            </w:pPr>
            <w:r>
              <w:t>TC_34_Segment_NUMBER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PF0W199W200B11~B0</w:t>
            </w:r>
          </w:p>
        </w:tc>
        <w:tc>
          <w:tcPr>
            <w:tcW w:w="1196" w:type="dxa"/>
            <w:vAlign w:val="center"/>
          </w:tcPr>
          <w:p>
            <w:pPr>
              <w:jc w:val="center"/>
              <w:rPr>
                <w:sz w:val="21"/>
                <w:szCs w:val="21"/>
              </w:rPr>
            </w:pPr>
            <w:r>
              <w:t>XI102</w:t>
            </w:r>
          </w:p>
        </w:tc>
        <w:tc>
          <w:tcPr>
            <w:tcW w:w="1491" w:type="dxa"/>
            <w:vAlign w:val="center"/>
          </w:tcPr>
          <w:p>
            <w:pPr>
              <w:jc w:val="center"/>
              <w:rPr>
                <w:sz w:val="21"/>
                <w:szCs w:val="21"/>
              </w:rPr>
            </w:pPr>
            <w:r>
              <w:t>TC_34_Relative_TIME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PF0W201~W204</w:t>
            </w:r>
          </w:p>
        </w:tc>
        <w:tc>
          <w:tcPr>
            <w:tcW w:w="1196" w:type="dxa"/>
            <w:vAlign w:val="center"/>
          </w:tcPr>
          <w:p>
            <w:pPr>
              <w:jc w:val="center"/>
              <w:rPr>
                <w:sz w:val="21"/>
                <w:szCs w:val="21"/>
              </w:rPr>
            </w:pPr>
            <w:r>
              <w:t>XI103</w:t>
            </w:r>
          </w:p>
        </w:tc>
        <w:tc>
          <w:tcPr>
            <w:tcW w:w="1491" w:type="dxa"/>
            <w:vAlign w:val="center"/>
          </w:tcPr>
          <w:p>
            <w:pPr>
              <w:jc w:val="center"/>
              <w:rPr>
                <w:sz w:val="21"/>
                <w:szCs w:val="21"/>
              </w:rPr>
            </w:pPr>
            <w:r>
              <w:t>TC_34_Command_CODE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PF0W205W206B15~B12</w:t>
            </w:r>
          </w:p>
        </w:tc>
        <w:tc>
          <w:tcPr>
            <w:tcW w:w="1196" w:type="dxa"/>
            <w:vAlign w:val="center"/>
          </w:tcPr>
          <w:p>
            <w:pPr>
              <w:jc w:val="center"/>
              <w:rPr>
                <w:sz w:val="21"/>
                <w:szCs w:val="21"/>
              </w:rPr>
            </w:pPr>
            <w:r>
              <w:t>XI104</w:t>
            </w:r>
          </w:p>
        </w:tc>
        <w:tc>
          <w:tcPr>
            <w:tcW w:w="1491" w:type="dxa"/>
            <w:vAlign w:val="center"/>
          </w:tcPr>
          <w:p>
            <w:pPr>
              <w:jc w:val="center"/>
              <w:rPr>
                <w:sz w:val="21"/>
                <w:szCs w:val="21"/>
              </w:rPr>
            </w:pPr>
            <w:r>
              <w:t>TC_35_Segment_NUMBER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PF0W205W206B11~B0</w:t>
            </w:r>
          </w:p>
        </w:tc>
        <w:tc>
          <w:tcPr>
            <w:tcW w:w="1196" w:type="dxa"/>
            <w:vAlign w:val="center"/>
          </w:tcPr>
          <w:p>
            <w:pPr>
              <w:jc w:val="center"/>
              <w:rPr>
                <w:sz w:val="21"/>
                <w:szCs w:val="21"/>
              </w:rPr>
            </w:pPr>
            <w:r>
              <w:t>XI105</w:t>
            </w:r>
          </w:p>
        </w:tc>
        <w:tc>
          <w:tcPr>
            <w:tcW w:w="1491" w:type="dxa"/>
            <w:vAlign w:val="center"/>
          </w:tcPr>
          <w:p>
            <w:pPr>
              <w:jc w:val="center"/>
              <w:rPr>
                <w:sz w:val="21"/>
                <w:szCs w:val="21"/>
              </w:rPr>
            </w:pPr>
            <w:r>
              <w:t>TC_35_Relative_TIME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PF0W207~W210</w:t>
            </w:r>
          </w:p>
        </w:tc>
        <w:tc>
          <w:tcPr>
            <w:tcW w:w="1196" w:type="dxa"/>
            <w:vAlign w:val="center"/>
          </w:tcPr>
          <w:p>
            <w:pPr>
              <w:jc w:val="center"/>
              <w:rPr>
                <w:sz w:val="21"/>
                <w:szCs w:val="21"/>
              </w:rPr>
            </w:pPr>
            <w:r>
              <w:t>XI106</w:t>
            </w:r>
          </w:p>
        </w:tc>
        <w:tc>
          <w:tcPr>
            <w:tcW w:w="1491" w:type="dxa"/>
            <w:vAlign w:val="center"/>
          </w:tcPr>
          <w:p>
            <w:pPr>
              <w:jc w:val="center"/>
              <w:rPr>
                <w:sz w:val="21"/>
                <w:szCs w:val="21"/>
              </w:rPr>
            </w:pPr>
            <w:r>
              <w:t>TC_35_Command_CODE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PF0W211W212B15~B12</w:t>
            </w:r>
          </w:p>
        </w:tc>
        <w:tc>
          <w:tcPr>
            <w:tcW w:w="1196" w:type="dxa"/>
            <w:vAlign w:val="center"/>
          </w:tcPr>
          <w:p>
            <w:pPr>
              <w:jc w:val="center"/>
              <w:rPr>
                <w:sz w:val="21"/>
                <w:szCs w:val="21"/>
              </w:rPr>
            </w:pPr>
            <w:r>
              <w:t>XI107</w:t>
            </w:r>
          </w:p>
        </w:tc>
        <w:tc>
          <w:tcPr>
            <w:tcW w:w="1491" w:type="dxa"/>
            <w:vAlign w:val="center"/>
          </w:tcPr>
          <w:p>
            <w:pPr>
              <w:jc w:val="center"/>
              <w:rPr>
                <w:sz w:val="21"/>
                <w:szCs w:val="21"/>
              </w:rPr>
            </w:pPr>
            <w:r>
              <w:t>TC_36_Segment_NUMBER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PF0W211W212B11~B0</w:t>
            </w:r>
          </w:p>
        </w:tc>
        <w:tc>
          <w:tcPr>
            <w:tcW w:w="1196" w:type="dxa"/>
            <w:vAlign w:val="center"/>
          </w:tcPr>
          <w:p>
            <w:pPr>
              <w:jc w:val="center"/>
              <w:rPr>
                <w:sz w:val="21"/>
                <w:szCs w:val="21"/>
              </w:rPr>
            </w:pPr>
            <w:r>
              <w:t>XI108</w:t>
            </w:r>
          </w:p>
        </w:tc>
        <w:tc>
          <w:tcPr>
            <w:tcW w:w="1491" w:type="dxa"/>
            <w:vAlign w:val="center"/>
          </w:tcPr>
          <w:p>
            <w:pPr>
              <w:jc w:val="center"/>
              <w:rPr>
                <w:sz w:val="21"/>
                <w:szCs w:val="21"/>
              </w:rPr>
            </w:pPr>
            <w:r>
              <w:t>TC_36_Relative_TIME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PF0W213~W216</w:t>
            </w:r>
          </w:p>
        </w:tc>
        <w:tc>
          <w:tcPr>
            <w:tcW w:w="1196" w:type="dxa"/>
            <w:vAlign w:val="center"/>
          </w:tcPr>
          <w:p>
            <w:pPr>
              <w:jc w:val="center"/>
              <w:rPr>
                <w:sz w:val="21"/>
                <w:szCs w:val="21"/>
              </w:rPr>
            </w:pPr>
            <w:r>
              <w:t>XI109</w:t>
            </w:r>
          </w:p>
        </w:tc>
        <w:tc>
          <w:tcPr>
            <w:tcW w:w="1491" w:type="dxa"/>
            <w:vAlign w:val="center"/>
          </w:tcPr>
          <w:p>
            <w:pPr>
              <w:jc w:val="center"/>
              <w:rPr>
                <w:sz w:val="21"/>
                <w:szCs w:val="21"/>
              </w:rPr>
            </w:pPr>
            <w:r>
              <w:t>TC_36_Command_CODE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PF0W217W218B15~B12</w:t>
            </w:r>
          </w:p>
        </w:tc>
        <w:tc>
          <w:tcPr>
            <w:tcW w:w="1196" w:type="dxa"/>
            <w:vAlign w:val="center"/>
          </w:tcPr>
          <w:p>
            <w:pPr>
              <w:jc w:val="center"/>
              <w:rPr>
                <w:sz w:val="21"/>
                <w:szCs w:val="21"/>
              </w:rPr>
            </w:pPr>
            <w:r>
              <w:t>XI110</w:t>
            </w:r>
          </w:p>
        </w:tc>
        <w:tc>
          <w:tcPr>
            <w:tcW w:w="1491" w:type="dxa"/>
            <w:vAlign w:val="center"/>
          </w:tcPr>
          <w:p>
            <w:pPr>
              <w:jc w:val="center"/>
              <w:rPr>
                <w:sz w:val="21"/>
                <w:szCs w:val="21"/>
              </w:rPr>
            </w:pPr>
            <w:r>
              <w:t>TC_37_Segment_NUMBER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PF0W217W218B11~B0</w:t>
            </w:r>
          </w:p>
        </w:tc>
        <w:tc>
          <w:tcPr>
            <w:tcW w:w="1196" w:type="dxa"/>
            <w:vAlign w:val="center"/>
          </w:tcPr>
          <w:p>
            <w:pPr>
              <w:jc w:val="center"/>
              <w:rPr>
                <w:sz w:val="21"/>
                <w:szCs w:val="21"/>
              </w:rPr>
            </w:pPr>
            <w:r>
              <w:t>XI111</w:t>
            </w:r>
          </w:p>
        </w:tc>
        <w:tc>
          <w:tcPr>
            <w:tcW w:w="1491" w:type="dxa"/>
            <w:vAlign w:val="center"/>
          </w:tcPr>
          <w:p>
            <w:pPr>
              <w:jc w:val="center"/>
              <w:rPr>
                <w:sz w:val="21"/>
                <w:szCs w:val="21"/>
              </w:rPr>
            </w:pPr>
            <w:r>
              <w:t>TC_37_Relative_TIME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PF0W219~W222</w:t>
            </w:r>
          </w:p>
        </w:tc>
        <w:tc>
          <w:tcPr>
            <w:tcW w:w="1196" w:type="dxa"/>
            <w:vAlign w:val="center"/>
          </w:tcPr>
          <w:p>
            <w:pPr>
              <w:jc w:val="center"/>
              <w:rPr>
                <w:sz w:val="21"/>
                <w:szCs w:val="21"/>
              </w:rPr>
            </w:pPr>
            <w:r>
              <w:t>XI112</w:t>
            </w:r>
          </w:p>
        </w:tc>
        <w:tc>
          <w:tcPr>
            <w:tcW w:w="1491" w:type="dxa"/>
            <w:vAlign w:val="center"/>
          </w:tcPr>
          <w:p>
            <w:pPr>
              <w:jc w:val="center"/>
              <w:rPr>
                <w:sz w:val="21"/>
                <w:szCs w:val="21"/>
              </w:rPr>
            </w:pPr>
            <w:r>
              <w:t>TC_37_Command_CODE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PF0W223W224B15~B12</w:t>
            </w:r>
          </w:p>
        </w:tc>
        <w:tc>
          <w:tcPr>
            <w:tcW w:w="1196" w:type="dxa"/>
            <w:vAlign w:val="center"/>
          </w:tcPr>
          <w:p>
            <w:pPr>
              <w:jc w:val="center"/>
              <w:rPr>
                <w:sz w:val="21"/>
                <w:szCs w:val="21"/>
              </w:rPr>
            </w:pPr>
            <w:r>
              <w:t>XI113</w:t>
            </w:r>
          </w:p>
        </w:tc>
        <w:tc>
          <w:tcPr>
            <w:tcW w:w="1491" w:type="dxa"/>
            <w:vAlign w:val="center"/>
          </w:tcPr>
          <w:p>
            <w:pPr>
              <w:jc w:val="center"/>
              <w:rPr>
                <w:sz w:val="21"/>
                <w:szCs w:val="21"/>
              </w:rPr>
            </w:pPr>
            <w:r>
              <w:t>TC_38_Segment_NUMBER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PF0W223W224B11~B0</w:t>
            </w:r>
          </w:p>
        </w:tc>
        <w:tc>
          <w:tcPr>
            <w:tcW w:w="1196" w:type="dxa"/>
            <w:vAlign w:val="center"/>
          </w:tcPr>
          <w:p>
            <w:pPr>
              <w:jc w:val="center"/>
              <w:rPr>
                <w:sz w:val="21"/>
                <w:szCs w:val="21"/>
              </w:rPr>
            </w:pPr>
            <w:r>
              <w:t>XI114</w:t>
            </w:r>
          </w:p>
        </w:tc>
        <w:tc>
          <w:tcPr>
            <w:tcW w:w="1491" w:type="dxa"/>
            <w:vAlign w:val="center"/>
          </w:tcPr>
          <w:p>
            <w:pPr>
              <w:jc w:val="center"/>
              <w:rPr>
                <w:sz w:val="21"/>
                <w:szCs w:val="21"/>
              </w:rPr>
            </w:pPr>
            <w:r>
              <w:t>TC_38_Relative_TIME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PF0W225~W228</w:t>
            </w:r>
          </w:p>
        </w:tc>
        <w:tc>
          <w:tcPr>
            <w:tcW w:w="1196" w:type="dxa"/>
            <w:vAlign w:val="center"/>
          </w:tcPr>
          <w:p>
            <w:pPr>
              <w:jc w:val="center"/>
              <w:rPr>
                <w:sz w:val="21"/>
                <w:szCs w:val="21"/>
              </w:rPr>
            </w:pPr>
            <w:r>
              <w:t>XI115</w:t>
            </w:r>
          </w:p>
        </w:tc>
        <w:tc>
          <w:tcPr>
            <w:tcW w:w="1491" w:type="dxa"/>
            <w:vAlign w:val="center"/>
          </w:tcPr>
          <w:p>
            <w:pPr>
              <w:jc w:val="center"/>
              <w:rPr>
                <w:sz w:val="21"/>
                <w:szCs w:val="21"/>
              </w:rPr>
            </w:pPr>
            <w:r>
              <w:t>TC_38_Command_CODE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PF0W229~W255</w:t>
            </w:r>
          </w:p>
        </w:tc>
        <w:tc>
          <w:tcPr>
            <w:tcW w:w="1196" w:type="dxa"/>
            <w:vAlign w:val="center"/>
          </w:tcPr>
          <w:p>
            <w:pPr>
              <w:jc w:val="center"/>
              <w:rPr>
                <w:sz w:val="21"/>
                <w:szCs w:val="21"/>
              </w:rPr>
            </w:pPr>
            <w:r>
              <w:t>XI116</w:t>
            </w:r>
          </w:p>
        </w:tc>
        <w:tc>
          <w:tcPr>
            <w:tcW w:w="1491" w:type="dxa"/>
            <w:vAlign w:val="center"/>
          </w:tcPr>
          <w:p>
            <w:pPr>
              <w:jc w:val="center"/>
              <w:rPr>
                <w:sz w:val="21"/>
                <w:szCs w:val="21"/>
              </w:rPr>
            </w:pPr>
            <w:r>
              <w:t>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68" w:name="_Toc25801"/>
      <w:r>
        <w:rPr>
          <w:b/>
          <w:lang w:val="en-US"/>
        </w:rPr>
        <w:t>OBC_TTD_TM(E0H)</w:t>
      </w:r>
      <w:bookmarkEnd w:id="68"/>
    </w:p>
    <w:p>
      <w:r>
        <w:t>Pack ID=E0H；Pack length=65（Bytes=66）</w:t>
      </w:r>
      <w:r>
        <w:rPr>
          <w:lang w:val="zh-CN"/>
        </w:rPr>
        <w:t>。</w:t>
      </w:r>
    </w:p>
    <w:p>
      <w:pPr>
        <w:jc w:val="center"/>
      </w:pPr>
      <w:r>
        <w:rPr>
          <w:b/>
          <w:lang w:val="zh-CN"/>
        </w:rPr>
        <w:t>Table 8-11OBC_TTD_TMTable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PE0W0~W1</w:t>
            </w:r>
          </w:p>
        </w:tc>
        <w:tc>
          <w:tcPr>
            <w:tcW w:w="1196" w:type="dxa"/>
            <w:vAlign w:val="center"/>
          </w:tcPr>
          <w:p>
            <w:pPr>
              <w:jc w:val="center"/>
              <w:rPr>
                <w:sz w:val="21"/>
                <w:szCs w:val="21"/>
              </w:rPr>
            </w:pPr>
            <w:r>
              <w:t>XK001</w:t>
            </w:r>
          </w:p>
        </w:tc>
        <w:tc>
          <w:tcPr>
            <w:tcW w:w="1491" w:type="dxa"/>
            <w:vAlign w:val="center"/>
          </w:tcPr>
          <w:p>
            <w:pPr>
              <w:jc w:val="center"/>
              <w:rPr>
                <w:sz w:val="21"/>
                <w:szCs w:val="21"/>
              </w:rPr>
            </w:pPr>
            <w:r>
              <w:t>TTD_1_Task_ID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PE0W2~W5</w:t>
            </w:r>
          </w:p>
        </w:tc>
        <w:tc>
          <w:tcPr>
            <w:tcW w:w="1196" w:type="dxa"/>
            <w:vAlign w:val="center"/>
          </w:tcPr>
          <w:p>
            <w:pPr>
              <w:jc w:val="center"/>
              <w:rPr>
                <w:sz w:val="21"/>
                <w:szCs w:val="21"/>
              </w:rPr>
            </w:pPr>
            <w:r>
              <w:t>XK002</w:t>
            </w:r>
          </w:p>
        </w:tc>
        <w:tc>
          <w:tcPr>
            <w:tcW w:w="1491" w:type="dxa"/>
            <w:vAlign w:val="center"/>
          </w:tcPr>
          <w:p>
            <w:pPr>
              <w:jc w:val="center"/>
              <w:rPr>
                <w:sz w:val="21"/>
                <w:szCs w:val="21"/>
              </w:rPr>
            </w:pPr>
            <w:r>
              <w:t>TTD_1_Start_TIME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PE0W6</w:t>
            </w:r>
          </w:p>
        </w:tc>
        <w:tc>
          <w:tcPr>
            <w:tcW w:w="1196" w:type="dxa"/>
            <w:vAlign w:val="center"/>
          </w:tcPr>
          <w:p>
            <w:pPr>
              <w:jc w:val="center"/>
              <w:rPr>
                <w:sz w:val="21"/>
                <w:szCs w:val="21"/>
              </w:rPr>
            </w:pPr>
            <w:r>
              <w:t>XK003</w:t>
            </w:r>
          </w:p>
        </w:tc>
        <w:tc>
          <w:tcPr>
            <w:tcW w:w="1491" w:type="dxa"/>
            <w:vAlign w:val="center"/>
          </w:tcPr>
          <w:p>
            <w:pPr>
              <w:jc w:val="center"/>
              <w:rPr>
                <w:sz w:val="21"/>
                <w:szCs w:val="21"/>
              </w:rPr>
            </w:pPr>
            <w:r>
              <w:t>TTD_1_Virtual_Channel</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PE0W7~W63</w:t>
            </w:r>
          </w:p>
        </w:tc>
        <w:tc>
          <w:tcPr>
            <w:tcW w:w="1196" w:type="dxa"/>
            <w:vAlign w:val="center"/>
          </w:tcPr>
          <w:p>
            <w:pPr>
              <w:jc w:val="center"/>
              <w:rPr>
                <w:sz w:val="21"/>
                <w:szCs w:val="21"/>
              </w:rPr>
            </w:pPr>
            <w:r>
              <w:t>XK004</w:t>
            </w:r>
          </w:p>
        </w:tc>
        <w:tc>
          <w:tcPr>
            <w:tcW w:w="1491" w:type="dxa"/>
            <w:vAlign w:val="center"/>
          </w:tcPr>
          <w:p>
            <w:pPr>
              <w:jc w:val="center"/>
              <w:rPr>
                <w:sz w:val="21"/>
                <w:szCs w:val="21"/>
              </w:rPr>
            </w:pPr>
            <w:r>
              <w:t>TTD_1_CODE</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PE0W64~W65</w:t>
            </w:r>
          </w:p>
        </w:tc>
        <w:tc>
          <w:tcPr>
            <w:tcW w:w="1196" w:type="dxa"/>
            <w:vAlign w:val="center"/>
          </w:tcPr>
          <w:p>
            <w:pPr>
              <w:jc w:val="center"/>
              <w:rPr>
                <w:sz w:val="21"/>
                <w:szCs w:val="21"/>
              </w:rPr>
            </w:pPr>
            <w:r>
              <w:t>XK005</w:t>
            </w:r>
          </w:p>
        </w:tc>
        <w:tc>
          <w:tcPr>
            <w:tcW w:w="1491" w:type="dxa"/>
            <w:vAlign w:val="center"/>
          </w:tcPr>
          <w:p>
            <w:pPr>
              <w:jc w:val="center"/>
              <w:rPr>
                <w:sz w:val="21"/>
                <w:szCs w:val="21"/>
              </w:rPr>
            </w:pPr>
            <w:r>
              <w:t>TTD_First_Download_Index</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69" w:name="_Toc28138"/>
      <w:r>
        <w:rPr>
          <w:b/>
          <w:lang w:val="zh-CN"/>
        </w:rPr>
        <w:t>TransponderA</w:t>
      </w:r>
      <w:bookmarkEnd w:id="69"/>
    </w:p>
    <w:p>
      <w:pPr>
        <w:pStyle w:val="5"/>
      </w:pPr>
      <w:bookmarkStart w:id="70" w:name="_Toc14855"/>
      <w:r>
        <w:rPr>
          <w:b/>
          <w:lang w:val="en-US"/>
        </w:rPr>
        <w:t>Transponder_A_fast_TM(22H)</w:t>
      </w:r>
      <w:bookmarkEnd w:id="70"/>
    </w:p>
    <w:p>
      <w:r>
        <w:t>Pack ID=22H；Pack length=15（Bytes=16）</w:t>
      </w:r>
      <w:r>
        <w:rPr>
          <w:lang w:val="zh-CN"/>
        </w:rPr>
        <w:t>。</w:t>
      </w:r>
    </w:p>
    <w:p>
      <w:pPr>
        <w:jc w:val="center"/>
      </w:pPr>
      <w:r>
        <w:rPr>
          <w:b/>
          <w:lang w:val="zh-CN"/>
        </w:rPr>
        <w:t>Table 8-12Transponder_A_fast_TMTable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P22W0B7</w:t>
            </w:r>
          </w:p>
        </w:tc>
        <w:tc>
          <w:tcPr>
            <w:tcW w:w="1196" w:type="dxa"/>
            <w:vAlign w:val="center"/>
          </w:tcPr>
          <w:p>
            <w:pPr>
              <w:jc w:val="center"/>
              <w:rPr>
                <w:sz w:val="21"/>
                <w:szCs w:val="21"/>
              </w:rPr>
            </w:pPr>
            <w:r>
              <w:t>TA001</w:t>
            </w:r>
          </w:p>
        </w:tc>
        <w:tc>
          <w:tcPr>
            <w:tcW w:w="1491" w:type="dxa"/>
            <w:vAlign w:val="center"/>
          </w:tcPr>
          <w:p>
            <w:pPr>
              <w:jc w:val="center"/>
              <w:rPr>
                <w:sz w:val="21"/>
                <w:szCs w:val="21"/>
              </w:rPr>
            </w:pPr>
            <w:r>
              <w:t>Transponder 1 transmitter on/off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1:on;0:off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P22W0B6</w:t>
            </w:r>
          </w:p>
        </w:tc>
        <w:tc>
          <w:tcPr>
            <w:tcW w:w="1196" w:type="dxa"/>
            <w:vAlign w:val="center"/>
          </w:tcPr>
          <w:p>
            <w:pPr>
              <w:jc w:val="center"/>
              <w:rPr>
                <w:sz w:val="21"/>
                <w:szCs w:val="21"/>
              </w:rPr>
            </w:pPr>
            <w:r>
              <w:t>TA002</w:t>
            </w:r>
          </w:p>
        </w:tc>
        <w:tc>
          <w:tcPr>
            <w:tcW w:w="1491" w:type="dxa"/>
            <w:vAlign w:val="center"/>
          </w:tcPr>
          <w:p>
            <w:pPr>
              <w:jc w:val="center"/>
              <w:rPr>
                <w:sz w:val="21"/>
                <w:szCs w:val="21"/>
              </w:rPr>
            </w:pPr>
            <w:r>
              <w:t>Transponder 1 carrier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P22W0B5</w:t>
            </w:r>
          </w:p>
        </w:tc>
        <w:tc>
          <w:tcPr>
            <w:tcW w:w="1196" w:type="dxa"/>
            <w:vAlign w:val="center"/>
          </w:tcPr>
          <w:p>
            <w:pPr>
              <w:jc w:val="center"/>
              <w:rPr>
                <w:sz w:val="21"/>
                <w:szCs w:val="21"/>
              </w:rPr>
            </w:pPr>
            <w:r>
              <w:t>TA003</w:t>
            </w:r>
          </w:p>
        </w:tc>
        <w:tc>
          <w:tcPr>
            <w:tcW w:w="1491" w:type="dxa"/>
            <w:vAlign w:val="center"/>
          </w:tcPr>
          <w:p>
            <w:pPr>
              <w:jc w:val="center"/>
              <w:rPr>
                <w:sz w:val="21"/>
                <w:szCs w:val="21"/>
              </w:rPr>
            </w:pPr>
            <w:r>
              <w:t>Transponder 1 TC PSK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P22W0B4</w:t>
            </w:r>
          </w:p>
        </w:tc>
        <w:tc>
          <w:tcPr>
            <w:tcW w:w="1196" w:type="dxa"/>
            <w:vAlign w:val="center"/>
          </w:tcPr>
          <w:p>
            <w:pPr>
              <w:jc w:val="center"/>
              <w:rPr>
                <w:sz w:val="21"/>
                <w:szCs w:val="21"/>
              </w:rPr>
            </w:pPr>
            <w:r>
              <w:t>TA004</w:t>
            </w:r>
          </w:p>
        </w:tc>
        <w:tc>
          <w:tcPr>
            <w:tcW w:w="1491" w:type="dxa"/>
            <w:vAlign w:val="center"/>
          </w:tcPr>
          <w:p>
            <w:pPr>
              <w:jc w:val="center"/>
              <w:rPr>
                <w:sz w:val="21"/>
                <w:szCs w:val="21"/>
              </w:rPr>
            </w:pPr>
            <w:r>
              <w:t>Transponder 1 TC PCM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P22W0B3</w:t>
            </w:r>
          </w:p>
        </w:tc>
        <w:tc>
          <w:tcPr>
            <w:tcW w:w="1196" w:type="dxa"/>
            <w:vAlign w:val="center"/>
          </w:tcPr>
          <w:p>
            <w:pPr>
              <w:jc w:val="center"/>
              <w:rPr>
                <w:sz w:val="21"/>
                <w:szCs w:val="21"/>
              </w:rPr>
            </w:pPr>
            <w:r>
              <w:t>TA005</w:t>
            </w:r>
          </w:p>
        </w:tc>
        <w:tc>
          <w:tcPr>
            <w:tcW w:w="1491" w:type="dxa"/>
            <w:vAlign w:val="center"/>
          </w:tcPr>
          <w:p>
            <w:pPr>
              <w:jc w:val="center"/>
              <w:rPr>
                <w:sz w:val="21"/>
                <w:szCs w:val="21"/>
              </w:rPr>
            </w:pPr>
            <w:r>
              <w:t>Transponder 1 coherent/incoherent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1:coherent;0:incoherent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P22W0B2</w:t>
            </w:r>
          </w:p>
        </w:tc>
        <w:tc>
          <w:tcPr>
            <w:tcW w:w="1196" w:type="dxa"/>
            <w:vAlign w:val="center"/>
          </w:tcPr>
          <w:p>
            <w:pPr>
              <w:jc w:val="center"/>
              <w:rPr>
                <w:sz w:val="21"/>
                <w:szCs w:val="21"/>
              </w:rPr>
            </w:pPr>
            <w:r>
              <w:t>TA006</w:t>
            </w:r>
          </w:p>
        </w:tc>
        <w:tc>
          <w:tcPr>
            <w:tcW w:w="1491" w:type="dxa"/>
            <w:vAlign w:val="center"/>
          </w:tcPr>
          <w:p>
            <w:pPr>
              <w:jc w:val="center"/>
              <w:rPr>
                <w:sz w:val="21"/>
                <w:szCs w:val="21"/>
              </w:rPr>
            </w:pPr>
            <w:r>
              <w:t>Transponder 1 ranging on/off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1:ranging on;0:ranging 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P22W0B1</w:t>
            </w:r>
          </w:p>
        </w:tc>
        <w:tc>
          <w:tcPr>
            <w:tcW w:w="1196" w:type="dxa"/>
            <w:vAlign w:val="center"/>
          </w:tcPr>
          <w:p>
            <w:pPr>
              <w:jc w:val="center"/>
              <w:rPr>
                <w:sz w:val="21"/>
                <w:szCs w:val="21"/>
              </w:rPr>
            </w:pPr>
            <w:r>
              <w:t>TA007</w:t>
            </w:r>
          </w:p>
        </w:tc>
        <w:tc>
          <w:tcPr>
            <w:tcW w:w="1491" w:type="dxa"/>
            <w:vAlign w:val="center"/>
          </w:tcPr>
          <w:p>
            <w:pPr>
              <w:jc w:val="center"/>
              <w:rPr>
                <w:sz w:val="21"/>
                <w:szCs w:val="21"/>
              </w:rPr>
            </w:pPr>
            <w:r>
              <w:t>Transponder 1 TC data CRC check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1:CRC right;0:CRC false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P22W0B0</w:t>
            </w:r>
          </w:p>
        </w:tc>
        <w:tc>
          <w:tcPr>
            <w:tcW w:w="1196" w:type="dxa"/>
            <w:vAlign w:val="center"/>
          </w:tcPr>
          <w:p>
            <w:pPr>
              <w:jc w:val="center"/>
              <w:rPr>
                <w:sz w:val="21"/>
                <w:szCs w:val="21"/>
              </w:rPr>
            </w:pPr>
            <w:r>
              <w:t>TA008</w:t>
            </w:r>
          </w:p>
        </w:tc>
        <w:tc>
          <w:tcPr>
            <w:tcW w:w="1491" w:type="dxa"/>
            <w:vAlign w:val="center"/>
          </w:tcPr>
          <w:p>
            <w:pPr>
              <w:jc w:val="center"/>
              <w:rPr>
                <w:sz w:val="21"/>
                <w:szCs w:val="21"/>
              </w:rPr>
            </w:pPr>
            <w:r>
              <w:t>Transponder 1 TC channel status self-test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1:effective;0:ineffective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P22W1B7~B6</w:t>
            </w:r>
          </w:p>
        </w:tc>
        <w:tc>
          <w:tcPr>
            <w:tcW w:w="1196" w:type="dxa"/>
            <w:vAlign w:val="center"/>
          </w:tcPr>
          <w:p>
            <w:pPr>
              <w:jc w:val="center"/>
              <w:rPr>
                <w:sz w:val="21"/>
                <w:szCs w:val="21"/>
              </w:rPr>
            </w:pPr>
            <w:r>
              <w:t>TA009</w:t>
            </w:r>
          </w:p>
        </w:tc>
        <w:tc>
          <w:tcPr>
            <w:tcW w:w="1491" w:type="dxa"/>
            <w:vAlign w:val="center"/>
          </w:tcPr>
          <w:p>
            <w:pPr>
              <w:jc w:val="center"/>
              <w:rPr>
                <w:sz w:val="21"/>
                <w:szCs w:val="21"/>
              </w:rPr>
            </w:pPr>
            <w:r>
              <w:t>Transponder 1 SPI interface empty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01:effective;10:ineffective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P22W1B5</w:t>
            </w:r>
          </w:p>
        </w:tc>
        <w:tc>
          <w:tcPr>
            <w:tcW w:w="1196" w:type="dxa"/>
            <w:vAlign w:val="center"/>
          </w:tcPr>
          <w:p>
            <w:pPr>
              <w:jc w:val="center"/>
              <w:rPr>
                <w:sz w:val="21"/>
                <w:szCs w:val="21"/>
              </w:rPr>
            </w:pPr>
            <w:r>
              <w:t>TA010</w:t>
            </w:r>
          </w:p>
        </w:tc>
        <w:tc>
          <w:tcPr>
            <w:tcW w:w="1491" w:type="dxa"/>
            <w:vAlign w:val="center"/>
          </w:tcPr>
          <w:p>
            <w:pPr>
              <w:jc w:val="center"/>
              <w:rPr>
                <w:sz w:val="21"/>
                <w:szCs w:val="21"/>
              </w:rPr>
            </w:pPr>
            <w:r>
              <w:t>Transponder 1 SPI-MOSI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P22W1B4</w:t>
            </w:r>
          </w:p>
        </w:tc>
        <w:tc>
          <w:tcPr>
            <w:tcW w:w="1196" w:type="dxa"/>
            <w:vAlign w:val="center"/>
          </w:tcPr>
          <w:p>
            <w:pPr>
              <w:jc w:val="center"/>
              <w:rPr>
                <w:sz w:val="21"/>
                <w:szCs w:val="21"/>
              </w:rPr>
            </w:pPr>
            <w:r>
              <w:t>TA011</w:t>
            </w:r>
          </w:p>
        </w:tc>
        <w:tc>
          <w:tcPr>
            <w:tcW w:w="1491" w:type="dxa"/>
            <w:vAlign w:val="center"/>
          </w:tcPr>
          <w:p>
            <w:pPr>
              <w:jc w:val="center"/>
              <w:rPr>
                <w:sz w:val="21"/>
                <w:szCs w:val="21"/>
              </w:rPr>
            </w:pPr>
            <w:r>
              <w:t>Transponder 1 SPI-MISO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P22W1B3~B0</w:t>
            </w:r>
          </w:p>
        </w:tc>
        <w:tc>
          <w:tcPr>
            <w:tcW w:w="1196" w:type="dxa"/>
            <w:vAlign w:val="center"/>
          </w:tcPr>
          <w:p>
            <w:pPr>
              <w:jc w:val="center"/>
              <w:rPr>
                <w:sz w:val="21"/>
                <w:szCs w:val="21"/>
              </w:rPr>
            </w:pPr>
            <w:r>
              <w:t>TA012</w:t>
            </w:r>
          </w:p>
        </w:tc>
        <w:tc>
          <w:tcPr>
            <w:tcW w:w="1491" w:type="dxa"/>
            <w:vAlign w:val="center"/>
          </w:tcPr>
          <w:p>
            <w:pPr>
              <w:jc w:val="center"/>
              <w:rPr>
                <w:sz w:val="21"/>
                <w:szCs w:val="21"/>
              </w:rPr>
            </w:pPr>
            <w:r>
              <w:t>Transponder 1 autonomous resetting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P22W2</w:t>
            </w:r>
          </w:p>
        </w:tc>
        <w:tc>
          <w:tcPr>
            <w:tcW w:w="1196" w:type="dxa"/>
            <w:vAlign w:val="center"/>
          </w:tcPr>
          <w:p>
            <w:pPr>
              <w:jc w:val="center"/>
              <w:rPr>
                <w:sz w:val="21"/>
                <w:szCs w:val="21"/>
              </w:rPr>
            </w:pPr>
            <w:r>
              <w:t>TA013</w:t>
            </w:r>
          </w:p>
        </w:tc>
        <w:tc>
          <w:tcPr>
            <w:tcW w:w="1491" w:type="dxa"/>
            <w:vAlign w:val="center"/>
          </w:tcPr>
          <w:p>
            <w:pPr>
              <w:jc w:val="center"/>
              <w:rPr>
                <w:sz w:val="21"/>
                <w:szCs w:val="21"/>
              </w:rPr>
            </w:pPr>
            <w:r>
              <w:t>Transponder 1 remote channel frequency offset F(S)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Func0006</w:t>
            </w:r>
          </w:p>
        </w:tc>
        <w:tc>
          <w:tcPr>
            <w:tcW w:w="1229" w:type="dxa"/>
            <w:vAlign w:val="center"/>
          </w:tcPr>
          <w:p>
            <w:pPr>
              <w:jc w:val="center"/>
              <w:rPr>
                <w:sz w:val="21"/>
                <w:szCs w:val="21"/>
              </w:rPr>
            </w:pPr>
            <w:r>
              <w:t>128</w:t>
            </w:r>
          </w:p>
        </w:tc>
        <w:tc>
          <w:tcPr>
            <w:tcW w:w="1125" w:type="dxa"/>
            <w:vAlign w:val="center"/>
          </w:tcPr>
          <w:p>
            <w:pPr>
              <w:jc w:val="center"/>
              <w:rPr>
                <w:sz w:val="21"/>
                <w:szCs w:val="21"/>
              </w:rPr>
            </w:pPr>
            <w:r>
              <w:t>double</w:t>
            </w:r>
          </w:p>
        </w:tc>
        <w:tc>
          <w:tcPr>
            <w:tcW w:w="776" w:type="dxa"/>
            <w:vAlign w:val="center"/>
          </w:tcPr>
          <w:p>
            <w:pPr>
              <w:jc w:val="center"/>
              <w:rPr>
                <w:sz w:val="21"/>
                <w:szCs w:val="21"/>
              </w:rPr>
            </w:pPr>
            <w:r>
              <w:t>kHz</w:t>
            </w:r>
          </w:p>
        </w:tc>
        <w:tc>
          <w:tcPr>
            <w:tcW w:w="1546" w:type="dxa"/>
            <w:vAlign w:val="center"/>
          </w:tcPr>
          <w:p>
            <w:pPr>
              <w:jc w:val="center"/>
              <w:rPr>
                <w:sz w:val="21"/>
                <w:szCs w:val="21"/>
              </w:rPr>
            </w:pPr>
            <w:r>
              <w:t>[-128,127]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P22W3</w:t>
            </w:r>
          </w:p>
        </w:tc>
        <w:tc>
          <w:tcPr>
            <w:tcW w:w="1196" w:type="dxa"/>
            <w:vAlign w:val="center"/>
          </w:tcPr>
          <w:p>
            <w:pPr>
              <w:jc w:val="center"/>
              <w:rPr>
                <w:sz w:val="21"/>
                <w:szCs w:val="21"/>
              </w:rPr>
            </w:pPr>
            <w:r>
              <w:t>TA014</w:t>
            </w:r>
          </w:p>
        </w:tc>
        <w:tc>
          <w:tcPr>
            <w:tcW w:w="1491" w:type="dxa"/>
            <w:vAlign w:val="center"/>
          </w:tcPr>
          <w:p>
            <w:pPr>
              <w:jc w:val="center"/>
              <w:rPr>
                <w:sz w:val="21"/>
                <w:szCs w:val="21"/>
              </w:rPr>
            </w:pPr>
            <w:r>
              <w:t>Transponder 1 upload channel SNR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P22W4</w:t>
            </w:r>
          </w:p>
        </w:tc>
        <w:tc>
          <w:tcPr>
            <w:tcW w:w="1196" w:type="dxa"/>
            <w:vAlign w:val="center"/>
          </w:tcPr>
          <w:p>
            <w:pPr>
              <w:jc w:val="center"/>
              <w:rPr>
                <w:sz w:val="21"/>
                <w:szCs w:val="21"/>
              </w:rPr>
            </w:pPr>
            <w:r>
              <w:t>TA015</w:t>
            </w:r>
          </w:p>
        </w:tc>
        <w:tc>
          <w:tcPr>
            <w:tcW w:w="1491" w:type="dxa"/>
            <w:vAlign w:val="center"/>
          </w:tcPr>
          <w:p>
            <w:pPr>
              <w:jc w:val="center"/>
              <w:rPr>
                <w:sz w:val="21"/>
                <w:szCs w:val="21"/>
              </w:rPr>
            </w:pPr>
            <w:r>
              <w:t>Transponder 1 transponder AGC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P22W5</w:t>
            </w:r>
          </w:p>
        </w:tc>
        <w:tc>
          <w:tcPr>
            <w:tcW w:w="1196" w:type="dxa"/>
            <w:vAlign w:val="center"/>
          </w:tcPr>
          <w:p>
            <w:pPr>
              <w:jc w:val="center"/>
              <w:rPr>
                <w:sz w:val="21"/>
                <w:szCs w:val="21"/>
              </w:rPr>
            </w:pPr>
            <w:r>
              <w:t>TA016</w:t>
            </w:r>
          </w:p>
        </w:tc>
        <w:tc>
          <w:tcPr>
            <w:tcW w:w="1491" w:type="dxa"/>
            <w:vAlign w:val="center"/>
          </w:tcPr>
          <w:p>
            <w:pPr>
              <w:jc w:val="center"/>
              <w:rPr>
                <w:sz w:val="21"/>
                <w:szCs w:val="21"/>
              </w:rPr>
            </w:pPr>
            <w:r>
              <w:t>Transponder 1 transponder power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P22W6</w:t>
            </w:r>
          </w:p>
        </w:tc>
        <w:tc>
          <w:tcPr>
            <w:tcW w:w="1196" w:type="dxa"/>
            <w:vAlign w:val="center"/>
          </w:tcPr>
          <w:p>
            <w:pPr>
              <w:jc w:val="center"/>
              <w:rPr>
                <w:sz w:val="21"/>
                <w:szCs w:val="21"/>
              </w:rPr>
            </w:pPr>
            <w:r>
              <w:t>TA017</w:t>
            </w:r>
          </w:p>
        </w:tc>
        <w:tc>
          <w:tcPr>
            <w:tcW w:w="1491" w:type="dxa"/>
            <w:vAlign w:val="center"/>
          </w:tcPr>
          <w:p>
            <w:pPr>
              <w:jc w:val="center"/>
              <w:rPr>
                <w:sz w:val="21"/>
                <w:szCs w:val="21"/>
              </w:rPr>
            </w:pPr>
            <w:r>
              <w:t>Transponder 1 OC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P22W7B7~B4</w:t>
            </w:r>
          </w:p>
        </w:tc>
        <w:tc>
          <w:tcPr>
            <w:tcW w:w="1196" w:type="dxa"/>
            <w:vAlign w:val="center"/>
          </w:tcPr>
          <w:p>
            <w:pPr>
              <w:jc w:val="center"/>
              <w:rPr>
                <w:sz w:val="21"/>
                <w:szCs w:val="21"/>
              </w:rPr>
            </w:pPr>
            <w:r>
              <w:t>TA018</w:t>
            </w:r>
          </w:p>
        </w:tc>
        <w:tc>
          <w:tcPr>
            <w:tcW w:w="1491" w:type="dxa"/>
            <w:vAlign w:val="center"/>
          </w:tcPr>
          <w:p>
            <w:pPr>
              <w:jc w:val="center"/>
              <w:rPr>
                <w:sz w:val="21"/>
                <w:szCs w:val="21"/>
              </w:rPr>
            </w:pPr>
            <w:r>
              <w:t>Transponder 1 FPGA gives ARM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P22W7B3~B0</w:t>
            </w:r>
          </w:p>
        </w:tc>
        <w:tc>
          <w:tcPr>
            <w:tcW w:w="1196" w:type="dxa"/>
            <w:vAlign w:val="center"/>
          </w:tcPr>
          <w:p>
            <w:pPr>
              <w:jc w:val="center"/>
              <w:rPr>
                <w:sz w:val="21"/>
                <w:szCs w:val="21"/>
              </w:rPr>
            </w:pPr>
            <w:r>
              <w:t>TA019</w:t>
            </w:r>
          </w:p>
        </w:tc>
        <w:tc>
          <w:tcPr>
            <w:tcW w:w="1491" w:type="dxa"/>
            <w:vAlign w:val="center"/>
          </w:tcPr>
          <w:p>
            <w:pPr>
              <w:jc w:val="center"/>
              <w:rPr>
                <w:sz w:val="21"/>
                <w:szCs w:val="21"/>
              </w:rPr>
            </w:pPr>
            <w:r>
              <w:t>Transponder 1 allows/disables the Satellite Keeping control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0001:permission;1000:forbidden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P22W8</w:t>
            </w:r>
          </w:p>
        </w:tc>
        <w:tc>
          <w:tcPr>
            <w:tcW w:w="1196" w:type="dxa"/>
            <w:vAlign w:val="center"/>
          </w:tcPr>
          <w:p>
            <w:pPr>
              <w:jc w:val="center"/>
              <w:rPr>
                <w:sz w:val="21"/>
                <w:szCs w:val="21"/>
              </w:rPr>
            </w:pPr>
            <w:r>
              <w:t>TA020</w:t>
            </w:r>
          </w:p>
        </w:tc>
        <w:tc>
          <w:tcPr>
            <w:tcW w:w="1491" w:type="dxa"/>
            <w:vAlign w:val="center"/>
          </w:tcPr>
          <w:p>
            <w:pPr>
              <w:jc w:val="center"/>
              <w:rPr>
                <w:sz w:val="21"/>
                <w:szCs w:val="21"/>
              </w:rPr>
            </w:pPr>
            <w:r>
              <w:t>Transponder 1 +3.5V power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P22W9</w:t>
            </w:r>
          </w:p>
        </w:tc>
        <w:tc>
          <w:tcPr>
            <w:tcW w:w="1196" w:type="dxa"/>
            <w:vAlign w:val="center"/>
          </w:tcPr>
          <w:p>
            <w:pPr>
              <w:jc w:val="center"/>
              <w:rPr>
                <w:sz w:val="21"/>
                <w:szCs w:val="21"/>
              </w:rPr>
            </w:pPr>
            <w:r>
              <w:t>TA021</w:t>
            </w:r>
          </w:p>
        </w:tc>
        <w:tc>
          <w:tcPr>
            <w:tcW w:w="1491" w:type="dxa"/>
            <w:vAlign w:val="center"/>
          </w:tcPr>
          <w:p>
            <w:pPr>
              <w:jc w:val="center"/>
              <w:rPr>
                <w:sz w:val="21"/>
                <w:szCs w:val="21"/>
              </w:rPr>
            </w:pPr>
            <w:r>
              <w:t>Transponder 1 temperature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10000,3.3,-6.01188,4622.53337,-86421.72414</w:t>
            </w:r>
          </w:p>
        </w:tc>
        <w:tc>
          <w:tcPr>
            <w:tcW w:w="1125" w:type="dxa"/>
            <w:vAlign w:val="center"/>
          </w:tcPr>
          <w:p>
            <w:pPr>
              <w:jc w:val="center"/>
              <w:rPr>
                <w:sz w:val="21"/>
                <w:szCs w:val="21"/>
              </w:rPr>
            </w:pPr>
            <w: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P22W10B7~B4</w:t>
            </w:r>
          </w:p>
        </w:tc>
        <w:tc>
          <w:tcPr>
            <w:tcW w:w="1196" w:type="dxa"/>
            <w:vAlign w:val="center"/>
          </w:tcPr>
          <w:p>
            <w:pPr>
              <w:jc w:val="center"/>
              <w:rPr>
                <w:sz w:val="21"/>
                <w:szCs w:val="21"/>
              </w:rPr>
            </w:pPr>
            <w:r>
              <w:t>TA022</w:t>
            </w:r>
          </w:p>
        </w:tc>
        <w:tc>
          <w:tcPr>
            <w:tcW w:w="1491" w:type="dxa"/>
            <w:vAlign w:val="center"/>
          </w:tcPr>
          <w:p>
            <w:pPr>
              <w:jc w:val="center"/>
              <w:rPr>
                <w:sz w:val="21"/>
                <w:szCs w:val="21"/>
              </w:rPr>
            </w:pPr>
            <w:r>
              <w:t>Transponder 1 baseband execution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P22W10B3~B0</w:t>
            </w:r>
          </w:p>
        </w:tc>
        <w:tc>
          <w:tcPr>
            <w:tcW w:w="1196" w:type="dxa"/>
            <w:vAlign w:val="center"/>
          </w:tcPr>
          <w:p>
            <w:pPr>
              <w:jc w:val="center"/>
              <w:rPr>
                <w:sz w:val="21"/>
                <w:szCs w:val="21"/>
              </w:rPr>
            </w:pPr>
            <w:r>
              <w:t>TA023</w:t>
            </w:r>
          </w:p>
        </w:tc>
        <w:tc>
          <w:tcPr>
            <w:tcW w:w="1491" w:type="dxa"/>
            <w:vAlign w:val="center"/>
          </w:tcPr>
          <w:p>
            <w:pPr>
              <w:jc w:val="center"/>
              <w:rPr>
                <w:sz w:val="21"/>
                <w:szCs w:val="21"/>
              </w:rPr>
            </w:pPr>
            <w:r>
              <w:t>Transponder 1 base band receives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P22W11B7~B4</w:t>
            </w:r>
          </w:p>
        </w:tc>
        <w:tc>
          <w:tcPr>
            <w:tcW w:w="1196" w:type="dxa"/>
            <w:vAlign w:val="center"/>
          </w:tcPr>
          <w:p>
            <w:pPr>
              <w:jc w:val="center"/>
              <w:rPr>
                <w:sz w:val="21"/>
                <w:szCs w:val="21"/>
              </w:rPr>
            </w:pPr>
            <w:r>
              <w:t>TA024</w:t>
            </w:r>
          </w:p>
        </w:tc>
        <w:tc>
          <w:tcPr>
            <w:tcW w:w="1491" w:type="dxa"/>
            <w:vAlign w:val="center"/>
          </w:tcPr>
          <w:p>
            <w:pPr>
              <w:jc w:val="center"/>
              <w:rPr>
                <w:sz w:val="21"/>
                <w:szCs w:val="21"/>
              </w:rPr>
            </w:pPr>
            <w:r>
              <w:t>Transponder 1 SPI telemetry input frame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P22W11B3~B0</w:t>
            </w:r>
          </w:p>
        </w:tc>
        <w:tc>
          <w:tcPr>
            <w:tcW w:w="1196" w:type="dxa"/>
            <w:vAlign w:val="center"/>
          </w:tcPr>
          <w:p>
            <w:pPr>
              <w:jc w:val="center"/>
              <w:rPr>
                <w:sz w:val="21"/>
                <w:szCs w:val="21"/>
              </w:rPr>
            </w:pPr>
            <w:r>
              <w:t>TA025</w:t>
            </w:r>
          </w:p>
        </w:tc>
        <w:tc>
          <w:tcPr>
            <w:tcW w:w="1491" w:type="dxa"/>
            <w:vAlign w:val="center"/>
          </w:tcPr>
          <w:p>
            <w:pPr>
              <w:jc w:val="center"/>
              <w:rPr>
                <w:sz w:val="21"/>
                <w:szCs w:val="21"/>
              </w:rPr>
            </w:pPr>
            <w:r>
              <w:t>Transponder 1 SPI TC output frame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P22W12B7~B4</w:t>
            </w:r>
          </w:p>
        </w:tc>
        <w:tc>
          <w:tcPr>
            <w:tcW w:w="1196" w:type="dxa"/>
            <w:vAlign w:val="center"/>
          </w:tcPr>
          <w:p>
            <w:pPr>
              <w:jc w:val="center"/>
              <w:rPr>
                <w:sz w:val="21"/>
                <w:szCs w:val="21"/>
              </w:rPr>
            </w:pPr>
            <w:r>
              <w:t>TA026</w:t>
            </w:r>
          </w:p>
        </w:tc>
        <w:tc>
          <w:tcPr>
            <w:tcW w:w="1491" w:type="dxa"/>
            <w:vAlign w:val="center"/>
          </w:tcPr>
          <w:p>
            <w:pPr>
              <w:jc w:val="center"/>
              <w:rPr>
                <w:sz w:val="21"/>
                <w:szCs w:val="21"/>
              </w:rPr>
            </w:pPr>
            <w:r>
              <w:t>Transponder 1 CAN bus receives data type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P22W12B3~B0</w:t>
            </w:r>
          </w:p>
        </w:tc>
        <w:tc>
          <w:tcPr>
            <w:tcW w:w="1196" w:type="dxa"/>
            <w:vAlign w:val="center"/>
          </w:tcPr>
          <w:p>
            <w:pPr>
              <w:jc w:val="center"/>
              <w:rPr>
                <w:sz w:val="21"/>
                <w:szCs w:val="21"/>
              </w:rPr>
            </w:pPr>
            <w:r>
              <w:t>TA027</w:t>
            </w:r>
          </w:p>
        </w:tc>
        <w:tc>
          <w:tcPr>
            <w:tcW w:w="1491" w:type="dxa"/>
            <w:vAlign w:val="center"/>
          </w:tcPr>
          <w:p>
            <w:pPr>
              <w:jc w:val="center"/>
              <w:rPr>
                <w:sz w:val="21"/>
                <w:szCs w:val="21"/>
              </w:rPr>
            </w:pPr>
            <w:r>
              <w:t>Transponder 1 CAN A bus resetting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P22W13B7~B4</w:t>
            </w:r>
          </w:p>
        </w:tc>
        <w:tc>
          <w:tcPr>
            <w:tcW w:w="1196" w:type="dxa"/>
            <w:vAlign w:val="center"/>
          </w:tcPr>
          <w:p>
            <w:pPr>
              <w:jc w:val="center"/>
              <w:rPr>
                <w:sz w:val="21"/>
                <w:szCs w:val="21"/>
              </w:rPr>
            </w:pPr>
            <w:r>
              <w:t>TA028</w:t>
            </w:r>
          </w:p>
        </w:tc>
        <w:tc>
          <w:tcPr>
            <w:tcW w:w="1491" w:type="dxa"/>
            <w:vAlign w:val="center"/>
          </w:tcPr>
          <w:p>
            <w:pPr>
              <w:jc w:val="center"/>
              <w:rPr>
                <w:sz w:val="21"/>
                <w:szCs w:val="21"/>
              </w:rPr>
            </w:pPr>
            <w:r>
              <w:t>Transponder 1 CAN B bus resetting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P22W13B3~B0</w:t>
            </w:r>
          </w:p>
        </w:tc>
        <w:tc>
          <w:tcPr>
            <w:tcW w:w="1196" w:type="dxa"/>
            <w:vAlign w:val="center"/>
          </w:tcPr>
          <w:p>
            <w:pPr>
              <w:jc w:val="center"/>
              <w:rPr>
                <w:sz w:val="21"/>
                <w:szCs w:val="21"/>
              </w:rPr>
            </w:pPr>
            <w:r>
              <w:t>TA029</w:t>
            </w:r>
          </w:p>
        </w:tc>
        <w:tc>
          <w:tcPr>
            <w:tcW w:w="1491" w:type="dxa"/>
            <w:vAlign w:val="center"/>
          </w:tcPr>
          <w:p>
            <w:pPr>
              <w:jc w:val="center"/>
              <w:rPr>
                <w:sz w:val="21"/>
                <w:szCs w:val="21"/>
              </w:rPr>
            </w:pPr>
            <w:r>
              <w:t>Transponder 1 ARM execute data type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P22W14B7~B4</w:t>
            </w:r>
          </w:p>
        </w:tc>
        <w:tc>
          <w:tcPr>
            <w:tcW w:w="1196" w:type="dxa"/>
            <w:vAlign w:val="center"/>
          </w:tcPr>
          <w:p>
            <w:pPr>
              <w:jc w:val="center"/>
              <w:rPr>
                <w:sz w:val="21"/>
                <w:szCs w:val="21"/>
              </w:rPr>
            </w:pPr>
            <w:r>
              <w:t>TA030</w:t>
            </w:r>
          </w:p>
        </w:tc>
        <w:tc>
          <w:tcPr>
            <w:tcW w:w="1491" w:type="dxa"/>
            <w:vAlign w:val="center"/>
          </w:tcPr>
          <w:p>
            <w:pPr>
              <w:jc w:val="center"/>
              <w:rPr>
                <w:sz w:val="21"/>
                <w:szCs w:val="21"/>
              </w:rPr>
            </w:pPr>
            <w:r>
              <w:t>Transponder 1 ARM sends data type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P22W14B3~B0</w:t>
            </w:r>
          </w:p>
        </w:tc>
        <w:tc>
          <w:tcPr>
            <w:tcW w:w="1196" w:type="dxa"/>
            <w:vAlign w:val="center"/>
          </w:tcPr>
          <w:p>
            <w:pPr>
              <w:jc w:val="center"/>
              <w:rPr>
                <w:sz w:val="21"/>
                <w:szCs w:val="21"/>
              </w:rPr>
            </w:pPr>
            <w:r>
              <w:t>TA031</w:t>
            </w:r>
          </w:p>
        </w:tc>
        <w:tc>
          <w:tcPr>
            <w:tcW w:w="1491" w:type="dxa"/>
            <w:vAlign w:val="center"/>
          </w:tcPr>
          <w:p>
            <w:pPr>
              <w:jc w:val="center"/>
              <w:rPr>
                <w:sz w:val="21"/>
                <w:szCs w:val="21"/>
              </w:rPr>
            </w:pPr>
            <w:r>
              <w:t>Transponder 1 FPGA received reset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P22W15</w:t>
            </w:r>
          </w:p>
        </w:tc>
        <w:tc>
          <w:tcPr>
            <w:tcW w:w="1196" w:type="dxa"/>
            <w:vAlign w:val="center"/>
          </w:tcPr>
          <w:p>
            <w:pPr>
              <w:jc w:val="center"/>
              <w:rPr>
                <w:sz w:val="21"/>
                <w:szCs w:val="21"/>
              </w:rPr>
            </w:pPr>
            <w:r>
              <w:t>TA032</w:t>
            </w:r>
          </w:p>
        </w:tc>
        <w:tc>
          <w:tcPr>
            <w:tcW w:w="1491" w:type="dxa"/>
            <w:vAlign w:val="center"/>
          </w:tcPr>
          <w:p>
            <w:pPr>
              <w:jc w:val="center"/>
              <w:rPr>
                <w:sz w:val="21"/>
                <w:szCs w:val="21"/>
              </w:rPr>
            </w:pPr>
            <w:r>
              <w:t>Reserved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71" w:name="_Toc25375"/>
      <w:r>
        <w:rPr>
          <w:b/>
          <w:lang w:val="zh-CN"/>
        </w:rPr>
        <w:t>TransponderB</w:t>
      </w:r>
      <w:bookmarkEnd w:id="71"/>
    </w:p>
    <w:p>
      <w:pPr>
        <w:pStyle w:val="5"/>
      </w:pPr>
      <w:bookmarkStart w:id="72" w:name="_Toc13241"/>
      <w:r>
        <w:rPr>
          <w:b/>
          <w:lang w:val="en-US"/>
        </w:rPr>
        <w:t>Transponder_B_fast_TM(25H)</w:t>
      </w:r>
      <w:bookmarkEnd w:id="72"/>
    </w:p>
    <w:p>
      <w:r>
        <w:t>Pack ID=25H；Pack length=15（Bytes=16）</w:t>
      </w:r>
      <w:r>
        <w:rPr>
          <w:lang w:val="zh-CN"/>
        </w:rPr>
        <w:t>。</w:t>
      </w:r>
    </w:p>
    <w:p>
      <w:pPr>
        <w:jc w:val="center"/>
      </w:pPr>
      <w:r>
        <w:rPr>
          <w:b/>
          <w:lang w:val="zh-CN"/>
        </w:rPr>
        <w:t>Table 8-13Transponder_B_fast_TMTable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P25W0B7</w:t>
            </w:r>
          </w:p>
        </w:tc>
        <w:tc>
          <w:tcPr>
            <w:tcW w:w="1196" w:type="dxa"/>
            <w:vAlign w:val="center"/>
          </w:tcPr>
          <w:p>
            <w:pPr>
              <w:jc w:val="center"/>
              <w:rPr>
                <w:sz w:val="21"/>
                <w:szCs w:val="21"/>
              </w:rPr>
            </w:pPr>
            <w:r>
              <w:t>TB001</w:t>
            </w:r>
          </w:p>
        </w:tc>
        <w:tc>
          <w:tcPr>
            <w:tcW w:w="1491" w:type="dxa"/>
            <w:vAlign w:val="center"/>
          </w:tcPr>
          <w:p>
            <w:pPr>
              <w:jc w:val="center"/>
              <w:rPr>
                <w:sz w:val="21"/>
                <w:szCs w:val="21"/>
              </w:rPr>
            </w:pPr>
            <w:r>
              <w:t>Transponder 2 transmitter on/off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1:on;0:off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P25W0B6</w:t>
            </w:r>
          </w:p>
        </w:tc>
        <w:tc>
          <w:tcPr>
            <w:tcW w:w="1196" w:type="dxa"/>
            <w:vAlign w:val="center"/>
          </w:tcPr>
          <w:p>
            <w:pPr>
              <w:jc w:val="center"/>
              <w:rPr>
                <w:sz w:val="21"/>
                <w:szCs w:val="21"/>
              </w:rPr>
            </w:pPr>
            <w:r>
              <w:t>TB002</w:t>
            </w:r>
          </w:p>
        </w:tc>
        <w:tc>
          <w:tcPr>
            <w:tcW w:w="1491" w:type="dxa"/>
            <w:vAlign w:val="center"/>
          </w:tcPr>
          <w:p>
            <w:pPr>
              <w:jc w:val="center"/>
              <w:rPr>
                <w:sz w:val="21"/>
                <w:szCs w:val="21"/>
              </w:rPr>
            </w:pPr>
            <w:r>
              <w:t>Transponder 2 carrier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P25W0B5</w:t>
            </w:r>
          </w:p>
        </w:tc>
        <w:tc>
          <w:tcPr>
            <w:tcW w:w="1196" w:type="dxa"/>
            <w:vAlign w:val="center"/>
          </w:tcPr>
          <w:p>
            <w:pPr>
              <w:jc w:val="center"/>
              <w:rPr>
                <w:sz w:val="21"/>
                <w:szCs w:val="21"/>
              </w:rPr>
            </w:pPr>
            <w:r>
              <w:t>TB003</w:t>
            </w:r>
          </w:p>
        </w:tc>
        <w:tc>
          <w:tcPr>
            <w:tcW w:w="1491" w:type="dxa"/>
            <w:vAlign w:val="center"/>
          </w:tcPr>
          <w:p>
            <w:pPr>
              <w:jc w:val="center"/>
              <w:rPr>
                <w:sz w:val="21"/>
                <w:szCs w:val="21"/>
              </w:rPr>
            </w:pPr>
            <w:r>
              <w:t>Transponder 2 TC PSK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P25W0B4</w:t>
            </w:r>
          </w:p>
        </w:tc>
        <w:tc>
          <w:tcPr>
            <w:tcW w:w="1196" w:type="dxa"/>
            <w:vAlign w:val="center"/>
          </w:tcPr>
          <w:p>
            <w:pPr>
              <w:jc w:val="center"/>
              <w:rPr>
                <w:sz w:val="21"/>
                <w:szCs w:val="21"/>
              </w:rPr>
            </w:pPr>
            <w:r>
              <w:t>TB004</w:t>
            </w:r>
          </w:p>
        </w:tc>
        <w:tc>
          <w:tcPr>
            <w:tcW w:w="1491" w:type="dxa"/>
            <w:vAlign w:val="center"/>
          </w:tcPr>
          <w:p>
            <w:pPr>
              <w:jc w:val="center"/>
              <w:rPr>
                <w:sz w:val="21"/>
                <w:szCs w:val="21"/>
              </w:rPr>
            </w:pPr>
            <w:r>
              <w:t>Transponder 2 TC PCM lock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1:lock;0:unlock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P25W0B3</w:t>
            </w:r>
          </w:p>
        </w:tc>
        <w:tc>
          <w:tcPr>
            <w:tcW w:w="1196" w:type="dxa"/>
            <w:vAlign w:val="center"/>
          </w:tcPr>
          <w:p>
            <w:pPr>
              <w:jc w:val="center"/>
              <w:rPr>
                <w:sz w:val="21"/>
                <w:szCs w:val="21"/>
              </w:rPr>
            </w:pPr>
            <w:r>
              <w:t>TB005</w:t>
            </w:r>
          </w:p>
        </w:tc>
        <w:tc>
          <w:tcPr>
            <w:tcW w:w="1491" w:type="dxa"/>
            <w:vAlign w:val="center"/>
          </w:tcPr>
          <w:p>
            <w:pPr>
              <w:jc w:val="center"/>
              <w:rPr>
                <w:sz w:val="21"/>
                <w:szCs w:val="21"/>
              </w:rPr>
            </w:pPr>
            <w:r>
              <w:t>Transponder 2 coherent/incoherent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1:coherent;0:incoherent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P25W0B2</w:t>
            </w:r>
          </w:p>
        </w:tc>
        <w:tc>
          <w:tcPr>
            <w:tcW w:w="1196" w:type="dxa"/>
            <w:vAlign w:val="center"/>
          </w:tcPr>
          <w:p>
            <w:pPr>
              <w:jc w:val="center"/>
              <w:rPr>
                <w:sz w:val="21"/>
                <w:szCs w:val="21"/>
              </w:rPr>
            </w:pPr>
            <w:r>
              <w:t>TB006</w:t>
            </w:r>
          </w:p>
        </w:tc>
        <w:tc>
          <w:tcPr>
            <w:tcW w:w="1491" w:type="dxa"/>
            <w:vAlign w:val="center"/>
          </w:tcPr>
          <w:p>
            <w:pPr>
              <w:jc w:val="center"/>
              <w:rPr>
                <w:sz w:val="21"/>
                <w:szCs w:val="21"/>
              </w:rPr>
            </w:pPr>
            <w:r>
              <w:t>Transponder 2 ranging on/off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1:ranging on;0:ranging 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P25W0B1</w:t>
            </w:r>
          </w:p>
        </w:tc>
        <w:tc>
          <w:tcPr>
            <w:tcW w:w="1196" w:type="dxa"/>
            <w:vAlign w:val="center"/>
          </w:tcPr>
          <w:p>
            <w:pPr>
              <w:jc w:val="center"/>
              <w:rPr>
                <w:sz w:val="21"/>
                <w:szCs w:val="21"/>
              </w:rPr>
            </w:pPr>
            <w:r>
              <w:t>TB007</w:t>
            </w:r>
          </w:p>
        </w:tc>
        <w:tc>
          <w:tcPr>
            <w:tcW w:w="1491" w:type="dxa"/>
            <w:vAlign w:val="center"/>
          </w:tcPr>
          <w:p>
            <w:pPr>
              <w:jc w:val="center"/>
              <w:rPr>
                <w:sz w:val="21"/>
                <w:szCs w:val="21"/>
              </w:rPr>
            </w:pPr>
            <w:r>
              <w:t>Transponder 2 TC data CRC check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1:CRC right;0:CRC false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P25W0B0</w:t>
            </w:r>
          </w:p>
        </w:tc>
        <w:tc>
          <w:tcPr>
            <w:tcW w:w="1196" w:type="dxa"/>
            <w:vAlign w:val="center"/>
          </w:tcPr>
          <w:p>
            <w:pPr>
              <w:jc w:val="center"/>
              <w:rPr>
                <w:sz w:val="21"/>
                <w:szCs w:val="21"/>
              </w:rPr>
            </w:pPr>
            <w:r>
              <w:t>TB008</w:t>
            </w:r>
          </w:p>
        </w:tc>
        <w:tc>
          <w:tcPr>
            <w:tcW w:w="1491" w:type="dxa"/>
            <w:vAlign w:val="center"/>
          </w:tcPr>
          <w:p>
            <w:pPr>
              <w:jc w:val="center"/>
              <w:rPr>
                <w:sz w:val="21"/>
                <w:szCs w:val="21"/>
              </w:rPr>
            </w:pPr>
            <w:r>
              <w:t>Transponder 2 TC channel status self-test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1:effective;0:ineffective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P25W1B7~B6</w:t>
            </w:r>
          </w:p>
        </w:tc>
        <w:tc>
          <w:tcPr>
            <w:tcW w:w="1196" w:type="dxa"/>
            <w:vAlign w:val="center"/>
          </w:tcPr>
          <w:p>
            <w:pPr>
              <w:jc w:val="center"/>
              <w:rPr>
                <w:sz w:val="21"/>
                <w:szCs w:val="21"/>
              </w:rPr>
            </w:pPr>
            <w:r>
              <w:t>TB009</w:t>
            </w:r>
          </w:p>
        </w:tc>
        <w:tc>
          <w:tcPr>
            <w:tcW w:w="1491" w:type="dxa"/>
            <w:vAlign w:val="center"/>
          </w:tcPr>
          <w:p>
            <w:pPr>
              <w:jc w:val="center"/>
              <w:rPr>
                <w:sz w:val="21"/>
                <w:szCs w:val="21"/>
              </w:rPr>
            </w:pPr>
            <w:r>
              <w:t>Transponder 2 SPI interface empty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01:effective;10:ineffective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P25W1B5</w:t>
            </w:r>
          </w:p>
        </w:tc>
        <w:tc>
          <w:tcPr>
            <w:tcW w:w="1196" w:type="dxa"/>
            <w:vAlign w:val="center"/>
          </w:tcPr>
          <w:p>
            <w:pPr>
              <w:jc w:val="center"/>
              <w:rPr>
                <w:sz w:val="21"/>
                <w:szCs w:val="21"/>
              </w:rPr>
            </w:pPr>
            <w:r>
              <w:t>TB010</w:t>
            </w:r>
          </w:p>
        </w:tc>
        <w:tc>
          <w:tcPr>
            <w:tcW w:w="1491" w:type="dxa"/>
            <w:vAlign w:val="center"/>
          </w:tcPr>
          <w:p>
            <w:pPr>
              <w:jc w:val="center"/>
              <w:rPr>
                <w:sz w:val="21"/>
                <w:szCs w:val="21"/>
              </w:rPr>
            </w:pPr>
            <w:r>
              <w:t>Transponder 2 SPI-MOSI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P25W1B4</w:t>
            </w:r>
          </w:p>
        </w:tc>
        <w:tc>
          <w:tcPr>
            <w:tcW w:w="1196" w:type="dxa"/>
            <w:vAlign w:val="center"/>
          </w:tcPr>
          <w:p>
            <w:pPr>
              <w:jc w:val="center"/>
              <w:rPr>
                <w:sz w:val="21"/>
                <w:szCs w:val="21"/>
              </w:rPr>
            </w:pPr>
            <w:r>
              <w:t>TB011</w:t>
            </w:r>
          </w:p>
        </w:tc>
        <w:tc>
          <w:tcPr>
            <w:tcW w:w="1491" w:type="dxa"/>
            <w:vAlign w:val="center"/>
          </w:tcPr>
          <w:p>
            <w:pPr>
              <w:jc w:val="center"/>
              <w:rPr>
                <w:sz w:val="21"/>
                <w:szCs w:val="21"/>
              </w:rPr>
            </w:pPr>
            <w:r>
              <w:t>Transponder 2 SPI-MISO data presence or absence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1:presence;0:absence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P25W1B3~B0</w:t>
            </w:r>
          </w:p>
        </w:tc>
        <w:tc>
          <w:tcPr>
            <w:tcW w:w="1196" w:type="dxa"/>
            <w:vAlign w:val="center"/>
          </w:tcPr>
          <w:p>
            <w:pPr>
              <w:jc w:val="center"/>
              <w:rPr>
                <w:sz w:val="21"/>
                <w:szCs w:val="21"/>
              </w:rPr>
            </w:pPr>
            <w:r>
              <w:t>TB012</w:t>
            </w:r>
          </w:p>
        </w:tc>
        <w:tc>
          <w:tcPr>
            <w:tcW w:w="1491" w:type="dxa"/>
            <w:vAlign w:val="center"/>
          </w:tcPr>
          <w:p>
            <w:pPr>
              <w:jc w:val="center"/>
              <w:rPr>
                <w:sz w:val="21"/>
                <w:szCs w:val="21"/>
              </w:rPr>
            </w:pPr>
            <w:r>
              <w:t>Transponder 2 autonomous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P25W2</w:t>
            </w:r>
          </w:p>
        </w:tc>
        <w:tc>
          <w:tcPr>
            <w:tcW w:w="1196" w:type="dxa"/>
            <w:vAlign w:val="center"/>
          </w:tcPr>
          <w:p>
            <w:pPr>
              <w:jc w:val="center"/>
              <w:rPr>
                <w:sz w:val="21"/>
                <w:szCs w:val="21"/>
              </w:rPr>
            </w:pPr>
            <w:r>
              <w:t>TB013</w:t>
            </w:r>
          </w:p>
        </w:tc>
        <w:tc>
          <w:tcPr>
            <w:tcW w:w="1491" w:type="dxa"/>
            <w:vAlign w:val="center"/>
          </w:tcPr>
          <w:p>
            <w:pPr>
              <w:jc w:val="center"/>
              <w:rPr>
                <w:sz w:val="21"/>
                <w:szCs w:val="21"/>
              </w:rPr>
            </w:pPr>
            <w:r>
              <w:t>Transponder 2 remote channel frequency offset F(S)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Func0006</w:t>
            </w:r>
          </w:p>
        </w:tc>
        <w:tc>
          <w:tcPr>
            <w:tcW w:w="1229" w:type="dxa"/>
            <w:vAlign w:val="center"/>
          </w:tcPr>
          <w:p>
            <w:pPr>
              <w:jc w:val="center"/>
              <w:rPr>
                <w:sz w:val="21"/>
                <w:szCs w:val="21"/>
              </w:rPr>
            </w:pPr>
            <w:r>
              <w:t>128</w:t>
            </w:r>
          </w:p>
        </w:tc>
        <w:tc>
          <w:tcPr>
            <w:tcW w:w="1125" w:type="dxa"/>
            <w:vAlign w:val="center"/>
          </w:tcPr>
          <w:p>
            <w:pPr>
              <w:jc w:val="center"/>
              <w:rPr>
                <w:sz w:val="21"/>
                <w:szCs w:val="21"/>
              </w:rPr>
            </w:pPr>
            <w:r>
              <w:t>double</w:t>
            </w:r>
          </w:p>
        </w:tc>
        <w:tc>
          <w:tcPr>
            <w:tcW w:w="776" w:type="dxa"/>
            <w:vAlign w:val="center"/>
          </w:tcPr>
          <w:p>
            <w:pPr>
              <w:jc w:val="center"/>
              <w:rPr>
                <w:sz w:val="21"/>
                <w:szCs w:val="21"/>
              </w:rPr>
            </w:pPr>
            <w:r>
              <w:t>kHz</w:t>
            </w:r>
          </w:p>
        </w:tc>
        <w:tc>
          <w:tcPr>
            <w:tcW w:w="1546" w:type="dxa"/>
            <w:vAlign w:val="center"/>
          </w:tcPr>
          <w:p>
            <w:pPr>
              <w:jc w:val="center"/>
              <w:rPr>
                <w:sz w:val="21"/>
                <w:szCs w:val="21"/>
              </w:rPr>
            </w:pPr>
            <w:r>
              <w:t>[-128,127]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P25W3</w:t>
            </w:r>
          </w:p>
        </w:tc>
        <w:tc>
          <w:tcPr>
            <w:tcW w:w="1196" w:type="dxa"/>
            <w:vAlign w:val="center"/>
          </w:tcPr>
          <w:p>
            <w:pPr>
              <w:jc w:val="center"/>
              <w:rPr>
                <w:sz w:val="21"/>
                <w:szCs w:val="21"/>
              </w:rPr>
            </w:pPr>
            <w:r>
              <w:t>TB014</w:t>
            </w:r>
          </w:p>
        </w:tc>
        <w:tc>
          <w:tcPr>
            <w:tcW w:w="1491" w:type="dxa"/>
            <w:vAlign w:val="center"/>
          </w:tcPr>
          <w:p>
            <w:pPr>
              <w:jc w:val="center"/>
              <w:rPr>
                <w:sz w:val="21"/>
                <w:szCs w:val="21"/>
              </w:rPr>
            </w:pPr>
            <w:r>
              <w:t>Transponder 2 upload channel SNR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P25W4</w:t>
            </w:r>
          </w:p>
        </w:tc>
        <w:tc>
          <w:tcPr>
            <w:tcW w:w="1196" w:type="dxa"/>
            <w:vAlign w:val="center"/>
          </w:tcPr>
          <w:p>
            <w:pPr>
              <w:jc w:val="center"/>
              <w:rPr>
                <w:sz w:val="21"/>
                <w:szCs w:val="21"/>
              </w:rPr>
            </w:pPr>
            <w:r>
              <w:t>TB015</w:t>
            </w:r>
          </w:p>
        </w:tc>
        <w:tc>
          <w:tcPr>
            <w:tcW w:w="1491" w:type="dxa"/>
            <w:vAlign w:val="center"/>
          </w:tcPr>
          <w:p>
            <w:pPr>
              <w:jc w:val="center"/>
              <w:rPr>
                <w:sz w:val="21"/>
                <w:szCs w:val="21"/>
              </w:rPr>
            </w:pPr>
            <w:r>
              <w:t>Transponder 2 transponder AGC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P25W5</w:t>
            </w:r>
          </w:p>
        </w:tc>
        <w:tc>
          <w:tcPr>
            <w:tcW w:w="1196" w:type="dxa"/>
            <w:vAlign w:val="center"/>
          </w:tcPr>
          <w:p>
            <w:pPr>
              <w:jc w:val="center"/>
              <w:rPr>
                <w:sz w:val="21"/>
                <w:szCs w:val="21"/>
              </w:rPr>
            </w:pPr>
            <w:r>
              <w:t>TB016</w:t>
            </w:r>
          </w:p>
        </w:tc>
        <w:tc>
          <w:tcPr>
            <w:tcW w:w="1491" w:type="dxa"/>
            <w:vAlign w:val="center"/>
          </w:tcPr>
          <w:p>
            <w:pPr>
              <w:jc w:val="center"/>
              <w:rPr>
                <w:sz w:val="21"/>
                <w:szCs w:val="21"/>
              </w:rPr>
            </w:pPr>
            <w:r>
              <w:t>Transponder 2 transponder power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P25W6</w:t>
            </w:r>
          </w:p>
        </w:tc>
        <w:tc>
          <w:tcPr>
            <w:tcW w:w="1196" w:type="dxa"/>
            <w:vAlign w:val="center"/>
          </w:tcPr>
          <w:p>
            <w:pPr>
              <w:jc w:val="center"/>
              <w:rPr>
                <w:sz w:val="21"/>
                <w:szCs w:val="21"/>
              </w:rPr>
            </w:pPr>
            <w:r>
              <w:t>TB017</w:t>
            </w:r>
          </w:p>
        </w:tc>
        <w:tc>
          <w:tcPr>
            <w:tcW w:w="1491" w:type="dxa"/>
            <w:vAlign w:val="center"/>
          </w:tcPr>
          <w:p>
            <w:pPr>
              <w:jc w:val="center"/>
              <w:rPr>
                <w:sz w:val="21"/>
                <w:szCs w:val="21"/>
              </w:rPr>
            </w:pPr>
            <w:r>
              <w:t>Transponder 2 OC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P25W7B7~B4</w:t>
            </w:r>
          </w:p>
        </w:tc>
        <w:tc>
          <w:tcPr>
            <w:tcW w:w="1196" w:type="dxa"/>
            <w:vAlign w:val="center"/>
          </w:tcPr>
          <w:p>
            <w:pPr>
              <w:jc w:val="center"/>
              <w:rPr>
                <w:sz w:val="21"/>
                <w:szCs w:val="21"/>
              </w:rPr>
            </w:pPr>
            <w:r>
              <w:t>TB018</w:t>
            </w:r>
          </w:p>
        </w:tc>
        <w:tc>
          <w:tcPr>
            <w:tcW w:w="1491" w:type="dxa"/>
            <w:vAlign w:val="center"/>
          </w:tcPr>
          <w:p>
            <w:pPr>
              <w:jc w:val="center"/>
              <w:rPr>
                <w:sz w:val="21"/>
                <w:szCs w:val="21"/>
              </w:rPr>
            </w:pPr>
            <w:r>
              <w:t>Transponder 2 FPGA gives ARM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P25W7B3~B0</w:t>
            </w:r>
          </w:p>
        </w:tc>
        <w:tc>
          <w:tcPr>
            <w:tcW w:w="1196" w:type="dxa"/>
            <w:vAlign w:val="center"/>
          </w:tcPr>
          <w:p>
            <w:pPr>
              <w:jc w:val="center"/>
              <w:rPr>
                <w:sz w:val="21"/>
                <w:szCs w:val="21"/>
              </w:rPr>
            </w:pPr>
            <w:r>
              <w:t>TB019</w:t>
            </w:r>
          </w:p>
        </w:tc>
        <w:tc>
          <w:tcPr>
            <w:tcW w:w="1491" w:type="dxa"/>
            <w:vAlign w:val="center"/>
          </w:tcPr>
          <w:p>
            <w:pPr>
              <w:jc w:val="center"/>
              <w:rPr>
                <w:sz w:val="21"/>
                <w:szCs w:val="21"/>
              </w:rPr>
            </w:pPr>
            <w:r>
              <w:t>Transponder 2 allows/disables the Satellite Keeping control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0001:permission;1000:forbidden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P25W8</w:t>
            </w:r>
          </w:p>
        </w:tc>
        <w:tc>
          <w:tcPr>
            <w:tcW w:w="1196" w:type="dxa"/>
            <w:vAlign w:val="center"/>
          </w:tcPr>
          <w:p>
            <w:pPr>
              <w:jc w:val="center"/>
              <w:rPr>
                <w:sz w:val="21"/>
                <w:szCs w:val="21"/>
              </w:rPr>
            </w:pPr>
            <w:r>
              <w:t>TB020</w:t>
            </w:r>
          </w:p>
        </w:tc>
        <w:tc>
          <w:tcPr>
            <w:tcW w:w="1491" w:type="dxa"/>
            <w:vAlign w:val="center"/>
          </w:tcPr>
          <w:p>
            <w:pPr>
              <w:jc w:val="center"/>
              <w:rPr>
                <w:sz w:val="21"/>
                <w:szCs w:val="21"/>
              </w:rPr>
            </w:pPr>
            <w:r>
              <w:t>Transponder 2 +3.5V power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0.02588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P25W9</w:t>
            </w:r>
          </w:p>
        </w:tc>
        <w:tc>
          <w:tcPr>
            <w:tcW w:w="1196" w:type="dxa"/>
            <w:vAlign w:val="center"/>
          </w:tcPr>
          <w:p>
            <w:pPr>
              <w:jc w:val="center"/>
              <w:rPr>
                <w:sz w:val="21"/>
                <w:szCs w:val="21"/>
              </w:rPr>
            </w:pPr>
            <w:r>
              <w:t>TB021</w:t>
            </w:r>
          </w:p>
        </w:tc>
        <w:tc>
          <w:tcPr>
            <w:tcW w:w="1491" w:type="dxa"/>
            <w:vAlign w:val="center"/>
          </w:tcPr>
          <w:p>
            <w:pPr>
              <w:jc w:val="center"/>
              <w:rPr>
                <w:sz w:val="21"/>
                <w:szCs w:val="21"/>
              </w:rPr>
            </w:pPr>
            <w:r>
              <w:t>Transponder 2 temperature telemetry</w:t>
            </w:r>
          </w:p>
        </w:tc>
        <w:tc>
          <w:tcPr>
            <w:tcW w:w="819" w:type="dxa"/>
            <w:vAlign w:val="center"/>
          </w:tcPr>
          <w:p>
            <w:pPr>
              <w:jc w:val="center"/>
              <w:rPr>
                <w:sz w:val="21"/>
                <w:szCs w:val="21"/>
              </w:rPr>
            </w:pPr>
            <w:r>
              <w:t>%d</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10000,3.3,-6.01188,4622.53337,-86421.72414</w:t>
            </w:r>
          </w:p>
        </w:tc>
        <w:tc>
          <w:tcPr>
            <w:tcW w:w="1125" w:type="dxa"/>
            <w:vAlign w:val="center"/>
          </w:tcPr>
          <w:p>
            <w:pPr>
              <w:jc w:val="center"/>
              <w:rPr>
                <w:sz w:val="21"/>
                <w:szCs w:val="21"/>
              </w:rPr>
            </w:pPr>
            <w: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P25W10B7~B4</w:t>
            </w:r>
          </w:p>
        </w:tc>
        <w:tc>
          <w:tcPr>
            <w:tcW w:w="1196" w:type="dxa"/>
            <w:vAlign w:val="center"/>
          </w:tcPr>
          <w:p>
            <w:pPr>
              <w:jc w:val="center"/>
              <w:rPr>
                <w:sz w:val="21"/>
                <w:szCs w:val="21"/>
              </w:rPr>
            </w:pPr>
            <w:r>
              <w:t>TB022</w:t>
            </w:r>
          </w:p>
        </w:tc>
        <w:tc>
          <w:tcPr>
            <w:tcW w:w="1491" w:type="dxa"/>
            <w:vAlign w:val="center"/>
          </w:tcPr>
          <w:p>
            <w:pPr>
              <w:jc w:val="center"/>
              <w:rPr>
                <w:sz w:val="21"/>
                <w:szCs w:val="21"/>
              </w:rPr>
            </w:pPr>
            <w:r>
              <w:t>Transponder 2 baseband execution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P25W10B3~B0</w:t>
            </w:r>
          </w:p>
        </w:tc>
        <w:tc>
          <w:tcPr>
            <w:tcW w:w="1196" w:type="dxa"/>
            <w:vAlign w:val="center"/>
          </w:tcPr>
          <w:p>
            <w:pPr>
              <w:jc w:val="center"/>
              <w:rPr>
                <w:sz w:val="21"/>
                <w:szCs w:val="21"/>
              </w:rPr>
            </w:pPr>
            <w:r>
              <w:t>TB023</w:t>
            </w:r>
          </w:p>
        </w:tc>
        <w:tc>
          <w:tcPr>
            <w:tcW w:w="1491" w:type="dxa"/>
            <w:vAlign w:val="center"/>
          </w:tcPr>
          <w:p>
            <w:pPr>
              <w:jc w:val="center"/>
              <w:rPr>
                <w:sz w:val="21"/>
                <w:szCs w:val="21"/>
              </w:rPr>
            </w:pPr>
            <w:r>
              <w:t>Transponder 2 base band receives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P25W11B7~B4</w:t>
            </w:r>
          </w:p>
        </w:tc>
        <w:tc>
          <w:tcPr>
            <w:tcW w:w="1196" w:type="dxa"/>
            <w:vAlign w:val="center"/>
          </w:tcPr>
          <w:p>
            <w:pPr>
              <w:jc w:val="center"/>
              <w:rPr>
                <w:sz w:val="21"/>
                <w:szCs w:val="21"/>
              </w:rPr>
            </w:pPr>
            <w:r>
              <w:t>TB024</w:t>
            </w:r>
          </w:p>
        </w:tc>
        <w:tc>
          <w:tcPr>
            <w:tcW w:w="1491" w:type="dxa"/>
            <w:vAlign w:val="center"/>
          </w:tcPr>
          <w:p>
            <w:pPr>
              <w:jc w:val="center"/>
              <w:rPr>
                <w:sz w:val="21"/>
                <w:szCs w:val="21"/>
              </w:rPr>
            </w:pPr>
            <w:r>
              <w:t>Transponder 2 SPI telemetry input frame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P25W11B3~B0</w:t>
            </w:r>
          </w:p>
        </w:tc>
        <w:tc>
          <w:tcPr>
            <w:tcW w:w="1196" w:type="dxa"/>
            <w:vAlign w:val="center"/>
          </w:tcPr>
          <w:p>
            <w:pPr>
              <w:jc w:val="center"/>
              <w:rPr>
                <w:sz w:val="21"/>
                <w:szCs w:val="21"/>
              </w:rPr>
            </w:pPr>
            <w:r>
              <w:t>TB025</w:t>
            </w:r>
          </w:p>
        </w:tc>
        <w:tc>
          <w:tcPr>
            <w:tcW w:w="1491" w:type="dxa"/>
            <w:vAlign w:val="center"/>
          </w:tcPr>
          <w:p>
            <w:pPr>
              <w:jc w:val="center"/>
              <w:rPr>
                <w:sz w:val="21"/>
                <w:szCs w:val="21"/>
              </w:rPr>
            </w:pPr>
            <w:r>
              <w:t>Transponder 2 SPI TC output frame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P25W12B7~B4</w:t>
            </w:r>
          </w:p>
        </w:tc>
        <w:tc>
          <w:tcPr>
            <w:tcW w:w="1196" w:type="dxa"/>
            <w:vAlign w:val="center"/>
          </w:tcPr>
          <w:p>
            <w:pPr>
              <w:jc w:val="center"/>
              <w:rPr>
                <w:sz w:val="21"/>
                <w:szCs w:val="21"/>
              </w:rPr>
            </w:pPr>
            <w:r>
              <w:t>TB026</w:t>
            </w:r>
          </w:p>
        </w:tc>
        <w:tc>
          <w:tcPr>
            <w:tcW w:w="1491" w:type="dxa"/>
            <w:vAlign w:val="center"/>
          </w:tcPr>
          <w:p>
            <w:pPr>
              <w:jc w:val="center"/>
              <w:rPr>
                <w:sz w:val="21"/>
                <w:szCs w:val="21"/>
              </w:rPr>
            </w:pPr>
            <w:r>
              <w:t>Transponder 2 CAN bus receives data type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P25W12B3~B0</w:t>
            </w:r>
          </w:p>
        </w:tc>
        <w:tc>
          <w:tcPr>
            <w:tcW w:w="1196" w:type="dxa"/>
            <w:vAlign w:val="center"/>
          </w:tcPr>
          <w:p>
            <w:pPr>
              <w:jc w:val="center"/>
              <w:rPr>
                <w:sz w:val="21"/>
                <w:szCs w:val="21"/>
              </w:rPr>
            </w:pPr>
            <w:r>
              <w:t>TB027</w:t>
            </w:r>
          </w:p>
        </w:tc>
        <w:tc>
          <w:tcPr>
            <w:tcW w:w="1491" w:type="dxa"/>
            <w:vAlign w:val="center"/>
          </w:tcPr>
          <w:p>
            <w:pPr>
              <w:jc w:val="center"/>
              <w:rPr>
                <w:sz w:val="21"/>
                <w:szCs w:val="21"/>
              </w:rPr>
            </w:pPr>
            <w:r>
              <w:t>Transponder 2 CAN A bus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P25W13B7~B4</w:t>
            </w:r>
          </w:p>
        </w:tc>
        <w:tc>
          <w:tcPr>
            <w:tcW w:w="1196" w:type="dxa"/>
            <w:vAlign w:val="center"/>
          </w:tcPr>
          <w:p>
            <w:pPr>
              <w:jc w:val="center"/>
              <w:rPr>
                <w:sz w:val="21"/>
                <w:szCs w:val="21"/>
              </w:rPr>
            </w:pPr>
            <w:r>
              <w:t>TB028</w:t>
            </w:r>
          </w:p>
        </w:tc>
        <w:tc>
          <w:tcPr>
            <w:tcW w:w="1491" w:type="dxa"/>
            <w:vAlign w:val="center"/>
          </w:tcPr>
          <w:p>
            <w:pPr>
              <w:jc w:val="center"/>
              <w:rPr>
                <w:sz w:val="21"/>
                <w:szCs w:val="21"/>
              </w:rPr>
            </w:pPr>
            <w:r>
              <w:t>Transponder 2 CAN B bus reset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P25W13B3~B0</w:t>
            </w:r>
          </w:p>
        </w:tc>
        <w:tc>
          <w:tcPr>
            <w:tcW w:w="1196" w:type="dxa"/>
            <w:vAlign w:val="center"/>
          </w:tcPr>
          <w:p>
            <w:pPr>
              <w:jc w:val="center"/>
              <w:rPr>
                <w:sz w:val="21"/>
                <w:szCs w:val="21"/>
              </w:rPr>
            </w:pPr>
            <w:r>
              <w:t>TB029</w:t>
            </w:r>
          </w:p>
        </w:tc>
        <w:tc>
          <w:tcPr>
            <w:tcW w:w="1491" w:type="dxa"/>
            <w:vAlign w:val="center"/>
          </w:tcPr>
          <w:p>
            <w:pPr>
              <w:jc w:val="center"/>
              <w:rPr>
                <w:sz w:val="21"/>
                <w:szCs w:val="21"/>
              </w:rPr>
            </w:pPr>
            <w:r>
              <w:t>Transponder 2 ARM execute data type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P25W14B7~B4</w:t>
            </w:r>
          </w:p>
        </w:tc>
        <w:tc>
          <w:tcPr>
            <w:tcW w:w="1196" w:type="dxa"/>
            <w:vAlign w:val="center"/>
          </w:tcPr>
          <w:p>
            <w:pPr>
              <w:jc w:val="center"/>
              <w:rPr>
                <w:sz w:val="21"/>
                <w:szCs w:val="21"/>
              </w:rPr>
            </w:pPr>
            <w:r>
              <w:t>TB030</w:t>
            </w:r>
          </w:p>
        </w:tc>
        <w:tc>
          <w:tcPr>
            <w:tcW w:w="1491" w:type="dxa"/>
            <w:vAlign w:val="center"/>
          </w:tcPr>
          <w:p>
            <w:pPr>
              <w:jc w:val="center"/>
              <w:rPr>
                <w:sz w:val="21"/>
                <w:szCs w:val="21"/>
              </w:rPr>
            </w:pPr>
            <w:r>
              <w:t>Transponder 2 ARM sends data type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P25W14B3~B0</w:t>
            </w:r>
          </w:p>
        </w:tc>
        <w:tc>
          <w:tcPr>
            <w:tcW w:w="1196" w:type="dxa"/>
            <w:vAlign w:val="center"/>
          </w:tcPr>
          <w:p>
            <w:pPr>
              <w:jc w:val="center"/>
              <w:rPr>
                <w:sz w:val="21"/>
                <w:szCs w:val="21"/>
              </w:rPr>
            </w:pPr>
            <w:r>
              <w:t>TB031</w:t>
            </w:r>
          </w:p>
        </w:tc>
        <w:tc>
          <w:tcPr>
            <w:tcW w:w="1491" w:type="dxa"/>
            <w:vAlign w:val="center"/>
          </w:tcPr>
          <w:p>
            <w:pPr>
              <w:jc w:val="center"/>
              <w:rPr>
                <w:sz w:val="21"/>
                <w:szCs w:val="21"/>
              </w:rPr>
            </w:pPr>
            <w:r>
              <w:t>Transponder 2 FPGA received reset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P25W15</w:t>
            </w:r>
          </w:p>
        </w:tc>
        <w:tc>
          <w:tcPr>
            <w:tcW w:w="1196" w:type="dxa"/>
            <w:vAlign w:val="center"/>
          </w:tcPr>
          <w:p>
            <w:pPr>
              <w:jc w:val="center"/>
              <w:rPr>
                <w:sz w:val="21"/>
                <w:szCs w:val="21"/>
              </w:rPr>
            </w:pPr>
            <w:r>
              <w:t>TB032</w:t>
            </w:r>
          </w:p>
        </w:tc>
        <w:tc>
          <w:tcPr>
            <w:tcW w:w="1491" w:type="dxa"/>
            <w:vAlign w:val="center"/>
          </w:tcPr>
          <w:p>
            <w:pPr>
              <w:jc w:val="center"/>
              <w:rPr>
                <w:sz w:val="21"/>
                <w:szCs w:val="21"/>
              </w:rPr>
            </w:pPr>
            <w:r>
              <w:t>Reserved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73" w:name="_Toc16821"/>
      <w:r>
        <w:rPr>
          <w:b/>
          <w:lang w:val="zh-CN"/>
        </w:rPr>
        <w:t>PCU</w:t>
      </w:r>
      <w:bookmarkEnd w:id="73"/>
    </w:p>
    <w:p>
      <w:pPr>
        <w:pStyle w:val="5"/>
      </w:pPr>
      <w:bookmarkStart w:id="74" w:name="_Toc11798"/>
      <w:r>
        <w:rPr>
          <w:b/>
          <w:lang w:val="zh-CN"/>
        </w:rPr>
        <w:t>PCU_fast_TM(23H)</w:t>
      </w:r>
      <w:bookmarkEnd w:id="74"/>
    </w:p>
    <w:p>
      <w:r>
        <w:t>Pack ID=23H；Pack length=11（Bytes=12）</w:t>
      </w:r>
      <w:r>
        <w:rPr>
          <w:lang w:val="zh-CN"/>
        </w:rPr>
        <w:t>。</w:t>
      </w:r>
    </w:p>
    <w:p>
      <w:pPr>
        <w:jc w:val="center"/>
      </w:pPr>
      <w:r>
        <w:rPr>
          <w:b/>
          <w:lang w:val="zh-CN"/>
        </w:rPr>
        <w:t>Table 8-14PCU_fast_TMTable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P23W0</w:t>
            </w:r>
          </w:p>
        </w:tc>
        <w:tc>
          <w:tcPr>
            <w:tcW w:w="1196" w:type="dxa"/>
            <w:vAlign w:val="center"/>
          </w:tcPr>
          <w:p>
            <w:pPr>
              <w:jc w:val="center"/>
              <w:rPr>
                <w:sz w:val="21"/>
                <w:szCs w:val="21"/>
              </w:rPr>
            </w:pPr>
            <w:r>
              <w:t>NS001</w:t>
            </w:r>
          </w:p>
        </w:tc>
        <w:tc>
          <w:tcPr>
            <w:tcW w:w="1491" w:type="dxa"/>
            <w:vAlign w:val="center"/>
          </w:tcPr>
          <w:p>
            <w:pPr>
              <w:jc w:val="center"/>
              <w:rPr>
                <w:sz w:val="21"/>
                <w:szCs w:val="21"/>
              </w:rPr>
            </w:pPr>
            <w:r>
              <w:t>28V bus  voltage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0.2393,0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P23W1</w:t>
            </w:r>
          </w:p>
        </w:tc>
        <w:tc>
          <w:tcPr>
            <w:tcW w:w="1196" w:type="dxa"/>
            <w:vAlign w:val="center"/>
          </w:tcPr>
          <w:p>
            <w:pPr>
              <w:jc w:val="center"/>
              <w:rPr>
                <w:sz w:val="21"/>
                <w:szCs w:val="21"/>
              </w:rPr>
            </w:pPr>
            <w:r>
              <w:t>NS002</w:t>
            </w:r>
          </w:p>
        </w:tc>
        <w:tc>
          <w:tcPr>
            <w:tcW w:w="1491" w:type="dxa"/>
            <w:vAlign w:val="center"/>
          </w:tcPr>
          <w:p>
            <w:pPr>
              <w:jc w:val="center"/>
              <w:rPr>
                <w:sz w:val="21"/>
                <w:szCs w:val="21"/>
              </w:rPr>
            </w:pPr>
            <w:r>
              <w:t xml:space="preserve"> +12V   voltage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0.107105,0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P23W2</w:t>
            </w:r>
          </w:p>
        </w:tc>
        <w:tc>
          <w:tcPr>
            <w:tcW w:w="1196" w:type="dxa"/>
            <w:vAlign w:val="center"/>
          </w:tcPr>
          <w:p>
            <w:pPr>
              <w:jc w:val="center"/>
              <w:rPr>
                <w:sz w:val="21"/>
                <w:szCs w:val="21"/>
              </w:rPr>
            </w:pPr>
            <w:r>
              <w:t>NS003</w:t>
            </w:r>
          </w:p>
        </w:tc>
        <w:tc>
          <w:tcPr>
            <w:tcW w:w="1491" w:type="dxa"/>
            <w:vAlign w:val="center"/>
          </w:tcPr>
          <w:p>
            <w:pPr>
              <w:jc w:val="center"/>
              <w:rPr>
                <w:sz w:val="21"/>
                <w:szCs w:val="21"/>
              </w:rPr>
            </w:pPr>
            <w:r>
              <w:t xml:space="preserve"> +5V  voltage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0.04279365,0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P23W3</w:t>
            </w:r>
          </w:p>
        </w:tc>
        <w:tc>
          <w:tcPr>
            <w:tcW w:w="1196" w:type="dxa"/>
            <w:vAlign w:val="center"/>
          </w:tcPr>
          <w:p>
            <w:pPr>
              <w:jc w:val="center"/>
              <w:rPr>
                <w:sz w:val="21"/>
                <w:szCs w:val="21"/>
              </w:rPr>
            </w:pPr>
            <w:r>
              <w:t>NS004</w:t>
            </w:r>
          </w:p>
        </w:tc>
        <w:tc>
          <w:tcPr>
            <w:tcW w:w="1491" w:type="dxa"/>
            <w:vAlign w:val="center"/>
          </w:tcPr>
          <w:p>
            <w:pPr>
              <w:jc w:val="center"/>
              <w:rPr>
                <w:sz w:val="21"/>
                <w:szCs w:val="21"/>
              </w:rPr>
            </w:pPr>
            <w:r>
              <w:t xml:space="preserve"> -12V    voltage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0.021054,-14.512886</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P23W4</w:t>
            </w:r>
          </w:p>
        </w:tc>
        <w:tc>
          <w:tcPr>
            <w:tcW w:w="1196" w:type="dxa"/>
            <w:vAlign w:val="center"/>
          </w:tcPr>
          <w:p>
            <w:pPr>
              <w:jc w:val="center"/>
              <w:rPr>
                <w:sz w:val="21"/>
                <w:szCs w:val="21"/>
              </w:rPr>
            </w:pPr>
            <w:r>
              <w:t>NS005</w:t>
            </w:r>
          </w:p>
        </w:tc>
        <w:tc>
          <w:tcPr>
            <w:tcW w:w="1491" w:type="dxa"/>
            <w:vAlign w:val="center"/>
          </w:tcPr>
          <w:p>
            <w:pPr>
              <w:jc w:val="center"/>
              <w:rPr>
                <w:sz w:val="21"/>
                <w:szCs w:val="21"/>
              </w:rPr>
            </w:pPr>
            <w:r>
              <w:t>Batt_voltage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0.1576,0.051</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P23W5</w:t>
            </w:r>
          </w:p>
        </w:tc>
        <w:tc>
          <w:tcPr>
            <w:tcW w:w="1196" w:type="dxa"/>
            <w:vAlign w:val="center"/>
          </w:tcPr>
          <w:p>
            <w:pPr>
              <w:jc w:val="center"/>
              <w:rPr>
                <w:sz w:val="21"/>
                <w:szCs w:val="21"/>
              </w:rPr>
            </w:pPr>
            <w:r>
              <w:t>NS006</w:t>
            </w:r>
          </w:p>
        </w:tc>
        <w:tc>
          <w:tcPr>
            <w:tcW w:w="1491" w:type="dxa"/>
            <w:vAlign w:val="center"/>
          </w:tcPr>
          <w:p>
            <w:pPr>
              <w:jc w:val="center"/>
              <w:rPr>
                <w:sz w:val="21"/>
                <w:szCs w:val="21"/>
              </w:rPr>
            </w:pPr>
            <w:r>
              <w:t>Bus Load current</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0.0290,0.0085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A</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P23W6</w:t>
            </w:r>
          </w:p>
        </w:tc>
        <w:tc>
          <w:tcPr>
            <w:tcW w:w="1196" w:type="dxa"/>
            <w:vAlign w:val="center"/>
          </w:tcPr>
          <w:p>
            <w:pPr>
              <w:jc w:val="center"/>
              <w:rPr>
                <w:sz w:val="21"/>
                <w:szCs w:val="21"/>
              </w:rPr>
            </w:pPr>
            <w:r>
              <w:t>NS007</w:t>
            </w:r>
          </w:p>
        </w:tc>
        <w:tc>
          <w:tcPr>
            <w:tcW w:w="1491" w:type="dxa"/>
            <w:vAlign w:val="center"/>
          </w:tcPr>
          <w:p>
            <w:pPr>
              <w:jc w:val="center"/>
              <w:rPr>
                <w:sz w:val="21"/>
                <w:szCs w:val="21"/>
              </w:rPr>
            </w:pPr>
            <w:r>
              <w:t>Solar array  current</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0.0402,-0.0467</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A</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P23W7</w:t>
            </w:r>
          </w:p>
        </w:tc>
        <w:tc>
          <w:tcPr>
            <w:tcW w:w="1196" w:type="dxa"/>
            <w:vAlign w:val="center"/>
          </w:tcPr>
          <w:p>
            <w:pPr>
              <w:jc w:val="center"/>
              <w:rPr>
                <w:sz w:val="21"/>
                <w:szCs w:val="21"/>
              </w:rPr>
            </w:pPr>
            <w:r>
              <w:t>NS008</w:t>
            </w:r>
          </w:p>
        </w:tc>
        <w:tc>
          <w:tcPr>
            <w:tcW w:w="1491" w:type="dxa"/>
            <w:vAlign w:val="center"/>
          </w:tcPr>
          <w:p>
            <w:pPr>
              <w:jc w:val="center"/>
              <w:rPr>
                <w:sz w:val="21"/>
                <w:szCs w:val="21"/>
              </w:rPr>
            </w:pPr>
            <w:r>
              <w:t>Battery Charging current</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0.0400,-0.017</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A</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P23W8</w:t>
            </w:r>
          </w:p>
        </w:tc>
        <w:tc>
          <w:tcPr>
            <w:tcW w:w="1196" w:type="dxa"/>
            <w:vAlign w:val="center"/>
          </w:tcPr>
          <w:p>
            <w:pPr>
              <w:jc w:val="center"/>
              <w:rPr>
                <w:sz w:val="21"/>
                <w:szCs w:val="21"/>
              </w:rPr>
            </w:pPr>
            <w:r>
              <w:t>NS009</w:t>
            </w:r>
          </w:p>
        </w:tc>
        <w:tc>
          <w:tcPr>
            <w:tcW w:w="1491" w:type="dxa"/>
            <w:vAlign w:val="center"/>
          </w:tcPr>
          <w:p>
            <w:pPr>
              <w:jc w:val="center"/>
              <w:rPr>
                <w:sz w:val="21"/>
                <w:szCs w:val="21"/>
              </w:rPr>
            </w:pPr>
            <w:r>
              <w:t>Battery Discharge current</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0.0395,-0.0663</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A</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P23W9</w:t>
            </w:r>
          </w:p>
        </w:tc>
        <w:tc>
          <w:tcPr>
            <w:tcW w:w="1196" w:type="dxa"/>
            <w:vAlign w:val="center"/>
          </w:tcPr>
          <w:p>
            <w:pPr>
              <w:jc w:val="center"/>
              <w:rPr>
                <w:sz w:val="21"/>
                <w:szCs w:val="21"/>
              </w:rPr>
            </w:pPr>
            <w:r>
              <w:t>NS010</w:t>
            </w:r>
          </w:p>
        </w:tc>
        <w:tc>
          <w:tcPr>
            <w:tcW w:w="1491" w:type="dxa"/>
            <w:vAlign w:val="center"/>
          </w:tcPr>
          <w:p>
            <w:pPr>
              <w:jc w:val="center"/>
              <w:rPr>
                <w:sz w:val="21"/>
                <w:szCs w:val="21"/>
              </w:rPr>
            </w:pPr>
            <w:r>
              <w:t>Batt_temperature 1</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10000,286.875,-4.36216,4081.70194,-94033.78039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P23W10B7</w:t>
            </w:r>
          </w:p>
        </w:tc>
        <w:tc>
          <w:tcPr>
            <w:tcW w:w="1196" w:type="dxa"/>
            <w:vAlign w:val="center"/>
          </w:tcPr>
          <w:p>
            <w:pPr>
              <w:jc w:val="center"/>
              <w:rPr>
                <w:sz w:val="21"/>
                <w:szCs w:val="21"/>
              </w:rPr>
            </w:pPr>
            <w:r>
              <w:t>NS011</w:t>
            </w:r>
          </w:p>
        </w:tc>
        <w:tc>
          <w:tcPr>
            <w:tcW w:w="1491" w:type="dxa"/>
            <w:vAlign w:val="center"/>
          </w:tcPr>
          <w:p>
            <w:pPr>
              <w:jc w:val="center"/>
              <w:rPr>
                <w:sz w:val="21"/>
                <w:szCs w:val="21"/>
              </w:rPr>
            </w:pPr>
            <w:r>
              <w:t>Battery Discharge switch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0:on;1:off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P23W10B6</w:t>
            </w:r>
          </w:p>
        </w:tc>
        <w:tc>
          <w:tcPr>
            <w:tcW w:w="1196" w:type="dxa"/>
            <w:vAlign w:val="center"/>
          </w:tcPr>
          <w:p>
            <w:pPr>
              <w:jc w:val="center"/>
              <w:rPr>
                <w:sz w:val="21"/>
                <w:szCs w:val="21"/>
              </w:rPr>
            </w:pPr>
            <w:r>
              <w:t>NS012</w:t>
            </w:r>
          </w:p>
        </w:tc>
        <w:tc>
          <w:tcPr>
            <w:tcW w:w="1491" w:type="dxa"/>
            <w:vAlign w:val="center"/>
          </w:tcPr>
          <w:p>
            <w:pPr>
              <w:jc w:val="center"/>
              <w:rPr>
                <w:sz w:val="21"/>
                <w:szCs w:val="21"/>
              </w:rPr>
            </w:pPr>
            <w:r>
              <w:t>Transponder 2  power switch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0:off;1:on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P23W10B5</w:t>
            </w:r>
          </w:p>
        </w:tc>
        <w:tc>
          <w:tcPr>
            <w:tcW w:w="1196" w:type="dxa"/>
            <w:vAlign w:val="center"/>
          </w:tcPr>
          <w:p>
            <w:pPr>
              <w:jc w:val="center"/>
              <w:rPr>
                <w:sz w:val="21"/>
                <w:szCs w:val="21"/>
              </w:rPr>
            </w:pPr>
            <w:r>
              <w:t>NS013</w:t>
            </w:r>
          </w:p>
        </w:tc>
        <w:tc>
          <w:tcPr>
            <w:tcW w:w="1491" w:type="dxa"/>
            <w:vAlign w:val="center"/>
          </w:tcPr>
          <w:p>
            <w:pPr>
              <w:jc w:val="center"/>
              <w:rPr>
                <w:sz w:val="21"/>
                <w:szCs w:val="21"/>
              </w:rPr>
            </w:pPr>
            <w:r>
              <w:t xml:space="preserve"> Solar panel release  power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0:off;1:on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P23W10B4</w:t>
            </w:r>
          </w:p>
        </w:tc>
        <w:tc>
          <w:tcPr>
            <w:tcW w:w="1196" w:type="dxa"/>
            <w:vAlign w:val="center"/>
          </w:tcPr>
          <w:p>
            <w:pPr>
              <w:jc w:val="center"/>
              <w:rPr>
                <w:sz w:val="21"/>
                <w:szCs w:val="21"/>
              </w:rPr>
            </w:pPr>
            <w:r>
              <w:t>NS014</w:t>
            </w:r>
          </w:p>
        </w:tc>
        <w:tc>
          <w:tcPr>
            <w:tcW w:w="1491" w:type="dxa"/>
            <w:vAlign w:val="center"/>
          </w:tcPr>
          <w:p>
            <w:pPr>
              <w:jc w:val="center"/>
              <w:rPr>
                <w:sz w:val="21"/>
                <w:szCs w:val="21"/>
              </w:rPr>
            </w:pPr>
            <w:r>
              <w:t>-Y panel deployment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deployed;1:deployed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P23W10B3</w:t>
            </w:r>
          </w:p>
        </w:tc>
        <w:tc>
          <w:tcPr>
            <w:tcW w:w="1196" w:type="dxa"/>
            <w:vAlign w:val="center"/>
          </w:tcPr>
          <w:p>
            <w:pPr>
              <w:jc w:val="center"/>
              <w:rPr>
                <w:sz w:val="21"/>
                <w:szCs w:val="21"/>
              </w:rPr>
            </w:pPr>
            <w:r>
              <w:t>NS015</w:t>
            </w:r>
          </w:p>
        </w:tc>
        <w:tc>
          <w:tcPr>
            <w:tcW w:w="1491" w:type="dxa"/>
            <w:vAlign w:val="center"/>
          </w:tcPr>
          <w:p>
            <w:pPr>
              <w:jc w:val="center"/>
              <w:rPr>
                <w:sz w:val="21"/>
                <w:szCs w:val="21"/>
              </w:rPr>
            </w:pPr>
            <w:r>
              <w:t>+Y panel deployment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deployed;1:deployed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P23W10B2</w:t>
            </w:r>
          </w:p>
        </w:tc>
        <w:tc>
          <w:tcPr>
            <w:tcW w:w="1196" w:type="dxa"/>
            <w:vAlign w:val="center"/>
          </w:tcPr>
          <w:p>
            <w:pPr>
              <w:jc w:val="center"/>
              <w:rPr>
                <w:sz w:val="21"/>
                <w:szCs w:val="21"/>
              </w:rPr>
            </w:pPr>
            <w:r>
              <w:t>NS016</w:t>
            </w:r>
          </w:p>
        </w:tc>
        <w:tc>
          <w:tcPr>
            <w:tcW w:w="1491" w:type="dxa"/>
            <w:vAlign w:val="center"/>
          </w:tcPr>
          <w:p>
            <w:pPr>
              <w:jc w:val="center"/>
              <w:rPr>
                <w:sz w:val="21"/>
                <w:szCs w:val="21"/>
              </w:rPr>
            </w:pPr>
            <w:r>
              <w:t>Battery heater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0:heated;1:not heated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P23W10B1</w:t>
            </w:r>
          </w:p>
        </w:tc>
        <w:tc>
          <w:tcPr>
            <w:tcW w:w="1196" w:type="dxa"/>
            <w:vAlign w:val="center"/>
          </w:tcPr>
          <w:p>
            <w:pPr>
              <w:jc w:val="center"/>
              <w:rPr>
                <w:sz w:val="21"/>
                <w:szCs w:val="21"/>
              </w:rPr>
            </w:pPr>
            <w:r>
              <w:t>NS017</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P23W10B0</w:t>
            </w:r>
          </w:p>
        </w:tc>
        <w:tc>
          <w:tcPr>
            <w:tcW w:w="1196" w:type="dxa"/>
            <w:vAlign w:val="center"/>
          </w:tcPr>
          <w:p>
            <w:pPr>
              <w:jc w:val="center"/>
              <w:rPr>
                <w:sz w:val="21"/>
                <w:szCs w:val="21"/>
              </w:rPr>
            </w:pPr>
            <w:r>
              <w:t>NS018</w:t>
            </w:r>
          </w:p>
        </w:tc>
        <w:tc>
          <w:tcPr>
            <w:tcW w:w="1491" w:type="dxa"/>
            <w:vAlign w:val="center"/>
          </w:tcPr>
          <w:p>
            <w:pPr>
              <w:jc w:val="center"/>
              <w:rPr>
                <w:sz w:val="21"/>
                <w:szCs w:val="21"/>
              </w:rPr>
            </w:pPr>
            <w:r>
              <w:t>±Y panel deployment power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0:off;1:on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P23W11B7</w:t>
            </w:r>
          </w:p>
        </w:tc>
        <w:tc>
          <w:tcPr>
            <w:tcW w:w="1196" w:type="dxa"/>
            <w:vAlign w:val="center"/>
          </w:tcPr>
          <w:p>
            <w:pPr>
              <w:jc w:val="center"/>
              <w:rPr>
                <w:sz w:val="21"/>
                <w:szCs w:val="21"/>
              </w:rPr>
            </w:pPr>
            <w:r>
              <w:t>NS019</w:t>
            </w:r>
          </w:p>
        </w:tc>
        <w:tc>
          <w:tcPr>
            <w:tcW w:w="1491" w:type="dxa"/>
            <w:vAlign w:val="center"/>
          </w:tcPr>
          <w:p>
            <w:pPr>
              <w:jc w:val="center"/>
              <w:rPr>
                <w:sz w:val="21"/>
                <w:szCs w:val="21"/>
              </w:rPr>
            </w:pPr>
            <w:r>
              <w:t>Overdischarge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1:overdischarged;0:not overdischarged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P23W11B6</w:t>
            </w:r>
          </w:p>
        </w:tc>
        <w:tc>
          <w:tcPr>
            <w:tcW w:w="1196" w:type="dxa"/>
            <w:vAlign w:val="center"/>
          </w:tcPr>
          <w:p>
            <w:pPr>
              <w:jc w:val="center"/>
              <w:rPr>
                <w:sz w:val="21"/>
                <w:szCs w:val="21"/>
              </w:rPr>
            </w:pPr>
            <w:r>
              <w:t>NS020</w:t>
            </w:r>
          </w:p>
        </w:tc>
        <w:tc>
          <w:tcPr>
            <w:tcW w:w="1491" w:type="dxa"/>
            <w:vAlign w:val="center"/>
          </w:tcPr>
          <w:p>
            <w:pPr>
              <w:jc w:val="center"/>
              <w:rPr>
                <w:sz w:val="21"/>
                <w:szCs w:val="21"/>
              </w:rPr>
            </w:pPr>
            <w:r>
              <w:t>BMU power switch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1:on;0:off</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P23W11B5</w:t>
            </w:r>
          </w:p>
        </w:tc>
        <w:tc>
          <w:tcPr>
            <w:tcW w:w="1196" w:type="dxa"/>
            <w:vAlign w:val="center"/>
          </w:tcPr>
          <w:p>
            <w:pPr>
              <w:jc w:val="center"/>
              <w:rPr>
                <w:sz w:val="21"/>
                <w:szCs w:val="21"/>
              </w:rPr>
            </w:pPr>
            <w:r>
              <w:t>NS021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P23W11B4</w:t>
            </w:r>
          </w:p>
        </w:tc>
        <w:tc>
          <w:tcPr>
            <w:tcW w:w="1196" w:type="dxa"/>
            <w:vAlign w:val="center"/>
          </w:tcPr>
          <w:p>
            <w:pPr>
              <w:jc w:val="center"/>
              <w:rPr>
                <w:sz w:val="21"/>
                <w:szCs w:val="21"/>
              </w:rPr>
            </w:pPr>
            <w:r>
              <w:t>NS022</w:t>
            </w:r>
          </w:p>
        </w:tc>
        <w:tc>
          <w:tcPr>
            <w:tcW w:w="1491" w:type="dxa"/>
            <w:vAlign w:val="center"/>
          </w:tcPr>
          <w:p>
            <w:pPr>
              <w:jc w:val="center"/>
              <w:rPr>
                <w:sz w:val="21"/>
                <w:szCs w:val="21"/>
              </w:rPr>
            </w:pPr>
            <w:r>
              <w:t>FLASH erasing  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P23W11B3</w:t>
            </w:r>
          </w:p>
        </w:tc>
        <w:tc>
          <w:tcPr>
            <w:tcW w:w="1196" w:type="dxa"/>
            <w:vAlign w:val="center"/>
          </w:tcPr>
          <w:p>
            <w:pPr>
              <w:jc w:val="center"/>
              <w:rPr>
                <w:sz w:val="21"/>
                <w:szCs w:val="21"/>
              </w:rPr>
            </w:pPr>
            <w:r>
              <w:t>NS023</w:t>
            </w:r>
          </w:p>
        </w:tc>
        <w:tc>
          <w:tcPr>
            <w:tcW w:w="1491" w:type="dxa"/>
            <w:vAlign w:val="center"/>
          </w:tcPr>
          <w:p>
            <w:pPr>
              <w:jc w:val="center"/>
              <w:rPr>
                <w:sz w:val="21"/>
                <w:szCs w:val="21"/>
              </w:rPr>
            </w:pPr>
            <w:r>
              <w:t>Upload OC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P23W11B2</w:t>
            </w:r>
          </w:p>
        </w:tc>
        <w:tc>
          <w:tcPr>
            <w:tcW w:w="1196" w:type="dxa"/>
            <w:vAlign w:val="center"/>
          </w:tcPr>
          <w:p>
            <w:pPr>
              <w:jc w:val="center"/>
              <w:rPr>
                <w:sz w:val="21"/>
                <w:szCs w:val="21"/>
              </w:rPr>
            </w:pPr>
            <w:r>
              <w:t>NS024</w:t>
            </w:r>
          </w:p>
        </w:tc>
        <w:tc>
          <w:tcPr>
            <w:tcW w:w="1491" w:type="dxa"/>
            <w:vAlign w:val="center"/>
          </w:tcPr>
          <w:p>
            <w:pPr>
              <w:jc w:val="center"/>
              <w:rPr>
                <w:sz w:val="21"/>
                <w:szCs w:val="21"/>
              </w:rPr>
            </w:pPr>
            <w:r>
              <w:t>Upload CAN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P23W11B1</w:t>
            </w:r>
          </w:p>
        </w:tc>
        <w:tc>
          <w:tcPr>
            <w:tcW w:w="1196" w:type="dxa"/>
            <w:vAlign w:val="center"/>
          </w:tcPr>
          <w:p>
            <w:pPr>
              <w:jc w:val="center"/>
              <w:rPr>
                <w:sz w:val="21"/>
                <w:szCs w:val="21"/>
              </w:rPr>
            </w:pPr>
            <w:r>
              <w:t>NS025</w:t>
            </w:r>
          </w:p>
        </w:tc>
        <w:tc>
          <w:tcPr>
            <w:tcW w:w="1491" w:type="dxa"/>
            <w:vAlign w:val="center"/>
          </w:tcPr>
          <w:p>
            <w:pPr>
              <w:jc w:val="center"/>
              <w:rPr>
                <w:sz w:val="21"/>
                <w:szCs w:val="21"/>
              </w:rPr>
            </w:pPr>
            <w:r>
              <w:t>Upload POWER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P23W11B0</w:t>
            </w:r>
          </w:p>
        </w:tc>
        <w:tc>
          <w:tcPr>
            <w:tcW w:w="1196" w:type="dxa"/>
            <w:vAlign w:val="center"/>
          </w:tcPr>
          <w:p>
            <w:pPr>
              <w:jc w:val="center"/>
              <w:rPr>
                <w:sz w:val="21"/>
                <w:szCs w:val="21"/>
              </w:rPr>
            </w:pPr>
            <w:r>
              <w:t>NS026</w:t>
            </w:r>
          </w:p>
        </w:tc>
        <w:tc>
          <w:tcPr>
            <w:tcW w:w="1491" w:type="dxa"/>
            <w:vAlign w:val="center"/>
          </w:tcPr>
          <w:p>
            <w:pPr>
              <w:jc w:val="center"/>
              <w:rPr>
                <w:sz w:val="21"/>
                <w:szCs w:val="21"/>
              </w:rPr>
            </w:pPr>
            <w:r>
              <w:t>Upload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bl>
    <w:p/>
    <w:p>
      <w:pPr>
        <w:pStyle w:val="5"/>
      </w:pPr>
      <w:bookmarkStart w:id="75" w:name="_Toc9448"/>
      <w:r>
        <w:rPr>
          <w:b/>
          <w:lang w:val="zh-CN"/>
        </w:rPr>
        <w:t>PCU_slow_TM(43H)</w:t>
      </w:r>
      <w:bookmarkEnd w:id="75"/>
    </w:p>
    <w:p>
      <w:r>
        <w:t>Pack ID=43H；Pack length=25（Bytes=26）</w:t>
      </w:r>
      <w:r>
        <w:rPr>
          <w:lang w:val="zh-CN"/>
        </w:rPr>
        <w:t>。</w:t>
      </w:r>
    </w:p>
    <w:p>
      <w:pPr>
        <w:jc w:val="center"/>
      </w:pPr>
      <w:r>
        <w:rPr>
          <w:b/>
          <w:lang w:val="zh-CN"/>
        </w:rPr>
        <w:t>Table 8-15PCU_slow_TMTable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P43W0B7~B4</w:t>
            </w:r>
          </w:p>
        </w:tc>
        <w:tc>
          <w:tcPr>
            <w:tcW w:w="1196" w:type="dxa"/>
            <w:vAlign w:val="center"/>
          </w:tcPr>
          <w:p>
            <w:pPr>
              <w:jc w:val="center"/>
              <w:rPr>
                <w:sz w:val="21"/>
                <w:szCs w:val="21"/>
              </w:rPr>
            </w:pPr>
            <w:r>
              <w:t>NH001</w:t>
            </w:r>
          </w:p>
        </w:tc>
        <w:tc>
          <w:tcPr>
            <w:tcW w:w="1491" w:type="dxa"/>
            <w:vAlign w:val="center"/>
          </w:tcPr>
          <w:p>
            <w:pPr>
              <w:jc w:val="center"/>
              <w:rPr>
                <w:sz w:val="21"/>
                <w:szCs w:val="21"/>
              </w:rPr>
            </w:pPr>
            <w:r>
              <w:t>PCU_Reset_COUNTER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P43W0B3~B0</w:t>
            </w:r>
          </w:p>
        </w:tc>
        <w:tc>
          <w:tcPr>
            <w:tcW w:w="1196" w:type="dxa"/>
            <w:vAlign w:val="center"/>
          </w:tcPr>
          <w:p>
            <w:pPr>
              <w:jc w:val="center"/>
              <w:rPr>
                <w:sz w:val="21"/>
                <w:szCs w:val="21"/>
              </w:rPr>
            </w:pPr>
            <w:r>
              <w:t>NH002</w:t>
            </w:r>
          </w:p>
        </w:tc>
        <w:tc>
          <w:tcPr>
            <w:tcW w:w="1491" w:type="dxa"/>
            <w:vAlign w:val="center"/>
          </w:tcPr>
          <w:p>
            <w:pPr>
              <w:jc w:val="center"/>
              <w:rPr>
                <w:sz w:val="21"/>
                <w:szCs w:val="21"/>
              </w:rPr>
            </w:pPr>
            <w:r>
              <w:t xml:space="preserve">PCU_TC_COUNTER </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P43W1</w:t>
            </w:r>
          </w:p>
        </w:tc>
        <w:tc>
          <w:tcPr>
            <w:tcW w:w="1196" w:type="dxa"/>
            <w:vAlign w:val="center"/>
          </w:tcPr>
          <w:p>
            <w:pPr>
              <w:jc w:val="center"/>
              <w:rPr>
                <w:sz w:val="21"/>
                <w:szCs w:val="21"/>
              </w:rPr>
            </w:pPr>
            <w:r>
              <w:t>NH003</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P43W2~W3</w:t>
            </w:r>
          </w:p>
        </w:tc>
        <w:tc>
          <w:tcPr>
            <w:tcW w:w="1196" w:type="dxa"/>
            <w:vAlign w:val="center"/>
          </w:tcPr>
          <w:p>
            <w:pPr>
              <w:jc w:val="center"/>
              <w:rPr>
                <w:sz w:val="21"/>
                <w:szCs w:val="21"/>
              </w:rPr>
            </w:pPr>
            <w:r>
              <w:t>NH004</w:t>
            </w:r>
          </w:p>
        </w:tc>
        <w:tc>
          <w:tcPr>
            <w:tcW w:w="1491" w:type="dxa"/>
            <w:vAlign w:val="center"/>
          </w:tcPr>
          <w:p>
            <w:pPr>
              <w:jc w:val="center"/>
              <w:rPr>
                <w:sz w:val="21"/>
                <w:szCs w:val="21"/>
              </w:rPr>
            </w:pPr>
            <w:r>
              <w:t>Batt_Current_CAPACITY</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P43W4~W5</w:t>
            </w:r>
          </w:p>
        </w:tc>
        <w:tc>
          <w:tcPr>
            <w:tcW w:w="1196" w:type="dxa"/>
            <w:vAlign w:val="center"/>
          </w:tcPr>
          <w:p>
            <w:pPr>
              <w:jc w:val="center"/>
              <w:rPr>
                <w:sz w:val="21"/>
                <w:szCs w:val="21"/>
              </w:rPr>
            </w:pPr>
            <w:r>
              <w:t>NH005</w:t>
            </w:r>
          </w:p>
        </w:tc>
        <w:tc>
          <w:tcPr>
            <w:tcW w:w="1491" w:type="dxa"/>
            <w:vAlign w:val="center"/>
          </w:tcPr>
          <w:p>
            <w:pPr>
              <w:jc w:val="center"/>
              <w:rPr>
                <w:sz w:val="21"/>
                <w:szCs w:val="21"/>
              </w:rPr>
            </w:pPr>
            <w:r>
              <w:t>Batt_Charged_CAPACITY</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P43W6~W7</w:t>
            </w:r>
          </w:p>
        </w:tc>
        <w:tc>
          <w:tcPr>
            <w:tcW w:w="1196" w:type="dxa"/>
            <w:vAlign w:val="center"/>
          </w:tcPr>
          <w:p>
            <w:pPr>
              <w:jc w:val="center"/>
              <w:rPr>
                <w:sz w:val="21"/>
                <w:szCs w:val="21"/>
              </w:rPr>
            </w:pPr>
            <w:r>
              <w:t>NH006</w:t>
            </w:r>
          </w:p>
        </w:tc>
        <w:tc>
          <w:tcPr>
            <w:tcW w:w="1491" w:type="dxa"/>
            <w:vAlign w:val="center"/>
          </w:tcPr>
          <w:p>
            <w:pPr>
              <w:jc w:val="center"/>
              <w:rPr>
                <w:sz w:val="21"/>
                <w:szCs w:val="21"/>
              </w:rPr>
            </w:pPr>
            <w:r>
              <w:t>Batt_Discharged_CAPACITY</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P43W8</w:t>
            </w:r>
          </w:p>
        </w:tc>
        <w:tc>
          <w:tcPr>
            <w:tcW w:w="1196" w:type="dxa"/>
            <w:vAlign w:val="center"/>
          </w:tcPr>
          <w:p>
            <w:pPr>
              <w:jc w:val="center"/>
              <w:rPr>
                <w:sz w:val="21"/>
                <w:szCs w:val="21"/>
              </w:rPr>
            </w:pPr>
            <w:r>
              <w:t>NH007</w:t>
            </w:r>
          </w:p>
        </w:tc>
        <w:tc>
          <w:tcPr>
            <w:tcW w:w="1491" w:type="dxa"/>
            <w:vAlign w:val="center"/>
          </w:tcPr>
          <w:p>
            <w:pPr>
              <w:jc w:val="center"/>
              <w:rPr>
                <w:sz w:val="21"/>
                <w:szCs w:val="21"/>
              </w:rPr>
            </w:pPr>
            <w:r>
              <w:t>Energy security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[0,0]:normal;(0,255]:abnormal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P43W9</w:t>
            </w:r>
          </w:p>
        </w:tc>
        <w:tc>
          <w:tcPr>
            <w:tcW w:w="1196" w:type="dxa"/>
            <w:vAlign w:val="center"/>
          </w:tcPr>
          <w:p>
            <w:pPr>
              <w:jc w:val="center"/>
              <w:rPr>
                <w:sz w:val="21"/>
                <w:szCs w:val="21"/>
              </w:rPr>
            </w:pPr>
            <w:r>
              <w:t>NH008</w:t>
            </w:r>
          </w:p>
        </w:tc>
        <w:tc>
          <w:tcPr>
            <w:tcW w:w="1491" w:type="dxa"/>
            <w:vAlign w:val="center"/>
          </w:tcPr>
          <w:p>
            <w:pPr>
              <w:jc w:val="center"/>
              <w:rPr>
                <w:sz w:val="21"/>
                <w:szCs w:val="21"/>
              </w:rPr>
            </w:pPr>
            <w:r>
              <w:t>Bus overvoltage protection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[0,0]:normal;(0,255]:abnormal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P43W10B7</w:t>
            </w:r>
          </w:p>
        </w:tc>
        <w:tc>
          <w:tcPr>
            <w:tcW w:w="1196" w:type="dxa"/>
            <w:vAlign w:val="center"/>
          </w:tcPr>
          <w:p>
            <w:pPr>
              <w:jc w:val="center"/>
              <w:rPr>
                <w:sz w:val="21"/>
                <w:szCs w:val="21"/>
              </w:rPr>
            </w:pPr>
            <w:r>
              <w:t>NH009</w:t>
            </w:r>
          </w:p>
        </w:tc>
        <w:tc>
          <w:tcPr>
            <w:tcW w:w="1491" w:type="dxa"/>
            <w:vAlign w:val="center"/>
          </w:tcPr>
          <w:p>
            <w:pPr>
              <w:jc w:val="center"/>
              <w:rPr>
                <w:sz w:val="21"/>
                <w:szCs w:val="21"/>
              </w:rPr>
            </w:pPr>
            <w:r>
              <w:t>PCU self-test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0:normal;1:abnormal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P43W10B6</w:t>
            </w:r>
          </w:p>
        </w:tc>
        <w:tc>
          <w:tcPr>
            <w:tcW w:w="1196" w:type="dxa"/>
            <w:vAlign w:val="center"/>
          </w:tcPr>
          <w:p>
            <w:pPr>
              <w:jc w:val="center"/>
              <w:rPr>
                <w:sz w:val="21"/>
                <w:szCs w:val="21"/>
              </w:rPr>
            </w:pPr>
            <w:r>
              <w:t>NH010</w:t>
            </w:r>
          </w:p>
        </w:tc>
        <w:tc>
          <w:tcPr>
            <w:tcW w:w="1491" w:type="dxa"/>
            <w:vAlign w:val="center"/>
          </w:tcPr>
          <w:p>
            <w:pPr>
              <w:jc w:val="center"/>
              <w:rPr>
                <w:sz w:val="21"/>
                <w:szCs w:val="21"/>
              </w:rPr>
            </w:pPr>
            <w:r>
              <w:t>PCU use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0:Sub-computer B;</w:t>
            </w:r>
            <w:r>
              <w:commentReference w:id="0"/>
            </w:r>
            <w:r>
              <w:t xml:space="preserve">1:Sub-computer </w:t>
            </w:r>
            <w:ins w:id="0" w:author="Administrator" w:date="2020-01-03T17:06:25Z">
              <w:r>
                <w:rPr>
                  <w:rFonts w:hint="eastAsia"/>
                  <w:lang w:val="en-US" w:eastAsia="zh-CN"/>
                </w:rPr>
                <w:t>A</w:t>
              </w:r>
            </w:ins>
            <w:del w:id="1" w:author="Administrator" w:date="2020-01-03T17:06:22Z">
              <w:r>
                <w:rPr/>
                <w:delText>B</w:delText>
              </w:r>
            </w:del>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P43W10B5</w:t>
            </w:r>
          </w:p>
        </w:tc>
        <w:tc>
          <w:tcPr>
            <w:tcW w:w="1196" w:type="dxa"/>
            <w:vAlign w:val="center"/>
          </w:tcPr>
          <w:p>
            <w:pPr>
              <w:jc w:val="center"/>
              <w:rPr>
                <w:sz w:val="21"/>
                <w:szCs w:val="21"/>
              </w:rPr>
            </w:pPr>
            <w:r>
              <w:t>NH011</w:t>
            </w:r>
          </w:p>
        </w:tc>
        <w:tc>
          <w:tcPr>
            <w:tcW w:w="1491" w:type="dxa"/>
            <w:vAlign w:val="center"/>
          </w:tcPr>
          <w:p>
            <w:pPr>
              <w:jc w:val="center"/>
              <w:rPr>
                <w:sz w:val="21"/>
                <w:szCs w:val="21"/>
              </w:rPr>
            </w:pPr>
            <w:r>
              <w:t>CAPACITY calculation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calculating;1:calculating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P43W10B4</w:t>
            </w:r>
          </w:p>
        </w:tc>
        <w:tc>
          <w:tcPr>
            <w:tcW w:w="1196" w:type="dxa"/>
            <w:vAlign w:val="center"/>
          </w:tcPr>
          <w:p>
            <w:pPr>
              <w:jc w:val="center"/>
              <w:rPr>
                <w:sz w:val="21"/>
                <w:szCs w:val="21"/>
              </w:rPr>
            </w:pPr>
            <w:r>
              <w:t>NH012</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P43W10B3</w:t>
            </w:r>
          </w:p>
        </w:tc>
        <w:tc>
          <w:tcPr>
            <w:tcW w:w="1196" w:type="dxa"/>
            <w:vAlign w:val="center"/>
          </w:tcPr>
          <w:p>
            <w:pPr>
              <w:jc w:val="center"/>
              <w:rPr>
                <w:sz w:val="21"/>
                <w:szCs w:val="21"/>
              </w:rPr>
            </w:pPr>
            <w:r>
              <w:t>NH013</w:t>
            </w:r>
          </w:p>
        </w:tc>
        <w:tc>
          <w:tcPr>
            <w:tcW w:w="1491" w:type="dxa"/>
            <w:vAlign w:val="center"/>
          </w:tcPr>
          <w:p>
            <w:pPr>
              <w:jc w:val="center"/>
              <w:rPr>
                <w:sz w:val="21"/>
                <w:szCs w:val="21"/>
              </w:rPr>
            </w:pPr>
            <w:r>
              <w:t xml:space="preserve">Overdischarge FLAG </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overdischargeed;1:overdischargeed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P43W10B2</w:t>
            </w:r>
          </w:p>
        </w:tc>
        <w:tc>
          <w:tcPr>
            <w:tcW w:w="1196" w:type="dxa"/>
            <w:vAlign w:val="center"/>
          </w:tcPr>
          <w:p>
            <w:pPr>
              <w:jc w:val="center"/>
              <w:rPr>
                <w:sz w:val="21"/>
                <w:szCs w:val="21"/>
              </w:rPr>
            </w:pPr>
            <w:r>
              <w:t>NH014</w:t>
            </w:r>
          </w:p>
        </w:tc>
        <w:tc>
          <w:tcPr>
            <w:tcW w:w="1491" w:type="dxa"/>
            <w:vAlign w:val="center"/>
          </w:tcPr>
          <w:p>
            <w:pPr>
              <w:jc w:val="center"/>
              <w:rPr>
                <w:sz w:val="21"/>
                <w:szCs w:val="21"/>
              </w:rPr>
            </w:pPr>
            <w:r>
              <w:t>Battery automatically  switch  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reconnected;1:reconnected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P43W10B1</w:t>
            </w:r>
          </w:p>
        </w:tc>
        <w:tc>
          <w:tcPr>
            <w:tcW w:w="1196" w:type="dxa"/>
            <w:vAlign w:val="center"/>
          </w:tcPr>
          <w:p>
            <w:pPr>
              <w:jc w:val="center"/>
              <w:rPr>
                <w:sz w:val="21"/>
                <w:szCs w:val="21"/>
              </w:rPr>
            </w:pPr>
            <w:r>
              <w:t>NH015</w:t>
            </w:r>
          </w:p>
        </w:tc>
        <w:tc>
          <w:tcPr>
            <w:tcW w:w="1491" w:type="dxa"/>
            <w:vAlign w:val="center"/>
          </w:tcPr>
          <w:p>
            <w:pPr>
              <w:jc w:val="center"/>
              <w:rPr>
                <w:sz w:val="21"/>
                <w:szCs w:val="21"/>
              </w:rPr>
            </w:pPr>
            <w:r>
              <w:t>main OBC on switch TC send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formed;1:formed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P43W10B0</w:t>
            </w:r>
          </w:p>
        </w:tc>
        <w:tc>
          <w:tcPr>
            <w:tcW w:w="1196" w:type="dxa"/>
            <w:vAlign w:val="center"/>
          </w:tcPr>
          <w:p>
            <w:pPr>
              <w:jc w:val="center"/>
              <w:rPr>
                <w:sz w:val="21"/>
                <w:szCs w:val="21"/>
              </w:rPr>
            </w:pPr>
            <w:r>
              <w:t>NH016</w:t>
            </w:r>
          </w:p>
        </w:tc>
        <w:tc>
          <w:tcPr>
            <w:tcW w:w="1491" w:type="dxa"/>
            <w:vAlign w:val="center"/>
          </w:tcPr>
          <w:p>
            <w:pPr>
              <w:jc w:val="center"/>
              <w:rPr>
                <w:sz w:val="21"/>
                <w:szCs w:val="21"/>
              </w:rPr>
            </w:pPr>
            <w:r>
              <w:t>redundant OBC on switch TC send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0:not formed;1:formed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P43W11B7</w:t>
            </w:r>
          </w:p>
        </w:tc>
        <w:tc>
          <w:tcPr>
            <w:tcW w:w="1196" w:type="dxa"/>
            <w:vAlign w:val="center"/>
          </w:tcPr>
          <w:p>
            <w:pPr>
              <w:jc w:val="center"/>
              <w:rPr>
                <w:sz w:val="21"/>
                <w:szCs w:val="21"/>
              </w:rPr>
            </w:pPr>
            <w:r>
              <w:t>NH017</w:t>
            </w:r>
          </w:p>
        </w:tc>
        <w:tc>
          <w:tcPr>
            <w:tcW w:w="1491" w:type="dxa"/>
            <w:vAlign w:val="center"/>
          </w:tcPr>
          <w:p>
            <w:pPr>
              <w:jc w:val="center"/>
              <w:rPr>
                <w:sz w:val="21"/>
                <w:szCs w:val="21"/>
              </w:rPr>
            </w:pPr>
            <w:r>
              <w:t>Overdischarge_protect_ENABLE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0:disenabled;1:enabled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P43W11B6</w:t>
            </w:r>
          </w:p>
        </w:tc>
        <w:tc>
          <w:tcPr>
            <w:tcW w:w="1196" w:type="dxa"/>
            <w:vAlign w:val="center"/>
          </w:tcPr>
          <w:p>
            <w:pPr>
              <w:jc w:val="center"/>
              <w:rPr>
                <w:sz w:val="21"/>
                <w:szCs w:val="21"/>
              </w:rPr>
            </w:pPr>
            <w:r>
              <w:t>NH018</w:t>
            </w:r>
          </w:p>
        </w:tc>
        <w:tc>
          <w:tcPr>
            <w:tcW w:w="1491" w:type="dxa"/>
            <w:vAlign w:val="center"/>
          </w:tcPr>
          <w:p>
            <w:pPr>
              <w:jc w:val="center"/>
              <w:rPr>
                <w:sz w:val="21"/>
                <w:szCs w:val="21"/>
              </w:rPr>
            </w:pPr>
            <w:r>
              <w:t>Battery automatically  switch  on  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0:disenabled;1:enabled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P43W11B5</w:t>
            </w:r>
          </w:p>
        </w:tc>
        <w:tc>
          <w:tcPr>
            <w:tcW w:w="1196" w:type="dxa"/>
            <w:vAlign w:val="center"/>
          </w:tcPr>
          <w:p>
            <w:pPr>
              <w:jc w:val="center"/>
              <w:rPr>
                <w:sz w:val="21"/>
                <w:szCs w:val="21"/>
              </w:rPr>
            </w:pPr>
            <w:r>
              <w:t>NH019</w:t>
            </w:r>
          </w:p>
        </w:tc>
        <w:tc>
          <w:tcPr>
            <w:tcW w:w="1491" w:type="dxa"/>
            <w:vAlign w:val="center"/>
          </w:tcPr>
          <w:p>
            <w:pPr>
              <w:jc w:val="center"/>
              <w:rPr>
                <w:sz w:val="21"/>
                <w:szCs w:val="21"/>
              </w:rPr>
            </w:pPr>
            <w:r>
              <w:t>Safe mode send unlock  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0:disenabled;1:enabled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P43W11B4</w:t>
            </w:r>
          </w:p>
        </w:tc>
        <w:tc>
          <w:tcPr>
            <w:tcW w:w="1196" w:type="dxa"/>
            <w:vAlign w:val="center"/>
          </w:tcPr>
          <w:p>
            <w:pPr>
              <w:jc w:val="center"/>
              <w:rPr>
                <w:sz w:val="21"/>
                <w:szCs w:val="21"/>
              </w:rPr>
            </w:pPr>
            <w:r>
              <w:t>NH020</w:t>
            </w:r>
          </w:p>
        </w:tc>
        <w:tc>
          <w:tcPr>
            <w:tcW w:w="1491" w:type="dxa"/>
            <w:vAlign w:val="center"/>
          </w:tcPr>
          <w:p>
            <w:pPr>
              <w:jc w:val="center"/>
              <w:rPr>
                <w:sz w:val="21"/>
                <w:szCs w:val="21"/>
              </w:rPr>
            </w:pPr>
            <w:r>
              <w:t>OBC reset enable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0:disenabled;1:enabled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P43W11B3~B0</w:t>
            </w:r>
          </w:p>
        </w:tc>
        <w:tc>
          <w:tcPr>
            <w:tcW w:w="1196" w:type="dxa"/>
            <w:vAlign w:val="center"/>
          </w:tcPr>
          <w:p>
            <w:pPr>
              <w:jc w:val="center"/>
              <w:rPr>
                <w:sz w:val="21"/>
                <w:szCs w:val="21"/>
              </w:rPr>
            </w:pPr>
            <w:r>
              <w:t>NH021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P43W12</w:t>
            </w:r>
          </w:p>
        </w:tc>
        <w:tc>
          <w:tcPr>
            <w:tcW w:w="1196" w:type="dxa"/>
            <w:vAlign w:val="center"/>
          </w:tcPr>
          <w:p>
            <w:pPr>
              <w:jc w:val="center"/>
              <w:rPr>
                <w:sz w:val="21"/>
                <w:szCs w:val="21"/>
              </w:rPr>
            </w:pPr>
            <w:r>
              <w:t>NH022</w:t>
            </w:r>
          </w:p>
        </w:tc>
        <w:tc>
          <w:tcPr>
            <w:tcW w:w="1491" w:type="dxa"/>
            <w:vAlign w:val="center"/>
          </w:tcPr>
          <w:p>
            <w:pPr>
              <w:jc w:val="center"/>
              <w:rPr>
                <w:sz w:val="21"/>
                <w:szCs w:val="21"/>
              </w:rPr>
            </w:pPr>
            <w:r>
              <w:t>Batt_Heaters_Control_SETTINGS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P43W13</w:t>
            </w:r>
          </w:p>
        </w:tc>
        <w:tc>
          <w:tcPr>
            <w:tcW w:w="1196" w:type="dxa"/>
            <w:vAlign w:val="center"/>
          </w:tcPr>
          <w:p>
            <w:pPr>
              <w:jc w:val="center"/>
              <w:rPr>
                <w:sz w:val="21"/>
                <w:szCs w:val="21"/>
              </w:rPr>
            </w:pPr>
            <w:r>
              <w:t>NH023</w:t>
            </w:r>
          </w:p>
        </w:tc>
        <w:tc>
          <w:tcPr>
            <w:tcW w:w="1491" w:type="dxa"/>
            <w:vAlign w:val="center"/>
          </w:tcPr>
          <w:p>
            <w:pPr>
              <w:jc w:val="center"/>
              <w:rPr>
                <w:sz w:val="21"/>
                <w:szCs w:val="21"/>
              </w:rPr>
            </w:pPr>
            <w:r>
              <w:t>Batt_Heaters_Stop_TEMPERATURE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10000,286.875,-4.36216,4081.70194,-94033.78039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P43W14</w:t>
            </w:r>
          </w:p>
        </w:tc>
        <w:tc>
          <w:tcPr>
            <w:tcW w:w="1196" w:type="dxa"/>
            <w:vAlign w:val="center"/>
          </w:tcPr>
          <w:p>
            <w:pPr>
              <w:jc w:val="center"/>
              <w:rPr>
                <w:sz w:val="21"/>
                <w:szCs w:val="21"/>
              </w:rPr>
            </w:pPr>
            <w:r>
              <w:t>NH024</w:t>
            </w:r>
          </w:p>
        </w:tc>
        <w:tc>
          <w:tcPr>
            <w:tcW w:w="1491" w:type="dxa"/>
            <w:vAlign w:val="center"/>
          </w:tcPr>
          <w:p>
            <w:pPr>
              <w:jc w:val="center"/>
              <w:rPr>
                <w:sz w:val="21"/>
                <w:szCs w:val="21"/>
              </w:rPr>
            </w:pPr>
            <w:r>
              <w:t>Batt_Heaters_Start_TEMPERATURE</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10000,286.875,-4.36216,4081.70194,-94033.78039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P43W15</w:t>
            </w:r>
          </w:p>
        </w:tc>
        <w:tc>
          <w:tcPr>
            <w:tcW w:w="1196" w:type="dxa"/>
            <w:vAlign w:val="center"/>
          </w:tcPr>
          <w:p>
            <w:pPr>
              <w:jc w:val="center"/>
              <w:rPr>
                <w:sz w:val="21"/>
                <w:szCs w:val="21"/>
              </w:rPr>
            </w:pPr>
            <w:r>
              <w:t>NH025</w:t>
            </w:r>
          </w:p>
        </w:tc>
        <w:tc>
          <w:tcPr>
            <w:tcW w:w="1491" w:type="dxa"/>
            <w:vAlign w:val="center"/>
          </w:tcPr>
          <w:p>
            <w:pPr>
              <w:jc w:val="center"/>
              <w:rPr>
                <w:sz w:val="21"/>
                <w:szCs w:val="21"/>
              </w:rPr>
            </w:pPr>
            <w:r>
              <w:t>Charge/Discharge ratio</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P43W16</w:t>
            </w:r>
          </w:p>
        </w:tc>
        <w:tc>
          <w:tcPr>
            <w:tcW w:w="1196" w:type="dxa"/>
            <w:vAlign w:val="center"/>
          </w:tcPr>
          <w:p>
            <w:pPr>
              <w:jc w:val="center"/>
              <w:rPr>
                <w:sz w:val="21"/>
                <w:szCs w:val="21"/>
              </w:rPr>
            </w:pPr>
            <w:r>
              <w:t>NH026</w:t>
            </w:r>
          </w:p>
        </w:tc>
        <w:tc>
          <w:tcPr>
            <w:tcW w:w="1491" w:type="dxa"/>
            <w:vAlign w:val="center"/>
          </w:tcPr>
          <w:p>
            <w:pPr>
              <w:jc w:val="center"/>
              <w:rPr>
                <w:sz w:val="21"/>
                <w:szCs w:val="21"/>
              </w:rPr>
            </w:pPr>
            <w:r>
              <w:t>Battery voltage alarm threshold</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0.1576,0.051</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P43W17</w:t>
            </w:r>
          </w:p>
        </w:tc>
        <w:tc>
          <w:tcPr>
            <w:tcW w:w="1196" w:type="dxa"/>
            <w:vAlign w:val="center"/>
          </w:tcPr>
          <w:p>
            <w:pPr>
              <w:jc w:val="center"/>
              <w:rPr>
                <w:sz w:val="21"/>
                <w:szCs w:val="21"/>
              </w:rPr>
            </w:pPr>
            <w:r>
              <w:t>NH027</w:t>
            </w:r>
          </w:p>
        </w:tc>
        <w:tc>
          <w:tcPr>
            <w:tcW w:w="1491" w:type="dxa"/>
            <w:vAlign w:val="center"/>
          </w:tcPr>
          <w:p>
            <w:pPr>
              <w:jc w:val="center"/>
              <w:rPr>
                <w:sz w:val="21"/>
                <w:szCs w:val="21"/>
              </w:rPr>
            </w:pPr>
            <w:r>
              <w:t>Battery voltage overdischarge   threshold</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0.1576,0.051</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P43W18</w:t>
            </w:r>
          </w:p>
        </w:tc>
        <w:tc>
          <w:tcPr>
            <w:tcW w:w="1196" w:type="dxa"/>
            <w:vAlign w:val="center"/>
          </w:tcPr>
          <w:p>
            <w:pPr>
              <w:jc w:val="center"/>
              <w:rPr>
                <w:sz w:val="21"/>
                <w:szCs w:val="21"/>
              </w:rPr>
            </w:pPr>
            <w:r>
              <w:t>NH028</w:t>
            </w:r>
          </w:p>
        </w:tc>
        <w:tc>
          <w:tcPr>
            <w:tcW w:w="1491" w:type="dxa"/>
            <w:vAlign w:val="center"/>
          </w:tcPr>
          <w:p>
            <w:pPr>
              <w:jc w:val="center"/>
              <w:rPr>
                <w:sz w:val="21"/>
                <w:szCs w:val="21"/>
              </w:rPr>
            </w:pPr>
            <w:r>
              <w:t>Battery voltage pre-alarm threshold</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0.1576,0.051</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P43W19</w:t>
            </w:r>
          </w:p>
        </w:tc>
        <w:tc>
          <w:tcPr>
            <w:tcW w:w="1196" w:type="dxa"/>
            <w:vAlign w:val="center"/>
          </w:tcPr>
          <w:p>
            <w:pPr>
              <w:jc w:val="center"/>
              <w:rPr>
                <w:sz w:val="21"/>
                <w:szCs w:val="21"/>
              </w:rPr>
            </w:pPr>
            <w:r>
              <w:t>NH029</w:t>
            </w:r>
          </w:p>
        </w:tc>
        <w:tc>
          <w:tcPr>
            <w:tcW w:w="1491" w:type="dxa"/>
            <w:vAlign w:val="center"/>
          </w:tcPr>
          <w:p>
            <w:pPr>
              <w:jc w:val="center"/>
              <w:rPr>
                <w:sz w:val="21"/>
                <w:szCs w:val="21"/>
              </w:rPr>
            </w:pPr>
            <w:r>
              <w:t xml:space="preserve">Battery  capacity  alarm threshold </w:t>
            </w:r>
          </w:p>
        </w:tc>
        <w:tc>
          <w:tcPr>
            <w:tcW w:w="819" w:type="dxa"/>
            <w:vAlign w:val="center"/>
          </w:tcPr>
          <w:p>
            <w:pPr>
              <w:jc w:val="center"/>
              <w:rPr>
                <w:sz w:val="21"/>
                <w:szCs w:val="21"/>
              </w:rPr>
            </w:pPr>
            <w:r>
              <w:t>%6.2f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0.256,0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P43W20~W21</w:t>
            </w:r>
          </w:p>
        </w:tc>
        <w:tc>
          <w:tcPr>
            <w:tcW w:w="1196" w:type="dxa"/>
            <w:vAlign w:val="center"/>
          </w:tcPr>
          <w:p>
            <w:pPr>
              <w:jc w:val="center"/>
              <w:rPr>
                <w:sz w:val="21"/>
                <w:szCs w:val="21"/>
              </w:rPr>
            </w:pPr>
            <w:r>
              <w:t>NH030</w:t>
            </w:r>
          </w:p>
        </w:tc>
        <w:tc>
          <w:tcPr>
            <w:tcW w:w="1491" w:type="dxa"/>
            <w:vAlign w:val="center"/>
          </w:tcPr>
          <w:p>
            <w:pPr>
              <w:jc w:val="center"/>
              <w:rPr>
                <w:sz w:val="21"/>
                <w:szCs w:val="21"/>
              </w:rPr>
            </w:pPr>
            <w:r>
              <w:t>The key parameter three takes two states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P43W22</w:t>
            </w:r>
          </w:p>
        </w:tc>
        <w:tc>
          <w:tcPr>
            <w:tcW w:w="1196" w:type="dxa"/>
            <w:vAlign w:val="center"/>
          </w:tcPr>
          <w:p>
            <w:pPr>
              <w:jc w:val="center"/>
              <w:rPr>
                <w:sz w:val="21"/>
                <w:szCs w:val="21"/>
              </w:rPr>
            </w:pPr>
            <w:r>
              <w:t>NH031</w:t>
            </w:r>
          </w:p>
        </w:tc>
        <w:tc>
          <w:tcPr>
            <w:tcW w:w="1491" w:type="dxa"/>
            <w:vAlign w:val="center"/>
          </w:tcPr>
          <w:p>
            <w:pPr>
              <w:jc w:val="center"/>
              <w:rPr>
                <w:sz w:val="21"/>
                <w:szCs w:val="21"/>
              </w:rPr>
            </w:pPr>
            <w:r>
              <w:t>CAN bus reset count</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P43W23~W25</w:t>
            </w:r>
          </w:p>
        </w:tc>
        <w:tc>
          <w:tcPr>
            <w:tcW w:w="1196" w:type="dxa"/>
            <w:vAlign w:val="center"/>
          </w:tcPr>
          <w:p>
            <w:pPr>
              <w:jc w:val="center"/>
              <w:rPr>
                <w:sz w:val="21"/>
                <w:szCs w:val="21"/>
              </w:rPr>
            </w:pPr>
            <w:r>
              <w:t>NH032</w:t>
            </w:r>
          </w:p>
        </w:tc>
        <w:tc>
          <w:tcPr>
            <w:tcW w:w="1491" w:type="dxa"/>
            <w:vAlign w:val="center"/>
          </w:tcPr>
          <w:p>
            <w:pPr>
              <w:jc w:val="center"/>
              <w:rPr>
                <w:sz w:val="21"/>
                <w:szCs w:val="21"/>
              </w:rPr>
            </w:pPr>
            <w:r>
              <w:t>Safe mode counting</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76" w:name="_Toc20413"/>
      <w:r>
        <w:rPr>
          <w:b/>
          <w:lang w:val="zh-CN"/>
        </w:rPr>
        <w:t>AOCC</w:t>
      </w:r>
      <w:bookmarkEnd w:id="76"/>
    </w:p>
    <w:p>
      <w:pPr>
        <w:pStyle w:val="5"/>
      </w:pPr>
      <w:bookmarkStart w:id="77" w:name="_Toc6096"/>
      <w:r>
        <w:rPr>
          <w:b/>
          <w:lang w:val="zh-CN"/>
        </w:rPr>
        <w:t>AOC</w:t>
      </w:r>
      <w:r>
        <w:rPr>
          <w:rFonts w:hint="eastAsia"/>
          <w:b/>
          <w:lang w:val="en-US" w:eastAsia="zh-CN"/>
        </w:rPr>
        <w:t>C</w:t>
      </w:r>
      <w:r>
        <w:rPr>
          <w:b/>
          <w:lang w:val="zh-CN"/>
        </w:rPr>
        <w:t>_fast_TM1(24H)</w:t>
      </w:r>
      <w:bookmarkEnd w:id="77"/>
    </w:p>
    <w:p>
      <w:r>
        <w:t>Pack ID=24H；Pack length=127（Bytes=128）</w:t>
      </w:r>
      <w:r>
        <w:rPr>
          <w:lang w:val="zh-CN"/>
        </w:rPr>
        <w:t>。</w:t>
      </w:r>
    </w:p>
    <w:p>
      <w:pPr>
        <w:jc w:val="center"/>
      </w:pPr>
      <w:r>
        <w:rPr>
          <w:b/>
          <w:lang w:val="zh-CN"/>
        </w:rPr>
        <w:t>Table 8-16AOCs_fast_TM1Table</w:t>
      </w:r>
    </w:p>
    <w:tbl>
      <w:tblPr>
        <w:tblStyle w:val="94"/>
        <w:tblW w:w="1374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811"/>
        <w:gridCol w:w="1008"/>
      </w:tblGrid>
      <w:tr>
        <w:tblPrEx>
          <w:tblCellMar>
            <w:top w:w="0" w:type="dxa"/>
            <w:left w:w="108" w:type="dxa"/>
            <w:bottom w:w="0" w:type="dxa"/>
            <w:right w:w="108" w:type="dxa"/>
          </w:tblCellMar>
        </w:tblPrEx>
        <w:trPr>
          <w:trHeight w:val="368" w:hRule="atLeast"/>
          <w:tblHeader/>
          <w:jc w:val="center"/>
        </w:trPr>
        <w:tc>
          <w:tcPr>
            <w:tcW w:w="650" w:type="dxa"/>
            <w:vAlign w:val="center"/>
          </w:tcPr>
          <w:p>
            <w:pPr>
              <w:jc w:val="center"/>
              <w:rPr>
                <w:rFonts w:ascii="Times New Roman" w:hAnsi="Times New Roman" w:eastAsia="宋体" w:cs="Times New Roman"/>
                <w:b/>
                <w:bCs/>
                <w:caps/>
                <w:kern w:val="2"/>
                <w:sz w:val="21"/>
                <w:szCs w:val="21"/>
                <w:lang w:val="en-US" w:eastAsia="zh-CN" w:bidi="ar-SA"/>
              </w:rPr>
            </w:pPr>
            <w:r>
              <w:rPr>
                <w:rFonts w:hint="eastAsia"/>
                <w:b/>
                <w:bCs/>
                <w:sz w:val="21"/>
                <w:szCs w:val="21"/>
              </w:rPr>
              <w:t>No</w:t>
            </w:r>
          </w:p>
        </w:tc>
        <w:tc>
          <w:tcPr>
            <w:tcW w:w="99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Data Bytes/Bits</w:t>
            </w:r>
          </w:p>
        </w:tc>
        <w:tc>
          <w:tcPr>
            <w:tcW w:w="119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Number</w:t>
            </w:r>
          </w:p>
        </w:tc>
        <w:tc>
          <w:tcPr>
            <w:tcW w:w="1491" w:type="dxa"/>
            <w:vAlign w:val="center"/>
          </w:tcPr>
          <w:p>
            <w:pPr>
              <w:jc w:val="center"/>
              <w:rPr>
                <w:rFonts w:hint="eastAsia" w:ascii="Times New Roman" w:hAnsi="Times New Roman" w:eastAsia="宋体" w:cs="Times New Roman"/>
                <w:b/>
                <w:bCs/>
                <w:kern w:val="2"/>
                <w:sz w:val="21"/>
                <w:szCs w:val="21"/>
                <w:lang w:val="en-US" w:eastAsia="zh-CN" w:bidi="ar-SA"/>
              </w:rPr>
            </w:pPr>
            <w:r>
              <w:rPr>
                <w:rFonts w:hint="eastAsia"/>
                <w:b/>
                <w:bCs/>
                <w:sz w:val="21"/>
                <w:szCs w:val="21"/>
              </w:rPr>
              <w:t>Parameter Name</w:t>
            </w:r>
          </w:p>
        </w:tc>
        <w:tc>
          <w:tcPr>
            <w:tcW w:w="81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Display Mode</w:t>
            </w:r>
          </w:p>
        </w:tc>
        <w:tc>
          <w:tcPr>
            <w:tcW w:w="1092"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Processing Function</w:t>
            </w:r>
          </w:p>
        </w:tc>
        <w:tc>
          <w:tcPr>
            <w:tcW w:w="122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Coefficient</w:t>
            </w:r>
          </w:p>
        </w:tc>
        <w:tc>
          <w:tcPr>
            <w:tcW w:w="1125"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Telemetry Type</w:t>
            </w:r>
          </w:p>
        </w:tc>
        <w:tc>
          <w:tcPr>
            <w:tcW w:w="77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Unit</w:t>
            </w:r>
          </w:p>
        </w:tc>
        <w:tc>
          <w:tcPr>
            <w:tcW w:w="154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Work Range</w:t>
            </w:r>
          </w:p>
        </w:tc>
        <w:tc>
          <w:tcPr>
            <w:tcW w:w="1811"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Processing</w:t>
            </w:r>
          </w:p>
        </w:tc>
        <w:tc>
          <w:tcPr>
            <w:tcW w:w="1008"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w:t>
            </w:r>
          </w:p>
        </w:tc>
        <w:tc>
          <w:tcPr>
            <w:tcW w:w="999" w:type="dxa"/>
            <w:vAlign w:val="center"/>
          </w:tcPr>
          <w:p>
            <w:pPr>
              <w:jc w:val="center"/>
              <w:rPr>
                <w:sz w:val="21"/>
                <w:szCs w:val="21"/>
              </w:rPr>
            </w:pPr>
            <w:r>
              <w:t>P24W0B7~B4</w:t>
            </w:r>
          </w:p>
        </w:tc>
        <w:tc>
          <w:tcPr>
            <w:tcW w:w="1196" w:type="dxa"/>
            <w:vAlign w:val="center"/>
          </w:tcPr>
          <w:p>
            <w:pPr>
              <w:jc w:val="center"/>
              <w:rPr>
                <w:sz w:val="21"/>
                <w:szCs w:val="21"/>
              </w:rPr>
            </w:pPr>
            <w:r>
              <w:t>TMK101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w:t>
            </w:r>
          </w:p>
        </w:tc>
        <w:tc>
          <w:tcPr>
            <w:tcW w:w="999" w:type="dxa"/>
            <w:vAlign w:val="center"/>
          </w:tcPr>
          <w:p>
            <w:pPr>
              <w:jc w:val="center"/>
              <w:rPr>
                <w:sz w:val="21"/>
                <w:szCs w:val="21"/>
              </w:rPr>
            </w:pPr>
            <w:r>
              <w:t>P24W0B3~W3B0</w:t>
            </w:r>
          </w:p>
        </w:tc>
        <w:tc>
          <w:tcPr>
            <w:tcW w:w="1196" w:type="dxa"/>
            <w:vAlign w:val="center"/>
          </w:tcPr>
          <w:p>
            <w:pPr>
              <w:jc w:val="center"/>
              <w:rPr>
                <w:sz w:val="21"/>
                <w:szCs w:val="21"/>
              </w:rPr>
            </w:pPr>
            <w:r>
              <w:t>TMK102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w:t>
            </w:r>
          </w:p>
        </w:tc>
        <w:tc>
          <w:tcPr>
            <w:tcW w:w="999" w:type="dxa"/>
            <w:vAlign w:val="center"/>
          </w:tcPr>
          <w:p>
            <w:pPr>
              <w:jc w:val="center"/>
              <w:rPr>
                <w:sz w:val="21"/>
                <w:szCs w:val="21"/>
              </w:rPr>
            </w:pPr>
            <w:r>
              <w:t>P24W4</w:t>
            </w:r>
          </w:p>
        </w:tc>
        <w:tc>
          <w:tcPr>
            <w:tcW w:w="1196" w:type="dxa"/>
            <w:vAlign w:val="center"/>
          </w:tcPr>
          <w:p>
            <w:pPr>
              <w:jc w:val="center"/>
              <w:rPr>
                <w:sz w:val="21"/>
                <w:szCs w:val="21"/>
              </w:rPr>
            </w:pPr>
            <w:r>
              <w:t>TMK103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 mode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w:t>
            </w:r>
          </w:p>
        </w:tc>
        <w:tc>
          <w:tcPr>
            <w:tcW w:w="999" w:type="dxa"/>
            <w:vAlign w:val="center"/>
          </w:tcPr>
          <w:p>
            <w:pPr>
              <w:jc w:val="center"/>
              <w:rPr>
                <w:sz w:val="21"/>
                <w:szCs w:val="21"/>
              </w:rPr>
            </w:pPr>
            <w:r>
              <w:t>P24W5~W6</w:t>
            </w:r>
          </w:p>
        </w:tc>
        <w:tc>
          <w:tcPr>
            <w:tcW w:w="1196" w:type="dxa"/>
            <w:vAlign w:val="center"/>
          </w:tcPr>
          <w:p>
            <w:pPr>
              <w:jc w:val="center"/>
              <w:rPr>
                <w:sz w:val="21"/>
                <w:szCs w:val="21"/>
              </w:rPr>
            </w:pPr>
            <w:r>
              <w:t>TMK104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angle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rFonts w:hint="eastAsia" w:eastAsia="宋体"/>
                <w:sz w:val="21"/>
                <w:szCs w:val="21"/>
                <w:lang w:eastAsia="zh-CN"/>
              </w:rPr>
            </w:pPr>
            <w:r>
              <w:rPr>
                <w:rFonts w:hint="eastAsia"/>
                <w:lang w:val="en-US" w:eastAsia="zh-CN"/>
              </w:rPr>
              <w:t>deg</w:t>
            </w:r>
          </w:p>
        </w:tc>
        <w:tc>
          <w:tcPr>
            <w:tcW w:w="1546" w:type="dxa"/>
            <w:vAlign w:val="center"/>
          </w:tcPr>
          <w:p>
            <w:pPr>
              <w:jc w:val="center"/>
              <w:rPr>
                <w:sz w:val="21"/>
                <w:szCs w:val="21"/>
              </w:rPr>
            </w:pPr>
            <w:r>
              <w:t>(-180,180)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w:t>
            </w:r>
          </w:p>
        </w:tc>
        <w:tc>
          <w:tcPr>
            <w:tcW w:w="999" w:type="dxa"/>
            <w:vAlign w:val="center"/>
          </w:tcPr>
          <w:p>
            <w:pPr>
              <w:jc w:val="center"/>
              <w:rPr>
                <w:sz w:val="21"/>
                <w:szCs w:val="21"/>
              </w:rPr>
            </w:pPr>
            <w:r>
              <w:t>P24W7~W8</w:t>
            </w:r>
          </w:p>
        </w:tc>
        <w:tc>
          <w:tcPr>
            <w:tcW w:w="1196" w:type="dxa"/>
            <w:vAlign w:val="center"/>
          </w:tcPr>
          <w:p>
            <w:pPr>
              <w:jc w:val="center"/>
              <w:rPr>
                <w:sz w:val="21"/>
                <w:szCs w:val="21"/>
              </w:rPr>
            </w:pPr>
            <w:r>
              <w:t>TMK105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angle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w:t>
            </w:r>
          </w:p>
        </w:tc>
        <w:tc>
          <w:tcPr>
            <w:tcW w:w="999" w:type="dxa"/>
            <w:vAlign w:val="center"/>
          </w:tcPr>
          <w:p>
            <w:pPr>
              <w:jc w:val="center"/>
              <w:rPr>
                <w:sz w:val="21"/>
                <w:szCs w:val="21"/>
              </w:rPr>
            </w:pPr>
            <w:r>
              <w:t>P24W9~W10</w:t>
            </w:r>
          </w:p>
        </w:tc>
        <w:tc>
          <w:tcPr>
            <w:tcW w:w="1196" w:type="dxa"/>
            <w:vAlign w:val="center"/>
          </w:tcPr>
          <w:p>
            <w:pPr>
              <w:jc w:val="center"/>
              <w:rPr>
                <w:sz w:val="21"/>
                <w:szCs w:val="21"/>
              </w:rPr>
            </w:pPr>
            <w:r>
              <w:t>TMK106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angle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7</w:t>
            </w:r>
          </w:p>
        </w:tc>
        <w:tc>
          <w:tcPr>
            <w:tcW w:w="999" w:type="dxa"/>
            <w:vAlign w:val="center"/>
          </w:tcPr>
          <w:p>
            <w:pPr>
              <w:jc w:val="center"/>
              <w:rPr>
                <w:sz w:val="21"/>
                <w:szCs w:val="21"/>
              </w:rPr>
            </w:pPr>
            <w:r>
              <w:t>P24W11~W12</w:t>
            </w:r>
          </w:p>
        </w:tc>
        <w:tc>
          <w:tcPr>
            <w:tcW w:w="1196" w:type="dxa"/>
            <w:vAlign w:val="center"/>
          </w:tcPr>
          <w:p>
            <w:pPr>
              <w:jc w:val="center"/>
              <w:rPr>
                <w:sz w:val="21"/>
                <w:szCs w:val="21"/>
              </w:rPr>
            </w:pPr>
            <w:r>
              <w:t>TMK107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angular velocity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w:t>
            </w:r>
          </w:p>
        </w:tc>
        <w:tc>
          <w:tcPr>
            <w:tcW w:w="999" w:type="dxa"/>
            <w:vAlign w:val="center"/>
          </w:tcPr>
          <w:p>
            <w:pPr>
              <w:jc w:val="center"/>
              <w:rPr>
                <w:sz w:val="21"/>
                <w:szCs w:val="21"/>
              </w:rPr>
            </w:pPr>
            <w:r>
              <w:t>P24W13~W14</w:t>
            </w:r>
          </w:p>
        </w:tc>
        <w:tc>
          <w:tcPr>
            <w:tcW w:w="1196" w:type="dxa"/>
            <w:vAlign w:val="center"/>
          </w:tcPr>
          <w:p>
            <w:pPr>
              <w:jc w:val="center"/>
              <w:rPr>
                <w:sz w:val="21"/>
                <w:szCs w:val="21"/>
              </w:rPr>
            </w:pPr>
            <w:r>
              <w:t>TMK108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angular velocity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w:t>
            </w:r>
          </w:p>
        </w:tc>
        <w:tc>
          <w:tcPr>
            <w:tcW w:w="999" w:type="dxa"/>
            <w:vAlign w:val="center"/>
          </w:tcPr>
          <w:p>
            <w:pPr>
              <w:jc w:val="center"/>
              <w:rPr>
                <w:sz w:val="21"/>
                <w:szCs w:val="21"/>
              </w:rPr>
            </w:pPr>
            <w:r>
              <w:t>P24W15~W16</w:t>
            </w:r>
          </w:p>
        </w:tc>
        <w:tc>
          <w:tcPr>
            <w:tcW w:w="1196" w:type="dxa"/>
            <w:vAlign w:val="center"/>
          </w:tcPr>
          <w:p>
            <w:pPr>
              <w:jc w:val="center"/>
              <w:rPr>
                <w:sz w:val="21"/>
                <w:szCs w:val="21"/>
              </w:rPr>
            </w:pPr>
            <w:r>
              <w:t>TMK109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angular velocity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w:t>
            </w:r>
          </w:p>
        </w:tc>
        <w:tc>
          <w:tcPr>
            <w:tcW w:w="999" w:type="dxa"/>
            <w:vAlign w:val="center"/>
          </w:tcPr>
          <w:p>
            <w:pPr>
              <w:jc w:val="center"/>
              <w:rPr>
                <w:sz w:val="21"/>
                <w:szCs w:val="21"/>
              </w:rPr>
            </w:pPr>
            <w:r>
              <w:t>P24W17~W18</w:t>
            </w:r>
          </w:p>
        </w:tc>
        <w:tc>
          <w:tcPr>
            <w:tcW w:w="1196" w:type="dxa"/>
            <w:vAlign w:val="center"/>
          </w:tcPr>
          <w:p>
            <w:pPr>
              <w:jc w:val="center"/>
              <w:rPr>
                <w:sz w:val="21"/>
                <w:szCs w:val="21"/>
              </w:rPr>
            </w:pPr>
            <w:r>
              <w:t>TMK110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angle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w:t>
            </w:r>
          </w:p>
        </w:tc>
        <w:tc>
          <w:tcPr>
            <w:tcW w:w="999" w:type="dxa"/>
            <w:vAlign w:val="center"/>
          </w:tcPr>
          <w:p>
            <w:pPr>
              <w:jc w:val="center"/>
              <w:rPr>
                <w:sz w:val="21"/>
                <w:szCs w:val="21"/>
              </w:rPr>
            </w:pPr>
            <w:r>
              <w:t>P24W19~W20</w:t>
            </w:r>
          </w:p>
        </w:tc>
        <w:tc>
          <w:tcPr>
            <w:tcW w:w="1196" w:type="dxa"/>
            <w:vAlign w:val="center"/>
          </w:tcPr>
          <w:p>
            <w:pPr>
              <w:jc w:val="center"/>
              <w:rPr>
                <w:sz w:val="21"/>
                <w:szCs w:val="21"/>
              </w:rPr>
            </w:pPr>
            <w:r>
              <w:t>TMK111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angle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w:t>
            </w:r>
          </w:p>
        </w:tc>
        <w:tc>
          <w:tcPr>
            <w:tcW w:w="999" w:type="dxa"/>
            <w:vAlign w:val="center"/>
          </w:tcPr>
          <w:p>
            <w:pPr>
              <w:jc w:val="center"/>
              <w:rPr>
                <w:sz w:val="21"/>
                <w:szCs w:val="21"/>
              </w:rPr>
            </w:pPr>
            <w:r>
              <w:t>P24W21~W22</w:t>
            </w:r>
          </w:p>
        </w:tc>
        <w:tc>
          <w:tcPr>
            <w:tcW w:w="1196" w:type="dxa"/>
            <w:vAlign w:val="center"/>
          </w:tcPr>
          <w:p>
            <w:pPr>
              <w:jc w:val="center"/>
              <w:rPr>
                <w:sz w:val="21"/>
                <w:szCs w:val="21"/>
              </w:rPr>
            </w:pPr>
            <w:r>
              <w:t>TMK112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angle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w:t>
            </w:r>
          </w:p>
        </w:tc>
        <w:tc>
          <w:tcPr>
            <w:tcW w:w="999" w:type="dxa"/>
            <w:vAlign w:val="center"/>
          </w:tcPr>
          <w:p>
            <w:pPr>
              <w:jc w:val="center"/>
              <w:rPr>
                <w:sz w:val="21"/>
                <w:szCs w:val="21"/>
              </w:rPr>
            </w:pPr>
            <w:r>
              <w:t>P24W23~W24</w:t>
            </w:r>
          </w:p>
        </w:tc>
        <w:tc>
          <w:tcPr>
            <w:tcW w:w="1196" w:type="dxa"/>
            <w:vAlign w:val="center"/>
          </w:tcPr>
          <w:p>
            <w:pPr>
              <w:jc w:val="center"/>
              <w:rPr>
                <w:sz w:val="21"/>
                <w:szCs w:val="21"/>
              </w:rPr>
            </w:pPr>
            <w:r>
              <w:t>TMK113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angular velocity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w:t>
            </w:r>
          </w:p>
        </w:tc>
        <w:tc>
          <w:tcPr>
            <w:tcW w:w="999" w:type="dxa"/>
            <w:vAlign w:val="center"/>
          </w:tcPr>
          <w:p>
            <w:pPr>
              <w:jc w:val="center"/>
              <w:rPr>
                <w:sz w:val="21"/>
                <w:szCs w:val="21"/>
              </w:rPr>
            </w:pPr>
            <w:r>
              <w:t>P24W25~W26</w:t>
            </w:r>
          </w:p>
        </w:tc>
        <w:tc>
          <w:tcPr>
            <w:tcW w:w="1196" w:type="dxa"/>
            <w:vAlign w:val="center"/>
          </w:tcPr>
          <w:p>
            <w:pPr>
              <w:jc w:val="center"/>
              <w:rPr>
                <w:sz w:val="21"/>
                <w:szCs w:val="21"/>
              </w:rPr>
            </w:pPr>
            <w:r>
              <w:t>TMK114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angular velocity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15</w:t>
            </w:r>
          </w:p>
        </w:tc>
        <w:tc>
          <w:tcPr>
            <w:tcW w:w="999" w:type="dxa"/>
            <w:vAlign w:val="center"/>
          </w:tcPr>
          <w:p>
            <w:pPr>
              <w:jc w:val="center"/>
              <w:rPr>
                <w:sz w:val="21"/>
                <w:szCs w:val="21"/>
              </w:rPr>
            </w:pPr>
            <w:r>
              <w:t>P24W27~W28</w:t>
            </w:r>
          </w:p>
        </w:tc>
        <w:tc>
          <w:tcPr>
            <w:tcW w:w="1196" w:type="dxa"/>
            <w:vAlign w:val="center"/>
          </w:tcPr>
          <w:p>
            <w:pPr>
              <w:jc w:val="center"/>
              <w:rPr>
                <w:sz w:val="21"/>
                <w:szCs w:val="21"/>
              </w:rPr>
            </w:pPr>
            <w:r>
              <w:t>TMK115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angular velocity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16</w:t>
            </w:r>
          </w:p>
        </w:tc>
        <w:tc>
          <w:tcPr>
            <w:tcW w:w="999" w:type="dxa"/>
            <w:vAlign w:val="center"/>
          </w:tcPr>
          <w:p>
            <w:pPr>
              <w:jc w:val="center"/>
              <w:rPr>
                <w:sz w:val="21"/>
                <w:szCs w:val="21"/>
              </w:rPr>
            </w:pPr>
            <w:r>
              <w:t>P24W29~W31</w:t>
            </w:r>
          </w:p>
        </w:tc>
        <w:tc>
          <w:tcPr>
            <w:tcW w:w="1196" w:type="dxa"/>
            <w:vAlign w:val="center"/>
          </w:tcPr>
          <w:p>
            <w:pPr>
              <w:jc w:val="center"/>
              <w:rPr>
                <w:sz w:val="21"/>
                <w:szCs w:val="21"/>
              </w:rPr>
            </w:pPr>
            <w:r>
              <w:t>TMK116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0.000053495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r>
              <w:t>/s</w:t>
            </w:r>
          </w:p>
        </w:tc>
        <w:tc>
          <w:tcPr>
            <w:tcW w:w="1546" w:type="dxa"/>
            <w:vAlign w:val="center"/>
          </w:tcPr>
          <w:p>
            <w:pPr>
              <w:jc w:val="center"/>
              <w:rPr>
                <w:sz w:val="21"/>
                <w:szCs w:val="21"/>
              </w:rPr>
            </w:pPr>
            <w:r>
              <w:t>(-15,15)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17</w:t>
            </w:r>
          </w:p>
        </w:tc>
        <w:tc>
          <w:tcPr>
            <w:tcW w:w="999" w:type="dxa"/>
            <w:vAlign w:val="center"/>
          </w:tcPr>
          <w:p>
            <w:pPr>
              <w:jc w:val="center"/>
              <w:rPr>
                <w:sz w:val="21"/>
                <w:szCs w:val="21"/>
              </w:rPr>
            </w:pPr>
            <w:r>
              <w:t>P24W32~W34</w:t>
            </w:r>
          </w:p>
        </w:tc>
        <w:tc>
          <w:tcPr>
            <w:tcW w:w="1196" w:type="dxa"/>
            <w:vAlign w:val="center"/>
          </w:tcPr>
          <w:p>
            <w:pPr>
              <w:jc w:val="center"/>
              <w:rPr>
                <w:sz w:val="21"/>
                <w:szCs w:val="21"/>
              </w:rPr>
            </w:pPr>
            <w:r>
              <w:t>TMK117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0.000053248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r>
              <w:t>/s</w:t>
            </w:r>
          </w:p>
        </w:tc>
        <w:tc>
          <w:tcPr>
            <w:tcW w:w="1546" w:type="dxa"/>
            <w:vAlign w:val="center"/>
          </w:tcPr>
          <w:p>
            <w:pPr>
              <w:jc w:val="center"/>
              <w:rPr>
                <w:sz w:val="21"/>
                <w:szCs w:val="21"/>
              </w:rPr>
            </w:pPr>
            <w:r>
              <w:t>(-15,15)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18</w:t>
            </w:r>
          </w:p>
        </w:tc>
        <w:tc>
          <w:tcPr>
            <w:tcW w:w="999" w:type="dxa"/>
            <w:vAlign w:val="center"/>
          </w:tcPr>
          <w:p>
            <w:pPr>
              <w:jc w:val="center"/>
              <w:rPr>
                <w:sz w:val="21"/>
                <w:szCs w:val="21"/>
              </w:rPr>
            </w:pPr>
            <w:r>
              <w:t>P24W35~W37</w:t>
            </w:r>
          </w:p>
        </w:tc>
        <w:tc>
          <w:tcPr>
            <w:tcW w:w="1196" w:type="dxa"/>
            <w:vAlign w:val="center"/>
          </w:tcPr>
          <w:p>
            <w:pPr>
              <w:jc w:val="center"/>
              <w:rPr>
                <w:sz w:val="21"/>
                <w:szCs w:val="21"/>
              </w:rPr>
            </w:pPr>
            <w:r>
              <w:t>TMK118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0.000052414</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r>
              <w:t>/s</w:t>
            </w:r>
          </w:p>
        </w:tc>
        <w:tc>
          <w:tcPr>
            <w:tcW w:w="1546" w:type="dxa"/>
            <w:vAlign w:val="center"/>
          </w:tcPr>
          <w:p>
            <w:pPr>
              <w:jc w:val="center"/>
              <w:rPr>
                <w:sz w:val="21"/>
                <w:szCs w:val="21"/>
              </w:rPr>
            </w:pPr>
            <w:r>
              <w:t>(-15,15)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19</w:t>
            </w:r>
          </w:p>
        </w:tc>
        <w:tc>
          <w:tcPr>
            <w:tcW w:w="999" w:type="dxa"/>
            <w:vAlign w:val="center"/>
          </w:tcPr>
          <w:p>
            <w:pPr>
              <w:jc w:val="center"/>
              <w:rPr>
                <w:sz w:val="21"/>
                <w:szCs w:val="21"/>
              </w:rPr>
            </w:pPr>
            <w:r>
              <w:t>P24W38~W40</w:t>
            </w:r>
          </w:p>
        </w:tc>
        <w:tc>
          <w:tcPr>
            <w:tcW w:w="1196" w:type="dxa"/>
            <w:vAlign w:val="center"/>
          </w:tcPr>
          <w:p>
            <w:pPr>
              <w:jc w:val="center"/>
              <w:rPr>
                <w:sz w:val="21"/>
                <w:szCs w:val="21"/>
              </w:rPr>
            </w:pPr>
            <w:r>
              <w:t>TMK119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0.0000536064</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r>
              <w:t>/s</w:t>
            </w:r>
          </w:p>
        </w:tc>
        <w:tc>
          <w:tcPr>
            <w:tcW w:w="1546" w:type="dxa"/>
            <w:vAlign w:val="center"/>
          </w:tcPr>
          <w:p>
            <w:pPr>
              <w:jc w:val="center"/>
              <w:rPr>
                <w:sz w:val="21"/>
                <w:szCs w:val="21"/>
              </w:rPr>
            </w:pPr>
            <w:r>
              <w:t>(-15,15)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20</w:t>
            </w:r>
          </w:p>
        </w:tc>
        <w:tc>
          <w:tcPr>
            <w:tcW w:w="999" w:type="dxa"/>
            <w:vAlign w:val="center"/>
          </w:tcPr>
          <w:p>
            <w:pPr>
              <w:jc w:val="center"/>
              <w:rPr>
                <w:sz w:val="21"/>
                <w:szCs w:val="21"/>
              </w:rPr>
            </w:pPr>
            <w:r>
              <w:t>P24W41B7</w:t>
            </w:r>
          </w:p>
        </w:tc>
        <w:tc>
          <w:tcPr>
            <w:tcW w:w="1196" w:type="dxa"/>
            <w:vAlign w:val="center"/>
          </w:tcPr>
          <w:p>
            <w:pPr>
              <w:jc w:val="center"/>
              <w:rPr>
                <w:sz w:val="21"/>
                <w:szCs w:val="21"/>
              </w:rPr>
            </w:pPr>
            <w:r>
              <w:t>TMK120_1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See-sun flag of ASS-alpha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See the Sun</w:t>
            </w:r>
            <w:r>
              <w:t>;</w:t>
            </w:r>
          </w:p>
          <w:p>
            <w:pPr>
              <w:jc w:val="center"/>
              <w:rPr>
                <w:sz w:val="21"/>
                <w:szCs w:val="21"/>
              </w:rPr>
            </w:pPr>
            <w:r>
              <w:t>0x01:</w:t>
            </w:r>
            <w:r>
              <w:rPr>
                <w:rFonts w:hint="eastAsia"/>
              </w:rPr>
              <w:t>Not see the sun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21</w:t>
            </w:r>
          </w:p>
        </w:tc>
        <w:tc>
          <w:tcPr>
            <w:tcW w:w="999" w:type="dxa"/>
            <w:vAlign w:val="center"/>
          </w:tcPr>
          <w:p>
            <w:pPr>
              <w:jc w:val="center"/>
              <w:rPr>
                <w:sz w:val="21"/>
                <w:szCs w:val="21"/>
              </w:rPr>
            </w:pPr>
            <w:r>
              <w:t>P24W41B6</w:t>
            </w:r>
          </w:p>
        </w:tc>
        <w:tc>
          <w:tcPr>
            <w:tcW w:w="1196" w:type="dxa"/>
            <w:vAlign w:val="center"/>
          </w:tcPr>
          <w:p>
            <w:pPr>
              <w:jc w:val="center"/>
              <w:rPr>
                <w:sz w:val="21"/>
                <w:szCs w:val="21"/>
              </w:rPr>
            </w:pPr>
            <w:r>
              <w:t>TMK120_2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Sign of ASS-alpha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Negative angle</w:t>
            </w:r>
            <w:r>
              <w:t>;</w:t>
            </w:r>
          </w:p>
          <w:p>
            <w:pPr>
              <w:jc w:val="center"/>
              <w:rPr>
                <w:sz w:val="21"/>
                <w:szCs w:val="21"/>
              </w:rPr>
            </w:pPr>
            <w:r>
              <w:t>0x01:</w:t>
            </w:r>
            <w:r>
              <w:rPr>
                <w:rFonts w:hint="eastAsia"/>
              </w:rPr>
              <w:t>Positive angle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22</w:t>
            </w:r>
          </w:p>
        </w:tc>
        <w:tc>
          <w:tcPr>
            <w:tcW w:w="999" w:type="dxa"/>
            <w:vAlign w:val="center"/>
          </w:tcPr>
          <w:p>
            <w:pPr>
              <w:jc w:val="center"/>
              <w:rPr>
                <w:sz w:val="21"/>
                <w:szCs w:val="21"/>
              </w:rPr>
            </w:pPr>
            <w:r>
              <w:t>P24W41B5~W42B0</w:t>
            </w:r>
          </w:p>
        </w:tc>
        <w:tc>
          <w:tcPr>
            <w:tcW w:w="1196" w:type="dxa"/>
            <w:vAlign w:val="center"/>
          </w:tcPr>
          <w:p>
            <w:pPr>
              <w:jc w:val="center"/>
              <w:rPr>
                <w:sz w:val="21"/>
                <w:szCs w:val="21"/>
              </w:rPr>
            </w:pPr>
            <w:r>
              <w:t>TMK120_3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ASS-alpha angle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Func0017</w:t>
            </w:r>
          </w:p>
        </w:tc>
        <w:tc>
          <w:tcPr>
            <w:tcW w:w="1229" w:type="dxa"/>
            <w:vAlign w:val="center"/>
          </w:tcPr>
          <w:p>
            <w:pPr>
              <w:jc w:val="center"/>
              <w:rPr>
                <w:sz w:val="21"/>
                <w:szCs w:val="21"/>
              </w:rPr>
            </w:pPr>
            <w:r>
              <w:t>TMK120_2,0.005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(-81.9,81.9)</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23</w:t>
            </w:r>
          </w:p>
        </w:tc>
        <w:tc>
          <w:tcPr>
            <w:tcW w:w="999" w:type="dxa"/>
            <w:vAlign w:val="center"/>
          </w:tcPr>
          <w:p>
            <w:pPr>
              <w:jc w:val="center"/>
              <w:rPr>
                <w:sz w:val="21"/>
                <w:szCs w:val="21"/>
              </w:rPr>
            </w:pPr>
            <w:r>
              <w:t>P24W43B7</w:t>
            </w:r>
          </w:p>
        </w:tc>
        <w:tc>
          <w:tcPr>
            <w:tcW w:w="1196" w:type="dxa"/>
            <w:vAlign w:val="center"/>
          </w:tcPr>
          <w:p>
            <w:pPr>
              <w:jc w:val="center"/>
              <w:rPr>
                <w:sz w:val="21"/>
                <w:szCs w:val="21"/>
              </w:rPr>
            </w:pPr>
            <w:r>
              <w:t>TMK121_1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See-sun flag of ASS-beta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See the Sun</w:t>
            </w:r>
            <w:r>
              <w:t>;</w:t>
            </w:r>
          </w:p>
          <w:p>
            <w:pPr>
              <w:jc w:val="center"/>
              <w:rPr>
                <w:sz w:val="21"/>
                <w:szCs w:val="21"/>
              </w:rPr>
            </w:pPr>
            <w:r>
              <w:t>0x01:</w:t>
            </w:r>
            <w:r>
              <w:rPr>
                <w:rFonts w:hint="eastAsia"/>
              </w:rPr>
              <w:t>Not see the sun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24</w:t>
            </w:r>
          </w:p>
        </w:tc>
        <w:tc>
          <w:tcPr>
            <w:tcW w:w="999" w:type="dxa"/>
            <w:vAlign w:val="center"/>
          </w:tcPr>
          <w:p>
            <w:pPr>
              <w:jc w:val="center"/>
              <w:rPr>
                <w:sz w:val="21"/>
                <w:szCs w:val="21"/>
              </w:rPr>
            </w:pPr>
            <w:r>
              <w:t>P24W43B6</w:t>
            </w:r>
          </w:p>
        </w:tc>
        <w:tc>
          <w:tcPr>
            <w:tcW w:w="1196" w:type="dxa"/>
            <w:vAlign w:val="center"/>
          </w:tcPr>
          <w:p>
            <w:pPr>
              <w:jc w:val="center"/>
              <w:rPr>
                <w:sz w:val="21"/>
                <w:szCs w:val="21"/>
              </w:rPr>
            </w:pPr>
            <w:r>
              <w:t>TMK121_2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Sign of ASS-beta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Negative angle</w:t>
            </w:r>
            <w:r>
              <w:t>;</w:t>
            </w:r>
          </w:p>
          <w:p>
            <w:pPr>
              <w:jc w:val="center"/>
              <w:rPr>
                <w:sz w:val="21"/>
                <w:szCs w:val="21"/>
              </w:rPr>
            </w:pPr>
            <w:r>
              <w:t>0x01:</w:t>
            </w:r>
            <w:r>
              <w:rPr>
                <w:rFonts w:hint="eastAsia"/>
              </w:rPr>
              <w:t>Positive angle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25</w:t>
            </w:r>
          </w:p>
        </w:tc>
        <w:tc>
          <w:tcPr>
            <w:tcW w:w="999" w:type="dxa"/>
            <w:vAlign w:val="center"/>
          </w:tcPr>
          <w:p>
            <w:pPr>
              <w:jc w:val="center"/>
              <w:rPr>
                <w:sz w:val="21"/>
                <w:szCs w:val="21"/>
              </w:rPr>
            </w:pPr>
            <w:r>
              <w:t>P24W43B5~W44B0</w:t>
            </w:r>
          </w:p>
        </w:tc>
        <w:tc>
          <w:tcPr>
            <w:tcW w:w="1196" w:type="dxa"/>
            <w:vAlign w:val="center"/>
          </w:tcPr>
          <w:p>
            <w:pPr>
              <w:jc w:val="center"/>
              <w:rPr>
                <w:sz w:val="21"/>
                <w:szCs w:val="21"/>
              </w:rPr>
            </w:pPr>
            <w:r>
              <w:t>TMK121_3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ASS-beta angle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Func0017</w:t>
            </w:r>
          </w:p>
        </w:tc>
        <w:tc>
          <w:tcPr>
            <w:tcW w:w="1229" w:type="dxa"/>
            <w:vAlign w:val="center"/>
          </w:tcPr>
          <w:p>
            <w:pPr>
              <w:jc w:val="center"/>
              <w:rPr>
                <w:sz w:val="21"/>
                <w:szCs w:val="21"/>
              </w:rPr>
            </w:pPr>
            <w:r>
              <w:t>TMK121_2,0.005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(-81.9,81.9)</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26</w:t>
            </w:r>
          </w:p>
        </w:tc>
        <w:tc>
          <w:tcPr>
            <w:tcW w:w="999" w:type="dxa"/>
            <w:vAlign w:val="center"/>
          </w:tcPr>
          <w:p>
            <w:pPr>
              <w:jc w:val="center"/>
              <w:rPr>
                <w:sz w:val="21"/>
                <w:szCs w:val="21"/>
              </w:rPr>
            </w:pPr>
            <w:r>
              <w:t>P24W45B7</w:t>
            </w:r>
          </w:p>
        </w:tc>
        <w:tc>
          <w:tcPr>
            <w:tcW w:w="1196" w:type="dxa"/>
            <w:vAlign w:val="center"/>
          </w:tcPr>
          <w:p>
            <w:pPr>
              <w:jc w:val="center"/>
              <w:rPr>
                <w:sz w:val="21"/>
                <w:szCs w:val="21"/>
              </w:rPr>
            </w:pPr>
            <w:r>
              <w:t>TMK122_1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See-sun flag of DSS-alpha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See the Sun</w:t>
            </w:r>
            <w:r>
              <w:t>;</w:t>
            </w:r>
          </w:p>
          <w:p>
            <w:pPr>
              <w:jc w:val="center"/>
              <w:rPr>
                <w:rFonts w:ascii="Times New Roman" w:hAnsi="Times New Roman" w:eastAsia="宋体" w:cs="Times New Roman"/>
                <w:kern w:val="2"/>
                <w:sz w:val="21"/>
                <w:szCs w:val="21"/>
                <w:lang w:val="en-US" w:eastAsia="zh-CN" w:bidi="ar-SA"/>
              </w:rPr>
            </w:pPr>
            <w:r>
              <w:t>0x01:</w:t>
            </w:r>
            <w:r>
              <w:rPr>
                <w:rFonts w:hint="eastAsia"/>
              </w:rPr>
              <w:t>Not see the sun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27</w:t>
            </w:r>
          </w:p>
        </w:tc>
        <w:tc>
          <w:tcPr>
            <w:tcW w:w="999" w:type="dxa"/>
            <w:vAlign w:val="center"/>
          </w:tcPr>
          <w:p>
            <w:pPr>
              <w:jc w:val="center"/>
              <w:rPr>
                <w:sz w:val="21"/>
                <w:szCs w:val="21"/>
              </w:rPr>
            </w:pPr>
            <w:r>
              <w:t>P24W45B6</w:t>
            </w:r>
          </w:p>
        </w:tc>
        <w:tc>
          <w:tcPr>
            <w:tcW w:w="1196" w:type="dxa"/>
            <w:vAlign w:val="center"/>
          </w:tcPr>
          <w:p>
            <w:pPr>
              <w:jc w:val="center"/>
              <w:rPr>
                <w:sz w:val="21"/>
                <w:szCs w:val="21"/>
              </w:rPr>
            </w:pPr>
            <w:r>
              <w:t>TMK122_2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Sign of DSS-alpha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Negative angle</w:t>
            </w:r>
            <w:r>
              <w:t>;</w:t>
            </w:r>
          </w:p>
          <w:p>
            <w:pPr>
              <w:jc w:val="center"/>
              <w:rPr>
                <w:rFonts w:ascii="Times New Roman" w:hAnsi="Times New Roman" w:eastAsia="宋体" w:cs="Times New Roman"/>
                <w:kern w:val="2"/>
                <w:sz w:val="21"/>
                <w:szCs w:val="21"/>
                <w:lang w:val="en-US" w:eastAsia="zh-CN" w:bidi="ar-SA"/>
              </w:rPr>
            </w:pPr>
            <w:r>
              <w:t>0x01:</w:t>
            </w:r>
            <w:r>
              <w:rPr>
                <w:rFonts w:hint="eastAsia"/>
              </w:rPr>
              <w:t>Positive angle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28</w:t>
            </w:r>
          </w:p>
        </w:tc>
        <w:tc>
          <w:tcPr>
            <w:tcW w:w="999" w:type="dxa"/>
            <w:vAlign w:val="center"/>
          </w:tcPr>
          <w:p>
            <w:pPr>
              <w:jc w:val="center"/>
              <w:rPr>
                <w:sz w:val="21"/>
                <w:szCs w:val="21"/>
              </w:rPr>
            </w:pPr>
            <w:r>
              <w:t>P24W45B5~W46B0</w:t>
            </w:r>
          </w:p>
        </w:tc>
        <w:tc>
          <w:tcPr>
            <w:tcW w:w="1196" w:type="dxa"/>
            <w:vAlign w:val="center"/>
          </w:tcPr>
          <w:p>
            <w:pPr>
              <w:jc w:val="center"/>
              <w:rPr>
                <w:sz w:val="21"/>
                <w:szCs w:val="21"/>
              </w:rPr>
            </w:pPr>
            <w:r>
              <w:t>TMK122_3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DSS-alpha angle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Func0017</w:t>
            </w:r>
          </w:p>
        </w:tc>
        <w:tc>
          <w:tcPr>
            <w:tcW w:w="1229" w:type="dxa"/>
            <w:vAlign w:val="center"/>
          </w:tcPr>
          <w:p>
            <w:pPr>
              <w:jc w:val="center"/>
              <w:rPr>
                <w:sz w:val="21"/>
                <w:szCs w:val="21"/>
              </w:rPr>
            </w:pPr>
            <w:r>
              <w:t>TMK122_2,0.005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(-81.9,81.9)</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29</w:t>
            </w:r>
          </w:p>
        </w:tc>
        <w:tc>
          <w:tcPr>
            <w:tcW w:w="999" w:type="dxa"/>
            <w:vAlign w:val="center"/>
          </w:tcPr>
          <w:p>
            <w:pPr>
              <w:jc w:val="center"/>
              <w:rPr>
                <w:sz w:val="21"/>
                <w:szCs w:val="21"/>
              </w:rPr>
            </w:pPr>
            <w:r>
              <w:t>P24W47B7</w:t>
            </w:r>
          </w:p>
        </w:tc>
        <w:tc>
          <w:tcPr>
            <w:tcW w:w="1196" w:type="dxa"/>
            <w:vAlign w:val="center"/>
          </w:tcPr>
          <w:p>
            <w:pPr>
              <w:jc w:val="center"/>
              <w:rPr>
                <w:sz w:val="21"/>
                <w:szCs w:val="21"/>
              </w:rPr>
            </w:pPr>
            <w:r>
              <w:t>TMK123_1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See-sun flag of DSS-beta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See the Sun</w:t>
            </w:r>
            <w:r>
              <w:t>;</w:t>
            </w:r>
          </w:p>
          <w:p>
            <w:pPr>
              <w:jc w:val="center"/>
              <w:rPr>
                <w:rFonts w:ascii="Times New Roman" w:hAnsi="Times New Roman" w:eastAsia="宋体" w:cs="Times New Roman"/>
                <w:kern w:val="2"/>
                <w:sz w:val="21"/>
                <w:szCs w:val="21"/>
                <w:lang w:val="en-US" w:eastAsia="zh-CN" w:bidi="ar-SA"/>
              </w:rPr>
            </w:pPr>
            <w:r>
              <w:t>0x01:</w:t>
            </w:r>
            <w:r>
              <w:rPr>
                <w:rFonts w:hint="eastAsia"/>
              </w:rPr>
              <w:t>Not see the sun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30</w:t>
            </w:r>
          </w:p>
        </w:tc>
        <w:tc>
          <w:tcPr>
            <w:tcW w:w="999" w:type="dxa"/>
            <w:vAlign w:val="center"/>
          </w:tcPr>
          <w:p>
            <w:pPr>
              <w:jc w:val="center"/>
              <w:rPr>
                <w:sz w:val="21"/>
                <w:szCs w:val="21"/>
              </w:rPr>
            </w:pPr>
            <w:r>
              <w:t>P24W47B6</w:t>
            </w:r>
          </w:p>
        </w:tc>
        <w:tc>
          <w:tcPr>
            <w:tcW w:w="1196" w:type="dxa"/>
            <w:vAlign w:val="center"/>
          </w:tcPr>
          <w:p>
            <w:pPr>
              <w:jc w:val="center"/>
              <w:rPr>
                <w:sz w:val="21"/>
                <w:szCs w:val="21"/>
              </w:rPr>
            </w:pPr>
            <w:r>
              <w:t>TMK123_2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Sign of DSS-beta angle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Negative angle</w:t>
            </w:r>
            <w:r>
              <w:t>;</w:t>
            </w:r>
          </w:p>
          <w:p>
            <w:pPr>
              <w:jc w:val="center"/>
              <w:rPr>
                <w:rFonts w:ascii="Times New Roman" w:hAnsi="Times New Roman" w:eastAsia="宋体" w:cs="Times New Roman"/>
                <w:kern w:val="2"/>
                <w:sz w:val="21"/>
                <w:szCs w:val="21"/>
                <w:lang w:val="en-US" w:eastAsia="zh-CN" w:bidi="ar-SA"/>
              </w:rPr>
            </w:pPr>
            <w:r>
              <w:t>0x01:</w:t>
            </w:r>
            <w:r>
              <w:rPr>
                <w:rFonts w:hint="eastAsia"/>
              </w:rPr>
              <w:t>Positive angle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31</w:t>
            </w:r>
          </w:p>
        </w:tc>
        <w:tc>
          <w:tcPr>
            <w:tcW w:w="999" w:type="dxa"/>
            <w:vAlign w:val="center"/>
          </w:tcPr>
          <w:p>
            <w:pPr>
              <w:jc w:val="center"/>
              <w:rPr>
                <w:sz w:val="21"/>
                <w:szCs w:val="21"/>
              </w:rPr>
            </w:pPr>
            <w:r>
              <w:t>P24W47B5~W48B0</w:t>
            </w:r>
          </w:p>
        </w:tc>
        <w:tc>
          <w:tcPr>
            <w:tcW w:w="1196" w:type="dxa"/>
            <w:vAlign w:val="center"/>
          </w:tcPr>
          <w:p>
            <w:pPr>
              <w:jc w:val="center"/>
              <w:rPr>
                <w:sz w:val="21"/>
                <w:szCs w:val="21"/>
              </w:rPr>
            </w:pPr>
            <w:r>
              <w:t>TMK123_3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DSS-beta angle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Func0017</w:t>
            </w:r>
          </w:p>
        </w:tc>
        <w:tc>
          <w:tcPr>
            <w:tcW w:w="1229" w:type="dxa"/>
            <w:vAlign w:val="center"/>
          </w:tcPr>
          <w:p>
            <w:pPr>
              <w:jc w:val="center"/>
              <w:rPr>
                <w:sz w:val="21"/>
                <w:szCs w:val="21"/>
              </w:rPr>
            </w:pPr>
            <w:r>
              <w:t>TMK123_2,0.005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(-81.9,81.9)</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32</w:t>
            </w:r>
          </w:p>
        </w:tc>
        <w:tc>
          <w:tcPr>
            <w:tcW w:w="999" w:type="dxa"/>
            <w:vAlign w:val="center"/>
          </w:tcPr>
          <w:p>
            <w:pPr>
              <w:jc w:val="center"/>
              <w:rPr>
                <w:sz w:val="21"/>
                <w:szCs w:val="21"/>
              </w:rPr>
            </w:pPr>
            <w:r>
              <w:t>P24W49~W50</w:t>
            </w:r>
          </w:p>
        </w:tc>
        <w:tc>
          <w:tcPr>
            <w:tcW w:w="1196" w:type="dxa"/>
            <w:vAlign w:val="center"/>
          </w:tcPr>
          <w:p>
            <w:pPr>
              <w:jc w:val="center"/>
              <w:rPr>
                <w:sz w:val="21"/>
                <w:szCs w:val="21"/>
              </w:rPr>
            </w:pPr>
            <w:r>
              <w:t>TMK124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AX axis output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33</w:t>
            </w:r>
          </w:p>
        </w:tc>
        <w:tc>
          <w:tcPr>
            <w:tcW w:w="999" w:type="dxa"/>
            <w:vAlign w:val="center"/>
          </w:tcPr>
          <w:p>
            <w:pPr>
              <w:jc w:val="center"/>
              <w:rPr>
                <w:sz w:val="21"/>
                <w:szCs w:val="21"/>
              </w:rPr>
            </w:pPr>
            <w:r>
              <w:t>P24W51~W52</w:t>
            </w:r>
          </w:p>
        </w:tc>
        <w:tc>
          <w:tcPr>
            <w:tcW w:w="1196" w:type="dxa"/>
            <w:vAlign w:val="center"/>
          </w:tcPr>
          <w:p>
            <w:pPr>
              <w:jc w:val="center"/>
              <w:rPr>
                <w:sz w:val="21"/>
                <w:szCs w:val="21"/>
              </w:rPr>
            </w:pPr>
            <w:r>
              <w:t>TMK125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AY axis output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34</w:t>
            </w:r>
          </w:p>
        </w:tc>
        <w:tc>
          <w:tcPr>
            <w:tcW w:w="999" w:type="dxa"/>
            <w:vAlign w:val="center"/>
          </w:tcPr>
          <w:p>
            <w:pPr>
              <w:jc w:val="center"/>
              <w:rPr>
                <w:sz w:val="21"/>
                <w:szCs w:val="21"/>
              </w:rPr>
            </w:pPr>
            <w:r>
              <w:t>P24W53~W54</w:t>
            </w:r>
          </w:p>
        </w:tc>
        <w:tc>
          <w:tcPr>
            <w:tcW w:w="1196" w:type="dxa"/>
            <w:vAlign w:val="center"/>
          </w:tcPr>
          <w:p>
            <w:pPr>
              <w:jc w:val="center"/>
              <w:rPr>
                <w:sz w:val="21"/>
                <w:szCs w:val="21"/>
              </w:rPr>
            </w:pPr>
            <w:r>
              <w:t>TMK126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AZ axis output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35</w:t>
            </w:r>
          </w:p>
        </w:tc>
        <w:tc>
          <w:tcPr>
            <w:tcW w:w="999" w:type="dxa"/>
            <w:vAlign w:val="center"/>
          </w:tcPr>
          <w:p>
            <w:pPr>
              <w:jc w:val="center"/>
              <w:rPr>
                <w:sz w:val="21"/>
                <w:szCs w:val="21"/>
              </w:rPr>
            </w:pPr>
            <w:r>
              <w:t>P24W55~W56</w:t>
            </w:r>
          </w:p>
        </w:tc>
        <w:tc>
          <w:tcPr>
            <w:tcW w:w="1196" w:type="dxa"/>
            <w:vAlign w:val="center"/>
          </w:tcPr>
          <w:p>
            <w:pPr>
              <w:jc w:val="center"/>
              <w:rPr>
                <w:sz w:val="21"/>
                <w:szCs w:val="21"/>
              </w:rPr>
            </w:pPr>
            <w:r>
              <w:t>TMK127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BX axis output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36</w:t>
            </w:r>
          </w:p>
        </w:tc>
        <w:tc>
          <w:tcPr>
            <w:tcW w:w="999" w:type="dxa"/>
            <w:vAlign w:val="center"/>
          </w:tcPr>
          <w:p>
            <w:pPr>
              <w:jc w:val="center"/>
              <w:rPr>
                <w:sz w:val="21"/>
                <w:szCs w:val="21"/>
              </w:rPr>
            </w:pPr>
            <w:r>
              <w:t>P24W57~W58</w:t>
            </w:r>
          </w:p>
        </w:tc>
        <w:tc>
          <w:tcPr>
            <w:tcW w:w="1196" w:type="dxa"/>
            <w:vAlign w:val="center"/>
          </w:tcPr>
          <w:p>
            <w:pPr>
              <w:jc w:val="center"/>
              <w:rPr>
                <w:sz w:val="21"/>
                <w:szCs w:val="21"/>
              </w:rPr>
            </w:pPr>
            <w:r>
              <w:t>TMK128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BY axis output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37</w:t>
            </w:r>
          </w:p>
        </w:tc>
        <w:tc>
          <w:tcPr>
            <w:tcW w:w="999" w:type="dxa"/>
            <w:vAlign w:val="center"/>
          </w:tcPr>
          <w:p>
            <w:pPr>
              <w:jc w:val="center"/>
              <w:rPr>
                <w:sz w:val="21"/>
                <w:szCs w:val="21"/>
              </w:rPr>
            </w:pPr>
            <w:r>
              <w:t>P24W59~W60</w:t>
            </w:r>
          </w:p>
        </w:tc>
        <w:tc>
          <w:tcPr>
            <w:tcW w:w="1196" w:type="dxa"/>
            <w:vAlign w:val="center"/>
          </w:tcPr>
          <w:p>
            <w:pPr>
              <w:jc w:val="center"/>
              <w:rPr>
                <w:sz w:val="21"/>
                <w:szCs w:val="21"/>
              </w:rPr>
            </w:pPr>
            <w:r>
              <w:t>TMK129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BZ axis output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38</w:t>
            </w:r>
          </w:p>
        </w:tc>
        <w:tc>
          <w:tcPr>
            <w:tcW w:w="999" w:type="dxa"/>
            <w:vAlign w:val="center"/>
          </w:tcPr>
          <w:p>
            <w:pPr>
              <w:jc w:val="center"/>
              <w:rPr>
                <w:sz w:val="21"/>
                <w:szCs w:val="21"/>
              </w:rPr>
            </w:pPr>
            <w:r>
              <w:t>P24W61~W62</w:t>
            </w:r>
          </w:p>
        </w:tc>
        <w:tc>
          <w:tcPr>
            <w:tcW w:w="1196" w:type="dxa"/>
            <w:vAlign w:val="center"/>
          </w:tcPr>
          <w:p>
            <w:pPr>
              <w:jc w:val="center"/>
              <w:rPr>
                <w:sz w:val="21"/>
                <w:szCs w:val="21"/>
              </w:rPr>
            </w:pPr>
            <w:r>
              <w:t>TMK130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quaternion Q1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39</w:t>
            </w:r>
          </w:p>
        </w:tc>
        <w:tc>
          <w:tcPr>
            <w:tcW w:w="999" w:type="dxa"/>
            <w:vAlign w:val="center"/>
          </w:tcPr>
          <w:p>
            <w:pPr>
              <w:jc w:val="center"/>
              <w:rPr>
                <w:sz w:val="21"/>
                <w:szCs w:val="21"/>
              </w:rPr>
            </w:pPr>
            <w:r>
              <w:t>P24W63~W64</w:t>
            </w:r>
          </w:p>
        </w:tc>
        <w:tc>
          <w:tcPr>
            <w:tcW w:w="1196" w:type="dxa"/>
            <w:vAlign w:val="center"/>
          </w:tcPr>
          <w:p>
            <w:pPr>
              <w:jc w:val="center"/>
              <w:rPr>
                <w:sz w:val="21"/>
                <w:szCs w:val="21"/>
              </w:rPr>
            </w:pPr>
            <w:r>
              <w:t>TMK131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quaternion Q2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40</w:t>
            </w:r>
          </w:p>
        </w:tc>
        <w:tc>
          <w:tcPr>
            <w:tcW w:w="999" w:type="dxa"/>
            <w:vAlign w:val="center"/>
          </w:tcPr>
          <w:p>
            <w:pPr>
              <w:jc w:val="center"/>
              <w:rPr>
                <w:sz w:val="21"/>
                <w:szCs w:val="21"/>
              </w:rPr>
            </w:pPr>
            <w:r>
              <w:t>P24W65~W66</w:t>
            </w:r>
          </w:p>
        </w:tc>
        <w:tc>
          <w:tcPr>
            <w:tcW w:w="1196" w:type="dxa"/>
            <w:vAlign w:val="center"/>
          </w:tcPr>
          <w:p>
            <w:pPr>
              <w:jc w:val="center"/>
              <w:rPr>
                <w:sz w:val="21"/>
                <w:szCs w:val="21"/>
              </w:rPr>
            </w:pPr>
            <w:r>
              <w:t>TMK132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quaternion Q3</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41</w:t>
            </w:r>
          </w:p>
        </w:tc>
        <w:tc>
          <w:tcPr>
            <w:tcW w:w="999" w:type="dxa"/>
            <w:vAlign w:val="center"/>
          </w:tcPr>
          <w:p>
            <w:pPr>
              <w:jc w:val="center"/>
              <w:rPr>
                <w:sz w:val="21"/>
                <w:szCs w:val="21"/>
              </w:rPr>
            </w:pPr>
            <w:r>
              <w:t>P24W67~W68</w:t>
            </w:r>
          </w:p>
        </w:tc>
        <w:tc>
          <w:tcPr>
            <w:tcW w:w="1196" w:type="dxa"/>
            <w:vAlign w:val="center"/>
          </w:tcPr>
          <w:p>
            <w:pPr>
              <w:jc w:val="center"/>
              <w:rPr>
                <w:sz w:val="21"/>
                <w:szCs w:val="21"/>
              </w:rPr>
            </w:pPr>
            <w:r>
              <w:t>TMK133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quaternion Q0</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42</w:t>
            </w:r>
          </w:p>
        </w:tc>
        <w:tc>
          <w:tcPr>
            <w:tcW w:w="999" w:type="dxa"/>
            <w:vAlign w:val="center"/>
          </w:tcPr>
          <w:p>
            <w:pPr>
              <w:jc w:val="center"/>
              <w:rPr>
                <w:sz w:val="21"/>
                <w:szCs w:val="21"/>
              </w:rPr>
            </w:pPr>
            <w:r>
              <w:t>P24W69</w:t>
            </w:r>
          </w:p>
        </w:tc>
        <w:tc>
          <w:tcPr>
            <w:tcW w:w="1196" w:type="dxa"/>
            <w:vAlign w:val="center"/>
          </w:tcPr>
          <w:p>
            <w:pPr>
              <w:jc w:val="center"/>
              <w:rPr>
                <w:sz w:val="21"/>
                <w:szCs w:val="21"/>
              </w:rPr>
            </w:pPr>
            <w:r>
              <w:t>TMK134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sync pulse counter</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43</w:t>
            </w:r>
          </w:p>
        </w:tc>
        <w:tc>
          <w:tcPr>
            <w:tcW w:w="999" w:type="dxa"/>
            <w:vAlign w:val="center"/>
          </w:tcPr>
          <w:p>
            <w:pPr>
              <w:jc w:val="center"/>
              <w:rPr>
                <w:sz w:val="21"/>
                <w:szCs w:val="21"/>
              </w:rPr>
            </w:pPr>
            <w:r>
              <w:t>P24W70~W71</w:t>
            </w:r>
          </w:p>
        </w:tc>
        <w:tc>
          <w:tcPr>
            <w:tcW w:w="1196" w:type="dxa"/>
            <w:vAlign w:val="center"/>
          </w:tcPr>
          <w:p>
            <w:pPr>
              <w:jc w:val="center"/>
              <w:rPr>
                <w:sz w:val="21"/>
                <w:szCs w:val="21"/>
              </w:rPr>
            </w:pPr>
            <w:r>
              <w:t>TMK135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data generation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(0,1000)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44</w:t>
            </w:r>
          </w:p>
        </w:tc>
        <w:tc>
          <w:tcPr>
            <w:tcW w:w="999" w:type="dxa"/>
            <w:vAlign w:val="center"/>
          </w:tcPr>
          <w:p>
            <w:pPr>
              <w:jc w:val="center"/>
              <w:rPr>
                <w:sz w:val="21"/>
                <w:szCs w:val="21"/>
              </w:rPr>
            </w:pPr>
            <w:r>
              <w:t>P24W72</w:t>
            </w:r>
          </w:p>
        </w:tc>
        <w:tc>
          <w:tcPr>
            <w:tcW w:w="1196" w:type="dxa"/>
            <w:vAlign w:val="center"/>
          </w:tcPr>
          <w:p>
            <w:pPr>
              <w:jc w:val="center"/>
              <w:rPr>
                <w:sz w:val="21"/>
                <w:szCs w:val="21"/>
              </w:rPr>
            </w:pPr>
            <w:r>
              <w:t>TMK136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observation star number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45</w:t>
            </w:r>
          </w:p>
        </w:tc>
        <w:tc>
          <w:tcPr>
            <w:tcW w:w="999" w:type="dxa"/>
            <w:vAlign w:val="center"/>
          </w:tcPr>
          <w:p>
            <w:pPr>
              <w:jc w:val="center"/>
              <w:rPr>
                <w:sz w:val="21"/>
                <w:szCs w:val="21"/>
              </w:rPr>
            </w:pPr>
            <w:r>
              <w:t>P24W73</w:t>
            </w:r>
          </w:p>
        </w:tc>
        <w:tc>
          <w:tcPr>
            <w:tcW w:w="1196" w:type="dxa"/>
            <w:vAlign w:val="center"/>
          </w:tcPr>
          <w:p>
            <w:pPr>
              <w:jc w:val="center"/>
              <w:rPr>
                <w:sz w:val="21"/>
                <w:szCs w:val="21"/>
              </w:rPr>
            </w:pPr>
            <w:r>
              <w:t>TMK137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recognition star number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46</w:t>
            </w:r>
          </w:p>
        </w:tc>
        <w:tc>
          <w:tcPr>
            <w:tcW w:w="999" w:type="dxa"/>
            <w:vAlign w:val="center"/>
          </w:tcPr>
          <w:p>
            <w:pPr>
              <w:jc w:val="center"/>
              <w:rPr>
                <w:sz w:val="21"/>
                <w:szCs w:val="21"/>
              </w:rPr>
            </w:pPr>
            <w:r>
              <w:t>P24W74B7</w:t>
            </w:r>
          </w:p>
        </w:tc>
        <w:tc>
          <w:tcPr>
            <w:tcW w:w="1196" w:type="dxa"/>
            <w:vAlign w:val="center"/>
          </w:tcPr>
          <w:p>
            <w:pPr>
              <w:jc w:val="center"/>
              <w:rPr>
                <w:sz w:val="21"/>
                <w:szCs w:val="21"/>
              </w:rPr>
            </w:pPr>
            <w:r>
              <w:t>TMK138_1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attitude data validity</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Attitude information is not available</w:t>
            </w:r>
            <w:r>
              <w:t>;</w:t>
            </w:r>
          </w:p>
          <w:p>
            <w:pPr>
              <w:jc w:val="center"/>
              <w:rPr>
                <w:sz w:val="21"/>
                <w:szCs w:val="21"/>
              </w:rPr>
            </w:pPr>
            <w:r>
              <w:t>0x01:</w:t>
            </w:r>
            <w:r>
              <w:rPr>
                <w:rFonts w:hint="eastAsia"/>
              </w:rPr>
              <w:t>Attitude information is normal</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47</w:t>
            </w:r>
          </w:p>
        </w:tc>
        <w:tc>
          <w:tcPr>
            <w:tcW w:w="999" w:type="dxa"/>
            <w:vAlign w:val="center"/>
          </w:tcPr>
          <w:p>
            <w:pPr>
              <w:jc w:val="center"/>
              <w:rPr>
                <w:sz w:val="21"/>
                <w:szCs w:val="21"/>
              </w:rPr>
            </w:pPr>
            <w:r>
              <w:t>P24W74B6</w:t>
            </w:r>
          </w:p>
        </w:tc>
        <w:tc>
          <w:tcPr>
            <w:tcW w:w="1196" w:type="dxa"/>
            <w:vAlign w:val="center"/>
          </w:tcPr>
          <w:p>
            <w:pPr>
              <w:jc w:val="center"/>
              <w:rPr>
                <w:sz w:val="21"/>
                <w:szCs w:val="21"/>
              </w:rPr>
            </w:pPr>
            <w:r>
              <w:t>TMK138_2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strong light interference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 strong light interference was found</w:t>
            </w:r>
            <w:r>
              <w:t>;</w:t>
            </w:r>
          </w:p>
          <w:p>
            <w:pPr>
              <w:jc w:val="center"/>
              <w:rPr>
                <w:sz w:val="21"/>
                <w:szCs w:val="21"/>
              </w:rPr>
            </w:pPr>
            <w:r>
              <w:t>0x01:</w:t>
            </w:r>
            <w:r>
              <w:rPr>
                <w:rFonts w:hint="eastAsia"/>
              </w:rPr>
              <w:t xml:space="preserve">Strong light interference was found  </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48</w:t>
            </w:r>
          </w:p>
        </w:tc>
        <w:tc>
          <w:tcPr>
            <w:tcW w:w="999" w:type="dxa"/>
            <w:vAlign w:val="center"/>
          </w:tcPr>
          <w:p>
            <w:pPr>
              <w:jc w:val="center"/>
              <w:rPr>
                <w:sz w:val="21"/>
                <w:szCs w:val="21"/>
              </w:rPr>
            </w:pPr>
            <w:r>
              <w:t>P24W74B5</w:t>
            </w:r>
          </w:p>
        </w:tc>
        <w:tc>
          <w:tcPr>
            <w:tcW w:w="1196" w:type="dxa"/>
            <w:vAlign w:val="center"/>
          </w:tcPr>
          <w:p>
            <w:pPr>
              <w:jc w:val="center"/>
              <w:rPr>
                <w:sz w:val="21"/>
                <w:szCs w:val="21"/>
              </w:rPr>
            </w:pPr>
            <w:r>
              <w:t>TMK138_3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time overflow</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 time overflow</w:t>
            </w:r>
            <w:r>
              <w:t>;</w:t>
            </w:r>
          </w:p>
          <w:p>
            <w:pPr>
              <w:jc w:val="center"/>
              <w:rPr>
                <w:sz w:val="21"/>
                <w:szCs w:val="21"/>
              </w:rPr>
            </w:pPr>
            <w:r>
              <w:t>0x01:</w:t>
            </w:r>
            <w:r>
              <w:rPr>
                <w:rFonts w:hint="eastAsia"/>
              </w:rPr>
              <w:t>Time overflow</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49</w:t>
            </w:r>
          </w:p>
        </w:tc>
        <w:tc>
          <w:tcPr>
            <w:tcW w:w="999" w:type="dxa"/>
            <w:vAlign w:val="center"/>
          </w:tcPr>
          <w:p>
            <w:pPr>
              <w:jc w:val="center"/>
              <w:rPr>
                <w:sz w:val="21"/>
                <w:szCs w:val="21"/>
              </w:rPr>
            </w:pPr>
            <w:r>
              <w:t>P24W74B4~B3</w:t>
            </w:r>
          </w:p>
        </w:tc>
        <w:tc>
          <w:tcPr>
            <w:tcW w:w="1196" w:type="dxa"/>
            <w:vAlign w:val="center"/>
          </w:tcPr>
          <w:p>
            <w:pPr>
              <w:jc w:val="center"/>
              <w:rPr>
                <w:sz w:val="21"/>
                <w:szCs w:val="21"/>
              </w:rPr>
            </w:pPr>
            <w:r>
              <w:t>TMK138_4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A_Omega rate quality</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rFonts w:hint="eastAsia"/>
              </w:rPr>
            </w:pPr>
            <w:r>
              <w:rPr>
                <w:rFonts w:hint="eastAsia"/>
              </w:rPr>
              <w:t>0x00: Unavailable Rate;</w:t>
            </w:r>
          </w:p>
          <w:p>
            <w:pPr>
              <w:jc w:val="center"/>
              <w:rPr>
                <w:rFonts w:hint="eastAsia"/>
              </w:rPr>
            </w:pPr>
            <w:r>
              <w:rPr>
                <w:rFonts w:hint="eastAsia"/>
              </w:rPr>
              <w:t>0x01: Rate from Attitude Difference;</w:t>
            </w:r>
          </w:p>
          <w:p>
            <w:pPr>
              <w:jc w:val="center"/>
              <w:rPr>
                <w:rFonts w:hint="eastAsia"/>
              </w:rPr>
            </w:pPr>
            <w:r>
              <w:rPr>
                <w:rFonts w:hint="eastAsia"/>
              </w:rPr>
              <w:t>0x02: Rate from MEMS Gyroscope;</w:t>
            </w:r>
          </w:p>
          <w:p>
            <w:pPr>
              <w:jc w:val="center"/>
              <w:rPr>
                <w:sz w:val="21"/>
                <w:szCs w:val="21"/>
              </w:rPr>
            </w:pPr>
            <w:r>
              <w:rPr>
                <w:rFonts w:hint="eastAsia"/>
              </w:rPr>
              <w:t>0x03: Rate from Gyroscope and Attitude Information Filter;</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50</w:t>
            </w:r>
          </w:p>
        </w:tc>
        <w:tc>
          <w:tcPr>
            <w:tcW w:w="999" w:type="dxa"/>
            <w:vAlign w:val="center"/>
          </w:tcPr>
          <w:p>
            <w:pPr>
              <w:jc w:val="center"/>
              <w:rPr>
                <w:sz w:val="21"/>
                <w:szCs w:val="21"/>
              </w:rPr>
            </w:pPr>
            <w:r>
              <w:t>P24W74B2~B0</w:t>
            </w:r>
          </w:p>
        </w:tc>
        <w:tc>
          <w:tcPr>
            <w:tcW w:w="1196" w:type="dxa"/>
            <w:vAlign w:val="center"/>
          </w:tcPr>
          <w:p>
            <w:pPr>
              <w:jc w:val="center"/>
              <w:rPr>
                <w:sz w:val="21"/>
                <w:szCs w:val="21"/>
              </w:rPr>
            </w:pPr>
            <w:r>
              <w:t>TMK138_5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working 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left"/>
            </w:pPr>
            <w:r>
              <w:t>0x01:STANDBY;</w:t>
            </w:r>
          </w:p>
          <w:p>
            <w:pPr>
              <w:jc w:val="left"/>
            </w:pPr>
            <w:r>
              <w:t>0x02:MODE_A;</w:t>
            </w:r>
          </w:p>
          <w:p>
            <w:pPr>
              <w:jc w:val="left"/>
            </w:pPr>
            <w:r>
              <w:t>0x03:MODE_B;</w:t>
            </w:r>
          </w:p>
          <w:p>
            <w:pPr>
              <w:jc w:val="left"/>
            </w:pPr>
            <w:r>
              <w:t>0x04:MODE_C;</w:t>
            </w:r>
          </w:p>
          <w:p>
            <w:pPr>
              <w:jc w:val="left"/>
            </w:pPr>
            <w:r>
              <w:t>0x05:IMAGE;</w:t>
            </w:r>
          </w:p>
          <w:p>
            <w:pPr>
              <w:jc w:val="left"/>
              <w:rPr>
                <w:sz w:val="21"/>
                <w:szCs w:val="21"/>
              </w:rPr>
            </w:pPr>
            <w:r>
              <w:t>0x06:CLIBRA</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51</w:t>
            </w:r>
          </w:p>
        </w:tc>
        <w:tc>
          <w:tcPr>
            <w:tcW w:w="999" w:type="dxa"/>
            <w:vAlign w:val="center"/>
          </w:tcPr>
          <w:p>
            <w:pPr>
              <w:jc w:val="center"/>
              <w:rPr>
                <w:sz w:val="21"/>
                <w:szCs w:val="21"/>
              </w:rPr>
            </w:pPr>
            <w:r>
              <w:t>P24W75~W76</w:t>
            </w:r>
          </w:p>
        </w:tc>
        <w:tc>
          <w:tcPr>
            <w:tcW w:w="1196" w:type="dxa"/>
            <w:vAlign w:val="center"/>
          </w:tcPr>
          <w:p>
            <w:pPr>
              <w:jc w:val="center"/>
              <w:rPr>
                <w:sz w:val="21"/>
                <w:szCs w:val="21"/>
              </w:rPr>
            </w:pPr>
            <w:r>
              <w:t>TMK139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quaternion Q1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52</w:t>
            </w:r>
          </w:p>
        </w:tc>
        <w:tc>
          <w:tcPr>
            <w:tcW w:w="999" w:type="dxa"/>
            <w:vAlign w:val="center"/>
          </w:tcPr>
          <w:p>
            <w:pPr>
              <w:jc w:val="center"/>
              <w:rPr>
                <w:sz w:val="21"/>
                <w:szCs w:val="21"/>
              </w:rPr>
            </w:pPr>
            <w:r>
              <w:t>P24W77~W78</w:t>
            </w:r>
          </w:p>
        </w:tc>
        <w:tc>
          <w:tcPr>
            <w:tcW w:w="1196" w:type="dxa"/>
            <w:vAlign w:val="center"/>
          </w:tcPr>
          <w:p>
            <w:pPr>
              <w:jc w:val="center"/>
              <w:rPr>
                <w:sz w:val="21"/>
                <w:szCs w:val="21"/>
              </w:rPr>
            </w:pPr>
            <w:r>
              <w:t>TMK140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quaternion Q2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53</w:t>
            </w:r>
          </w:p>
        </w:tc>
        <w:tc>
          <w:tcPr>
            <w:tcW w:w="999" w:type="dxa"/>
            <w:vAlign w:val="center"/>
          </w:tcPr>
          <w:p>
            <w:pPr>
              <w:jc w:val="center"/>
              <w:rPr>
                <w:sz w:val="21"/>
                <w:szCs w:val="21"/>
              </w:rPr>
            </w:pPr>
            <w:r>
              <w:t>P24W79~W80</w:t>
            </w:r>
          </w:p>
        </w:tc>
        <w:tc>
          <w:tcPr>
            <w:tcW w:w="1196" w:type="dxa"/>
            <w:vAlign w:val="center"/>
          </w:tcPr>
          <w:p>
            <w:pPr>
              <w:jc w:val="center"/>
              <w:rPr>
                <w:sz w:val="21"/>
                <w:szCs w:val="21"/>
              </w:rPr>
            </w:pPr>
            <w:r>
              <w:t>TMK141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quaternion Q3</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54</w:t>
            </w:r>
          </w:p>
        </w:tc>
        <w:tc>
          <w:tcPr>
            <w:tcW w:w="999" w:type="dxa"/>
            <w:vAlign w:val="center"/>
          </w:tcPr>
          <w:p>
            <w:pPr>
              <w:jc w:val="center"/>
              <w:rPr>
                <w:sz w:val="21"/>
                <w:szCs w:val="21"/>
              </w:rPr>
            </w:pPr>
            <w:r>
              <w:t>P24W81~W82</w:t>
            </w:r>
          </w:p>
        </w:tc>
        <w:tc>
          <w:tcPr>
            <w:tcW w:w="1196" w:type="dxa"/>
            <w:vAlign w:val="center"/>
          </w:tcPr>
          <w:p>
            <w:pPr>
              <w:jc w:val="center"/>
              <w:rPr>
                <w:sz w:val="21"/>
                <w:szCs w:val="21"/>
              </w:rPr>
            </w:pPr>
            <w:r>
              <w:t>TMK142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quaternion Q0</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55</w:t>
            </w:r>
          </w:p>
        </w:tc>
        <w:tc>
          <w:tcPr>
            <w:tcW w:w="999" w:type="dxa"/>
            <w:vAlign w:val="center"/>
          </w:tcPr>
          <w:p>
            <w:pPr>
              <w:jc w:val="center"/>
              <w:rPr>
                <w:sz w:val="21"/>
                <w:szCs w:val="21"/>
              </w:rPr>
            </w:pPr>
            <w:r>
              <w:t>P24W83</w:t>
            </w:r>
          </w:p>
        </w:tc>
        <w:tc>
          <w:tcPr>
            <w:tcW w:w="1196" w:type="dxa"/>
            <w:vAlign w:val="center"/>
          </w:tcPr>
          <w:p>
            <w:pPr>
              <w:jc w:val="center"/>
              <w:rPr>
                <w:sz w:val="21"/>
                <w:szCs w:val="21"/>
              </w:rPr>
            </w:pPr>
            <w:r>
              <w:t>TMK143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sync pulse counter</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56</w:t>
            </w:r>
          </w:p>
        </w:tc>
        <w:tc>
          <w:tcPr>
            <w:tcW w:w="999" w:type="dxa"/>
            <w:vAlign w:val="center"/>
          </w:tcPr>
          <w:p>
            <w:pPr>
              <w:jc w:val="center"/>
              <w:rPr>
                <w:sz w:val="21"/>
                <w:szCs w:val="21"/>
              </w:rPr>
            </w:pPr>
            <w:r>
              <w:t>P24W84~W85</w:t>
            </w:r>
          </w:p>
        </w:tc>
        <w:tc>
          <w:tcPr>
            <w:tcW w:w="1196" w:type="dxa"/>
            <w:vAlign w:val="center"/>
          </w:tcPr>
          <w:p>
            <w:pPr>
              <w:jc w:val="center"/>
              <w:rPr>
                <w:sz w:val="21"/>
                <w:szCs w:val="21"/>
              </w:rPr>
            </w:pPr>
            <w:r>
              <w:t>TMK144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data generation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(0,1000)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57</w:t>
            </w:r>
          </w:p>
        </w:tc>
        <w:tc>
          <w:tcPr>
            <w:tcW w:w="999" w:type="dxa"/>
            <w:vAlign w:val="center"/>
          </w:tcPr>
          <w:p>
            <w:pPr>
              <w:jc w:val="center"/>
              <w:rPr>
                <w:sz w:val="21"/>
                <w:szCs w:val="21"/>
              </w:rPr>
            </w:pPr>
            <w:r>
              <w:t>P24W86</w:t>
            </w:r>
          </w:p>
        </w:tc>
        <w:tc>
          <w:tcPr>
            <w:tcW w:w="1196" w:type="dxa"/>
            <w:vAlign w:val="center"/>
          </w:tcPr>
          <w:p>
            <w:pPr>
              <w:jc w:val="center"/>
              <w:rPr>
                <w:sz w:val="21"/>
                <w:szCs w:val="21"/>
              </w:rPr>
            </w:pPr>
            <w:r>
              <w:t>TMK145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observation star number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58</w:t>
            </w:r>
          </w:p>
        </w:tc>
        <w:tc>
          <w:tcPr>
            <w:tcW w:w="999" w:type="dxa"/>
            <w:vAlign w:val="center"/>
          </w:tcPr>
          <w:p>
            <w:pPr>
              <w:jc w:val="center"/>
              <w:rPr>
                <w:sz w:val="21"/>
                <w:szCs w:val="21"/>
              </w:rPr>
            </w:pPr>
            <w:r>
              <w:t>P24W87</w:t>
            </w:r>
          </w:p>
        </w:tc>
        <w:tc>
          <w:tcPr>
            <w:tcW w:w="1196" w:type="dxa"/>
            <w:vAlign w:val="center"/>
          </w:tcPr>
          <w:p>
            <w:pPr>
              <w:jc w:val="center"/>
              <w:rPr>
                <w:sz w:val="21"/>
                <w:szCs w:val="21"/>
              </w:rPr>
            </w:pPr>
            <w:r>
              <w:t>TMK146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identification star number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59</w:t>
            </w:r>
          </w:p>
        </w:tc>
        <w:tc>
          <w:tcPr>
            <w:tcW w:w="999" w:type="dxa"/>
            <w:vAlign w:val="center"/>
          </w:tcPr>
          <w:p>
            <w:pPr>
              <w:jc w:val="center"/>
              <w:rPr>
                <w:sz w:val="21"/>
                <w:szCs w:val="21"/>
              </w:rPr>
            </w:pPr>
            <w:r>
              <w:t>P24W88B7</w:t>
            </w:r>
          </w:p>
        </w:tc>
        <w:tc>
          <w:tcPr>
            <w:tcW w:w="1196" w:type="dxa"/>
            <w:vAlign w:val="center"/>
          </w:tcPr>
          <w:p>
            <w:pPr>
              <w:jc w:val="center"/>
              <w:rPr>
                <w:sz w:val="21"/>
                <w:szCs w:val="21"/>
              </w:rPr>
            </w:pPr>
            <w:r>
              <w:t>TMK147_1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attitude data validity</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Attitude information is not available</w:t>
            </w:r>
            <w:r>
              <w:t>;</w:t>
            </w:r>
          </w:p>
          <w:p>
            <w:pPr>
              <w:jc w:val="center"/>
              <w:rPr>
                <w:sz w:val="21"/>
                <w:szCs w:val="21"/>
              </w:rPr>
            </w:pPr>
            <w:r>
              <w:t>0x01:</w:t>
            </w:r>
            <w:r>
              <w:rPr>
                <w:rFonts w:hint="eastAsia"/>
              </w:rPr>
              <w:t>Attitude information is 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60</w:t>
            </w:r>
          </w:p>
        </w:tc>
        <w:tc>
          <w:tcPr>
            <w:tcW w:w="999" w:type="dxa"/>
            <w:vAlign w:val="center"/>
          </w:tcPr>
          <w:p>
            <w:pPr>
              <w:jc w:val="center"/>
              <w:rPr>
                <w:sz w:val="21"/>
                <w:szCs w:val="21"/>
              </w:rPr>
            </w:pPr>
            <w:r>
              <w:t>P24W88B6</w:t>
            </w:r>
          </w:p>
        </w:tc>
        <w:tc>
          <w:tcPr>
            <w:tcW w:w="1196" w:type="dxa"/>
            <w:vAlign w:val="center"/>
          </w:tcPr>
          <w:p>
            <w:pPr>
              <w:jc w:val="center"/>
              <w:rPr>
                <w:sz w:val="21"/>
                <w:szCs w:val="21"/>
              </w:rPr>
            </w:pPr>
            <w:r>
              <w:t>TMK147_2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strong light interference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 strong light interference was found</w:t>
            </w:r>
            <w:r>
              <w:t>;</w:t>
            </w:r>
          </w:p>
          <w:p>
            <w:pPr>
              <w:jc w:val="center"/>
              <w:rPr>
                <w:sz w:val="21"/>
                <w:szCs w:val="21"/>
              </w:rPr>
            </w:pPr>
            <w:r>
              <w:t>0x01:</w:t>
            </w:r>
            <w:r>
              <w:rPr>
                <w:rFonts w:hint="eastAsia"/>
              </w:rPr>
              <w:t xml:space="preserve">Strong light interference was found  </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61</w:t>
            </w:r>
          </w:p>
        </w:tc>
        <w:tc>
          <w:tcPr>
            <w:tcW w:w="999" w:type="dxa"/>
            <w:vAlign w:val="center"/>
          </w:tcPr>
          <w:p>
            <w:pPr>
              <w:jc w:val="center"/>
              <w:rPr>
                <w:sz w:val="21"/>
                <w:szCs w:val="21"/>
              </w:rPr>
            </w:pPr>
            <w:r>
              <w:t>P24W88B5</w:t>
            </w:r>
          </w:p>
        </w:tc>
        <w:tc>
          <w:tcPr>
            <w:tcW w:w="1196" w:type="dxa"/>
            <w:vAlign w:val="center"/>
          </w:tcPr>
          <w:p>
            <w:pPr>
              <w:jc w:val="center"/>
              <w:rPr>
                <w:sz w:val="21"/>
                <w:szCs w:val="21"/>
              </w:rPr>
            </w:pPr>
            <w:r>
              <w:t>TMK147_3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time overflow</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 time overflow</w:t>
            </w:r>
            <w:r>
              <w:t>;</w:t>
            </w:r>
          </w:p>
          <w:p>
            <w:pPr>
              <w:jc w:val="center"/>
              <w:rPr>
                <w:sz w:val="21"/>
                <w:szCs w:val="21"/>
              </w:rPr>
            </w:pPr>
            <w:r>
              <w:t>0x01:</w:t>
            </w:r>
            <w:r>
              <w:rPr>
                <w:rFonts w:hint="eastAsia"/>
              </w:rPr>
              <w:t>Time overflow</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62</w:t>
            </w:r>
          </w:p>
        </w:tc>
        <w:tc>
          <w:tcPr>
            <w:tcW w:w="999" w:type="dxa"/>
            <w:vAlign w:val="center"/>
          </w:tcPr>
          <w:p>
            <w:pPr>
              <w:jc w:val="center"/>
              <w:rPr>
                <w:sz w:val="21"/>
                <w:szCs w:val="21"/>
              </w:rPr>
            </w:pPr>
            <w:r>
              <w:t>P24W88B4~B3</w:t>
            </w:r>
          </w:p>
        </w:tc>
        <w:tc>
          <w:tcPr>
            <w:tcW w:w="1196" w:type="dxa"/>
            <w:vAlign w:val="center"/>
          </w:tcPr>
          <w:p>
            <w:pPr>
              <w:jc w:val="center"/>
              <w:rPr>
                <w:sz w:val="21"/>
                <w:szCs w:val="21"/>
              </w:rPr>
            </w:pPr>
            <w:r>
              <w:t>TMK147_4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B_Omega rate quality</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rFonts w:hint="eastAsia"/>
              </w:rPr>
            </w:pPr>
            <w:r>
              <w:rPr>
                <w:rFonts w:hint="eastAsia"/>
              </w:rPr>
              <w:t>0x00: Unavailable Rate;</w:t>
            </w:r>
          </w:p>
          <w:p>
            <w:pPr>
              <w:jc w:val="center"/>
              <w:rPr>
                <w:rFonts w:hint="eastAsia"/>
              </w:rPr>
            </w:pPr>
            <w:r>
              <w:rPr>
                <w:rFonts w:hint="eastAsia"/>
              </w:rPr>
              <w:t>0x01: Rate from Attitude Difference;</w:t>
            </w:r>
          </w:p>
          <w:p>
            <w:pPr>
              <w:jc w:val="center"/>
              <w:rPr>
                <w:rFonts w:hint="eastAsia"/>
              </w:rPr>
            </w:pPr>
            <w:r>
              <w:rPr>
                <w:rFonts w:hint="eastAsia"/>
              </w:rPr>
              <w:t>0x02: Rate from MEMS Gyroscope;</w:t>
            </w:r>
          </w:p>
          <w:p>
            <w:pPr>
              <w:jc w:val="center"/>
              <w:rPr>
                <w:sz w:val="21"/>
                <w:szCs w:val="21"/>
              </w:rPr>
            </w:pPr>
            <w:r>
              <w:rPr>
                <w:rFonts w:hint="eastAsia"/>
              </w:rPr>
              <w:t>0x03: Rate from Gyroscope and Attitude Information Filter;</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63</w:t>
            </w:r>
          </w:p>
        </w:tc>
        <w:tc>
          <w:tcPr>
            <w:tcW w:w="999" w:type="dxa"/>
            <w:vAlign w:val="center"/>
          </w:tcPr>
          <w:p>
            <w:pPr>
              <w:jc w:val="center"/>
              <w:rPr>
                <w:sz w:val="21"/>
                <w:szCs w:val="21"/>
              </w:rPr>
            </w:pPr>
            <w:r>
              <w:t>P24W88B2~B0</w:t>
            </w:r>
          </w:p>
        </w:tc>
        <w:tc>
          <w:tcPr>
            <w:tcW w:w="1196" w:type="dxa"/>
            <w:vAlign w:val="center"/>
          </w:tcPr>
          <w:p>
            <w:pPr>
              <w:jc w:val="center"/>
              <w:rPr>
                <w:sz w:val="21"/>
                <w:szCs w:val="21"/>
              </w:rPr>
            </w:pPr>
            <w:r>
              <w:t>TMK147_5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working 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0x01:STANDBY;0x02:MODE_A;0x03:MODE_B;0x04:MODE_C;0x05:IMAGE;0x06:CLIBRA</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64</w:t>
            </w:r>
          </w:p>
        </w:tc>
        <w:tc>
          <w:tcPr>
            <w:tcW w:w="999" w:type="dxa"/>
            <w:vAlign w:val="center"/>
          </w:tcPr>
          <w:p>
            <w:pPr>
              <w:jc w:val="center"/>
              <w:rPr>
                <w:sz w:val="21"/>
                <w:szCs w:val="21"/>
              </w:rPr>
            </w:pPr>
            <w:r>
              <w:t>P24W89B7~W90B4</w:t>
            </w:r>
          </w:p>
        </w:tc>
        <w:tc>
          <w:tcPr>
            <w:tcW w:w="1196" w:type="dxa"/>
            <w:vAlign w:val="center"/>
          </w:tcPr>
          <w:p>
            <w:pPr>
              <w:jc w:val="center"/>
              <w:rPr>
                <w:sz w:val="21"/>
                <w:szCs w:val="21"/>
              </w:rPr>
            </w:pPr>
            <w:r>
              <w:t>TMK148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control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(-20.4,20.4)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65</w:t>
            </w:r>
          </w:p>
        </w:tc>
        <w:tc>
          <w:tcPr>
            <w:tcW w:w="999" w:type="dxa"/>
            <w:vAlign w:val="center"/>
          </w:tcPr>
          <w:p>
            <w:pPr>
              <w:jc w:val="center"/>
              <w:rPr>
                <w:sz w:val="21"/>
                <w:szCs w:val="21"/>
              </w:rPr>
            </w:pPr>
            <w:r>
              <w:t>P24W90B3~W91B0</w:t>
            </w:r>
          </w:p>
        </w:tc>
        <w:tc>
          <w:tcPr>
            <w:tcW w:w="1196" w:type="dxa"/>
            <w:vAlign w:val="center"/>
          </w:tcPr>
          <w:p>
            <w:pPr>
              <w:jc w:val="center"/>
              <w:rPr>
                <w:sz w:val="21"/>
                <w:szCs w:val="21"/>
              </w:rPr>
            </w:pPr>
            <w:r>
              <w:t>TMK149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control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(-20.4,20.4)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66</w:t>
            </w:r>
          </w:p>
        </w:tc>
        <w:tc>
          <w:tcPr>
            <w:tcW w:w="999" w:type="dxa"/>
            <w:vAlign w:val="center"/>
          </w:tcPr>
          <w:p>
            <w:pPr>
              <w:jc w:val="center"/>
              <w:rPr>
                <w:sz w:val="21"/>
                <w:szCs w:val="21"/>
              </w:rPr>
            </w:pPr>
            <w:r>
              <w:t>P24W92B7~W93B4</w:t>
            </w:r>
          </w:p>
        </w:tc>
        <w:tc>
          <w:tcPr>
            <w:tcW w:w="1196" w:type="dxa"/>
            <w:vAlign w:val="center"/>
          </w:tcPr>
          <w:p>
            <w:pPr>
              <w:jc w:val="center"/>
              <w:rPr>
                <w:sz w:val="21"/>
                <w:szCs w:val="21"/>
              </w:rPr>
            </w:pPr>
            <w:r>
              <w:t>TMK150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control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(-20.4,20.4)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67</w:t>
            </w:r>
          </w:p>
        </w:tc>
        <w:tc>
          <w:tcPr>
            <w:tcW w:w="999" w:type="dxa"/>
            <w:vAlign w:val="center"/>
          </w:tcPr>
          <w:p>
            <w:pPr>
              <w:jc w:val="center"/>
              <w:rPr>
                <w:sz w:val="21"/>
                <w:szCs w:val="21"/>
              </w:rPr>
            </w:pPr>
            <w:r>
              <w:t>P24W93B3~W94B0</w:t>
            </w:r>
          </w:p>
        </w:tc>
        <w:tc>
          <w:tcPr>
            <w:tcW w:w="1196" w:type="dxa"/>
            <w:vAlign w:val="center"/>
          </w:tcPr>
          <w:p>
            <w:pPr>
              <w:jc w:val="center"/>
              <w:rPr>
                <w:sz w:val="21"/>
                <w:szCs w:val="21"/>
              </w:rPr>
            </w:pPr>
            <w:r>
              <w:t>TMK151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control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(-20.4,20.4)</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68</w:t>
            </w:r>
          </w:p>
        </w:tc>
        <w:tc>
          <w:tcPr>
            <w:tcW w:w="999" w:type="dxa"/>
            <w:vAlign w:val="center"/>
          </w:tcPr>
          <w:p>
            <w:pPr>
              <w:jc w:val="center"/>
              <w:rPr>
                <w:sz w:val="21"/>
                <w:szCs w:val="21"/>
              </w:rPr>
            </w:pPr>
            <w:r>
              <w:t>P24W95~W96</w:t>
            </w:r>
          </w:p>
        </w:tc>
        <w:tc>
          <w:tcPr>
            <w:tcW w:w="1196" w:type="dxa"/>
            <w:vAlign w:val="center"/>
          </w:tcPr>
          <w:p>
            <w:pPr>
              <w:jc w:val="center"/>
              <w:rPr>
                <w:sz w:val="21"/>
                <w:szCs w:val="21"/>
              </w:rPr>
            </w:pPr>
            <w:r>
              <w:t>TMK152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speed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(-8191.75,8191.75)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69</w:t>
            </w:r>
          </w:p>
        </w:tc>
        <w:tc>
          <w:tcPr>
            <w:tcW w:w="999" w:type="dxa"/>
            <w:vAlign w:val="center"/>
          </w:tcPr>
          <w:p>
            <w:pPr>
              <w:jc w:val="center"/>
              <w:rPr>
                <w:sz w:val="21"/>
                <w:szCs w:val="21"/>
              </w:rPr>
            </w:pPr>
            <w:r>
              <w:t>P24W97~W98</w:t>
            </w:r>
          </w:p>
        </w:tc>
        <w:tc>
          <w:tcPr>
            <w:tcW w:w="1196" w:type="dxa"/>
            <w:vAlign w:val="center"/>
          </w:tcPr>
          <w:p>
            <w:pPr>
              <w:jc w:val="center"/>
              <w:rPr>
                <w:sz w:val="21"/>
                <w:szCs w:val="21"/>
              </w:rPr>
            </w:pPr>
            <w:r>
              <w:t>TMK153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speed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(-8191.75,8191.75)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70</w:t>
            </w:r>
          </w:p>
        </w:tc>
        <w:tc>
          <w:tcPr>
            <w:tcW w:w="999" w:type="dxa"/>
            <w:vAlign w:val="center"/>
          </w:tcPr>
          <w:p>
            <w:pPr>
              <w:jc w:val="center"/>
              <w:rPr>
                <w:sz w:val="21"/>
                <w:szCs w:val="21"/>
              </w:rPr>
            </w:pPr>
            <w:r>
              <w:t>P24W99~W100</w:t>
            </w:r>
          </w:p>
        </w:tc>
        <w:tc>
          <w:tcPr>
            <w:tcW w:w="1196" w:type="dxa"/>
            <w:vAlign w:val="center"/>
          </w:tcPr>
          <w:p>
            <w:pPr>
              <w:jc w:val="center"/>
              <w:rPr>
                <w:sz w:val="21"/>
                <w:szCs w:val="21"/>
              </w:rPr>
            </w:pPr>
            <w:r>
              <w:t>TMK154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speed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(-8191.75,8191.75)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71</w:t>
            </w:r>
          </w:p>
        </w:tc>
        <w:tc>
          <w:tcPr>
            <w:tcW w:w="999" w:type="dxa"/>
            <w:vAlign w:val="center"/>
          </w:tcPr>
          <w:p>
            <w:pPr>
              <w:jc w:val="center"/>
              <w:rPr>
                <w:sz w:val="21"/>
                <w:szCs w:val="21"/>
              </w:rPr>
            </w:pPr>
            <w:r>
              <w:t>P24W101~W102</w:t>
            </w:r>
          </w:p>
        </w:tc>
        <w:tc>
          <w:tcPr>
            <w:tcW w:w="1196" w:type="dxa"/>
            <w:vAlign w:val="center"/>
          </w:tcPr>
          <w:p>
            <w:pPr>
              <w:jc w:val="center"/>
              <w:rPr>
                <w:sz w:val="21"/>
                <w:szCs w:val="21"/>
              </w:rPr>
            </w:pPr>
            <w:r>
              <w:t>TMK155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speed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(-8191.75,8191.75)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72</w:t>
            </w:r>
          </w:p>
        </w:tc>
        <w:tc>
          <w:tcPr>
            <w:tcW w:w="999" w:type="dxa"/>
            <w:vAlign w:val="center"/>
          </w:tcPr>
          <w:p>
            <w:pPr>
              <w:jc w:val="center"/>
              <w:rPr>
                <w:sz w:val="21"/>
                <w:szCs w:val="21"/>
              </w:rPr>
            </w:pPr>
            <w:r>
              <w:t>P24W103</w:t>
            </w:r>
          </w:p>
        </w:tc>
        <w:tc>
          <w:tcPr>
            <w:tcW w:w="1196" w:type="dxa"/>
            <w:vAlign w:val="center"/>
          </w:tcPr>
          <w:p>
            <w:pPr>
              <w:jc w:val="center"/>
              <w:rPr>
                <w:sz w:val="21"/>
                <w:szCs w:val="21"/>
              </w:rPr>
            </w:pPr>
            <w:r>
              <w:t>TMK156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net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0.126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(-16,16)</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73</w:t>
            </w:r>
          </w:p>
        </w:tc>
        <w:tc>
          <w:tcPr>
            <w:tcW w:w="999" w:type="dxa"/>
            <w:vAlign w:val="center"/>
          </w:tcPr>
          <w:p>
            <w:pPr>
              <w:jc w:val="center"/>
              <w:rPr>
                <w:sz w:val="21"/>
                <w:szCs w:val="21"/>
              </w:rPr>
            </w:pPr>
            <w:r>
              <w:t>P24W104</w:t>
            </w:r>
          </w:p>
        </w:tc>
        <w:tc>
          <w:tcPr>
            <w:tcW w:w="1196" w:type="dxa"/>
            <w:vAlign w:val="center"/>
          </w:tcPr>
          <w:p>
            <w:pPr>
              <w:jc w:val="center"/>
              <w:rPr>
                <w:sz w:val="21"/>
                <w:szCs w:val="21"/>
              </w:rPr>
            </w:pPr>
            <w:r>
              <w:t>TMK157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net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0.126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(-16,16)</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74</w:t>
            </w:r>
          </w:p>
        </w:tc>
        <w:tc>
          <w:tcPr>
            <w:tcW w:w="999" w:type="dxa"/>
            <w:vAlign w:val="center"/>
          </w:tcPr>
          <w:p>
            <w:pPr>
              <w:jc w:val="center"/>
              <w:rPr>
                <w:sz w:val="21"/>
                <w:szCs w:val="21"/>
              </w:rPr>
            </w:pPr>
            <w:r>
              <w:t>P24W105</w:t>
            </w:r>
          </w:p>
        </w:tc>
        <w:tc>
          <w:tcPr>
            <w:tcW w:w="1196" w:type="dxa"/>
            <w:vAlign w:val="center"/>
          </w:tcPr>
          <w:p>
            <w:pPr>
              <w:jc w:val="center"/>
              <w:rPr>
                <w:sz w:val="21"/>
                <w:szCs w:val="21"/>
              </w:rPr>
            </w:pPr>
            <w:r>
              <w:t>TMK158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net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0.126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(-16,16)</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75</w:t>
            </w:r>
          </w:p>
        </w:tc>
        <w:tc>
          <w:tcPr>
            <w:tcW w:w="999" w:type="dxa"/>
            <w:vAlign w:val="center"/>
          </w:tcPr>
          <w:p>
            <w:pPr>
              <w:jc w:val="center"/>
              <w:rPr>
                <w:sz w:val="21"/>
                <w:szCs w:val="21"/>
              </w:rPr>
            </w:pPr>
            <w:r>
              <w:t>P24W106</w:t>
            </w:r>
          </w:p>
        </w:tc>
        <w:tc>
          <w:tcPr>
            <w:tcW w:w="1196" w:type="dxa"/>
            <w:vAlign w:val="center"/>
          </w:tcPr>
          <w:p>
            <w:pPr>
              <w:jc w:val="center"/>
              <w:rPr>
                <w:sz w:val="21"/>
                <w:szCs w:val="21"/>
              </w:rPr>
            </w:pPr>
            <w:r>
              <w:t>TMK159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net torque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0.126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(-16,16)</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76</w:t>
            </w:r>
          </w:p>
        </w:tc>
        <w:tc>
          <w:tcPr>
            <w:tcW w:w="999" w:type="dxa"/>
            <w:vAlign w:val="center"/>
          </w:tcPr>
          <w:p>
            <w:pPr>
              <w:jc w:val="center"/>
              <w:rPr>
                <w:sz w:val="21"/>
                <w:szCs w:val="21"/>
              </w:rPr>
            </w:pPr>
            <w:r>
              <w:t>P24W107</w:t>
            </w:r>
          </w:p>
        </w:tc>
        <w:tc>
          <w:tcPr>
            <w:tcW w:w="1196" w:type="dxa"/>
            <w:vAlign w:val="center"/>
          </w:tcPr>
          <w:p>
            <w:pPr>
              <w:jc w:val="center"/>
              <w:rPr>
                <w:sz w:val="21"/>
                <w:szCs w:val="21"/>
              </w:rPr>
            </w:pPr>
            <w:r>
              <w:t>TMK160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X pulse width</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(-250,250)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77</w:t>
            </w:r>
          </w:p>
        </w:tc>
        <w:tc>
          <w:tcPr>
            <w:tcW w:w="999" w:type="dxa"/>
            <w:vAlign w:val="center"/>
          </w:tcPr>
          <w:p>
            <w:pPr>
              <w:jc w:val="center"/>
              <w:rPr>
                <w:sz w:val="21"/>
                <w:szCs w:val="21"/>
              </w:rPr>
            </w:pPr>
            <w:r>
              <w:t>P24W108</w:t>
            </w:r>
          </w:p>
        </w:tc>
        <w:tc>
          <w:tcPr>
            <w:tcW w:w="1196" w:type="dxa"/>
            <w:vAlign w:val="center"/>
          </w:tcPr>
          <w:p>
            <w:pPr>
              <w:jc w:val="center"/>
              <w:rPr>
                <w:sz w:val="21"/>
                <w:szCs w:val="21"/>
              </w:rPr>
            </w:pPr>
            <w:r>
              <w:t>TMK161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Y pulse width</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(-250,250)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78</w:t>
            </w:r>
          </w:p>
        </w:tc>
        <w:tc>
          <w:tcPr>
            <w:tcW w:w="999" w:type="dxa"/>
            <w:vAlign w:val="center"/>
          </w:tcPr>
          <w:p>
            <w:pPr>
              <w:jc w:val="center"/>
              <w:rPr>
                <w:sz w:val="21"/>
                <w:szCs w:val="21"/>
              </w:rPr>
            </w:pPr>
            <w:r>
              <w:t>P24W109</w:t>
            </w:r>
          </w:p>
        </w:tc>
        <w:tc>
          <w:tcPr>
            <w:tcW w:w="1196" w:type="dxa"/>
            <w:vAlign w:val="center"/>
          </w:tcPr>
          <w:p>
            <w:pPr>
              <w:jc w:val="center"/>
              <w:rPr>
                <w:sz w:val="21"/>
                <w:szCs w:val="21"/>
              </w:rPr>
            </w:pPr>
            <w:r>
              <w:t>TMK162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Z pulse width</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(-250,250)</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79</w:t>
            </w:r>
          </w:p>
        </w:tc>
        <w:tc>
          <w:tcPr>
            <w:tcW w:w="999" w:type="dxa"/>
            <w:vAlign w:val="center"/>
          </w:tcPr>
          <w:p>
            <w:pPr>
              <w:jc w:val="center"/>
              <w:rPr>
                <w:sz w:val="21"/>
                <w:szCs w:val="21"/>
              </w:rPr>
            </w:pPr>
            <w:r>
              <w:t>P24W110</w:t>
            </w:r>
          </w:p>
        </w:tc>
        <w:tc>
          <w:tcPr>
            <w:tcW w:w="1196" w:type="dxa"/>
            <w:vAlign w:val="center"/>
          </w:tcPr>
          <w:p>
            <w:pPr>
              <w:jc w:val="center"/>
              <w:rPr>
                <w:sz w:val="21"/>
                <w:szCs w:val="21"/>
              </w:rPr>
            </w:pPr>
            <w:r>
              <w:t>TMK163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X electric current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0.03921568627450980392156862745098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80</w:t>
            </w:r>
          </w:p>
        </w:tc>
        <w:tc>
          <w:tcPr>
            <w:tcW w:w="999" w:type="dxa"/>
            <w:vAlign w:val="center"/>
          </w:tcPr>
          <w:p>
            <w:pPr>
              <w:jc w:val="center"/>
              <w:rPr>
                <w:sz w:val="21"/>
                <w:szCs w:val="21"/>
              </w:rPr>
            </w:pPr>
            <w:r>
              <w:t>P24W111</w:t>
            </w:r>
          </w:p>
        </w:tc>
        <w:tc>
          <w:tcPr>
            <w:tcW w:w="1196" w:type="dxa"/>
            <w:vAlign w:val="center"/>
          </w:tcPr>
          <w:p>
            <w:pPr>
              <w:jc w:val="center"/>
              <w:rPr>
                <w:sz w:val="21"/>
                <w:szCs w:val="21"/>
              </w:rPr>
            </w:pPr>
            <w:r>
              <w:t>TMK164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Y electric current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0.03921568627450980392156862745098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81</w:t>
            </w:r>
          </w:p>
        </w:tc>
        <w:tc>
          <w:tcPr>
            <w:tcW w:w="999" w:type="dxa"/>
            <w:vAlign w:val="center"/>
          </w:tcPr>
          <w:p>
            <w:pPr>
              <w:jc w:val="center"/>
              <w:rPr>
                <w:sz w:val="21"/>
                <w:szCs w:val="21"/>
              </w:rPr>
            </w:pPr>
            <w:r>
              <w:t>P24W112</w:t>
            </w:r>
          </w:p>
        </w:tc>
        <w:tc>
          <w:tcPr>
            <w:tcW w:w="1196" w:type="dxa"/>
            <w:vAlign w:val="center"/>
          </w:tcPr>
          <w:p>
            <w:pPr>
              <w:jc w:val="center"/>
              <w:rPr>
                <w:sz w:val="21"/>
                <w:szCs w:val="21"/>
              </w:rPr>
            </w:pPr>
            <w:r>
              <w:t>TMK165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Z electric current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0.03921568627450980392156862745098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t>μs</w:t>
            </w:r>
          </w:p>
        </w:tc>
        <w:tc>
          <w:tcPr>
            <w:tcW w:w="1546" w:type="dxa"/>
            <w:vAlign w:val="center"/>
          </w:tcPr>
          <w:p>
            <w:pPr>
              <w:jc w:val="center"/>
              <w:rPr>
                <w:sz w:val="21"/>
                <w:szCs w:val="21"/>
              </w:rPr>
            </w:pPr>
            <w:r>
              <w:t>(-5,5)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82</w:t>
            </w:r>
          </w:p>
        </w:tc>
        <w:tc>
          <w:tcPr>
            <w:tcW w:w="999" w:type="dxa"/>
            <w:vAlign w:val="center"/>
          </w:tcPr>
          <w:p>
            <w:pPr>
              <w:jc w:val="center"/>
              <w:rPr>
                <w:sz w:val="21"/>
                <w:szCs w:val="21"/>
              </w:rPr>
            </w:pPr>
            <w:r>
              <w:t>P24W113B7</w:t>
            </w:r>
          </w:p>
        </w:tc>
        <w:tc>
          <w:tcPr>
            <w:tcW w:w="1196" w:type="dxa"/>
            <w:vAlign w:val="center"/>
          </w:tcPr>
          <w:p>
            <w:pPr>
              <w:jc w:val="center"/>
              <w:rPr>
                <w:sz w:val="21"/>
                <w:szCs w:val="21"/>
              </w:rPr>
            </w:pPr>
            <w:r>
              <w:t>TMK166_1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angular velocity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 angular velocity</w:t>
            </w:r>
            <w:r>
              <w:t>;</w:t>
            </w:r>
          </w:p>
          <w:p>
            <w:pPr>
              <w:jc w:val="center"/>
              <w:rPr>
                <w:sz w:val="21"/>
                <w:szCs w:val="21"/>
              </w:rPr>
            </w:pPr>
            <w:r>
              <w:t>0x01:</w:t>
            </w:r>
            <w:r>
              <w:rPr>
                <w:rFonts w:hint="eastAsia"/>
              </w:rPr>
              <w:t>Saturated angular velocity</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83</w:t>
            </w:r>
          </w:p>
        </w:tc>
        <w:tc>
          <w:tcPr>
            <w:tcW w:w="999" w:type="dxa"/>
            <w:vAlign w:val="center"/>
          </w:tcPr>
          <w:p>
            <w:pPr>
              <w:jc w:val="center"/>
              <w:rPr>
                <w:sz w:val="21"/>
                <w:szCs w:val="21"/>
              </w:rPr>
            </w:pPr>
            <w:r>
              <w:t>P24W113B6</w:t>
            </w:r>
          </w:p>
        </w:tc>
        <w:tc>
          <w:tcPr>
            <w:tcW w:w="1196" w:type="dxa"/>
            <w:vAlign w:val="center"/>
          </w:tcPr>
          <w:p>
            <w:pPr>
              <w:jc w:val="center"/>
              <w:rPr>
                <w:sz w:val="21"/>
                <w:szCs w:val="21"/>
              </w:rPr>
            </w:pPr>
            <w:r>
              <w:t>TMK166_2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optical power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Optical power is normal</w:t>
            </w:r>
            <w:r>
              <w:t>;</w:t>
            </w:r>
          </w:p>
          <w:p>
            <w:pPr>
              <w:jc w:val="center"/>
              <w:rPr>
                <w:sz w:val="21"/>
                <w:szCs w:val="21"/>
              </w:rPr>
            </w:pPr>
            <w:r>
              <w:t>0x01:</w:t>
            </w:r>
            <w:r>
              <w:rPr>
                <w:rFonts w:hint="eastAsia"/>
              </w:rPr>
              <w:t>Optical power is excessive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84</w:t>
            </w:r>
          </w:p>
        </w:tc>
        <w:tc>
          <w:tcPr>
            <w:tcW w:w="999" w:type="dxa"/>
            <w:vAlign w:val="center"/>
          </w:tcPr>
          <w:p>
            <w:pPr>
              <w:jc w:val="center"/>
              <w:rPr>
                <w:sz w:val="21"/>
                <w:szCs w:val="21"/>
              </w:rPr>
            </w:pPr>
            <w:r>
              <w:t>P24W113B5</w:t>
            </w:r>
          </w:p>
        </w:tc>
        <w:tc>
          <w:tcPr>
            <w:tcW w:w="1196" w:type="dxa"/>
            <w:vAlign w:val="center"/>
          </w:tcPr>
          <w:p>
            <w:pPr>
              <w:jc w:val="center"/>
              <w:rPr>
                <w:sz w:val="21"/>
                <w:szCs w:val="21"/>
              </w:rPr>
            </w:pPr>
            <w:r>
              <w:t>TMK166_3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angular velocity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 angular velocity</w:t>
            </w:r>
            <w:r>
              <w:t>;</w:t>
            </w:r>
          </w:p>
          <w:p>
            <w:pPr>
              <w:jc w:val="center"/>
              <w:rPr>
                <w:sz w:val="21"/>
                <w:szCs w:val="21"/>
              </w:rPr>
            </w:pPr>
            <w:r>
              <w:t>0x01:</w:t>
            </w:r>
            <w:r>
              <w:rPr>
                <w:rFonts w:hint="eastAsia"/>
              </w:rPr>
              <w:t>Saturated angular velocity</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85</w:t>
            </w:r>
          </w:p>
        </w:tc>
        <w:tc>
          <w:tcPr>
            <w:tcW w:w="999" w:type="dxa"/>
            <w:vAlign w:val="center"/>
          </w:tcPr>
          <w:p>
            <w:pPr>
              <w:jc w:val="center"/>
              <w:rPr>
                <w:sz w:val="21"/>
                <w:szCs w:val="21"/>
              </w:rPr>
            </w:pPr>
            <w:r>
              <w:t>P24W113B4</w:t>
            </w:r>
          </w:p>
        </w:tc>
        <w:tc>
          <w:tcPr>
            <w:tcW w:w="1196" w:type="dxa"/>
            <w:vAlign w:val="center"/>
          </w:tcPr>
          <w:p>
            <w:pPr>
              <w:jc w:val="center"/>
              <w:rPr>
                <w:sz w:val="21"/>
                <w:szCs w:val="21"/>
              </w:rPr>
            </w:pPr>
            <w:r>
              <w:t>TMK166_4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optical power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Optical power is normal</w:t>
            </w:r>
            <w:r>
              <w:t>;</w:t>
            </w:r>
          </w:p>
          <w:p>
            <w:pPr>
              <w:jc w:val="center"/>
              <w:rPr>
                <w:sz w:val="21"/>
                <w:szCs w:val="21"/>
              </w:rPr>
            </w:pPr>
            <w:r>
              <w:t>0x01:</w:t>
            </w:r>
            <w:r>
              <w:rPr>
                <w:rFonts w:hint="eastAsia"/>
              </w:rPr>
              <w:t>Optical power is excessive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86</w:t>
            </w:r>
          </w:p>
        </w:tc>
        <w:tc>
          <w:tcPr>
            <w:tcW w:w="999" w:type="dxa"/>
            <w:vAlign w:val="center"/>
          </w:tcPr>
          <w:p>
            <w:pPr>
              <w:jc w:val="center"/>
              <w:rPr>
                <w:sz w:val="21"/>
                <w:szCs w:val="21"/>
              </w:rPr>
            </w:pPr>
            <w:r>
              <w:t>P24W113B3</w:t>
            </w:r>
          </w:p>
        </w:tc>
        <w:tc>
          <w:tcPr>
            <w:tcW w:w="1196" w:type="dxa"/>
            <w:vAlign w:val="center"/>
          </w:tcPr>
          <w:p>
            <w:pPr>
              <w:jc w:val="center"/>
              <w:rPr>
                <w:sz w:val="21"/>
                <w:szCs w:val="21"/>
              </w:rPr>
            </w:pPr>
            <w:r>
              <w:t>TMK166_5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angular velocity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 angular velocity</w:t>
            </w:r>
            <w:r>
              <w:t>;</w:t>
            </w:r>
          </w:p>
          <w:p>
            <w:pPr>
              <w:jc w:val="center"/>
              <w:rPr>
                <w:sz w:val="21"/>
                <w:szCs w:val="21"/>
              </w:rPr>
            </w:pPr>
            <w:r>
              <w:t>0x01:</w:t>
            </w:r>
            <w:r>
              <w:rPr>
                <w:rFonts w:hint="eastAsia"/>
              </w:rPr>
              <w:t>Saturated angular velocity</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87</w:t>
            </w:r>
          </w:p>
        </w:tc>
        <w:tc>
          <w:tcPr>
            <w:tcW w:w="999" w:type="dxa"/>
            <w:vAlign w:val="center"/>
          </w:tcPr>
          <w:p>
            <w:pPr>
              <w:jc w:val="center"/>
              <w:rPr>
                <w:sz w:val="21"/>
                <w:szCs w:val="21"/>
              </w:rPr>
            </w:pPr>
            <w:r>
              <w:t>P24W113B2</w:t>
            </w:r>
          </w:p>
        </w:tc>
        <w:tc>
          <w:tcPr>
            <w:tcW w:w="1196" w:type="dxa"/>
            <w:vAlign w:val="center"/>
          </w:tcPr>
          <w:p>
            <w:pPr>
              <w:jc w:val="center"/>
              <w:rPr>
                <w:sz w:val="21"/>
                <w:szCs w:val="21"/>
              </w:rPr>
            </w:pPr>
            <w:r>
              <w:t>TMK166_6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optical power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Optical power is normal</w:t>
            </w:r>
            <w:r>
              <w:t>;</w:t>
            </w:r>
          </w:p>
          <w:p>
            <w:pPr>
              <w:jc w:val="center"/>
              <w:rPr>
                <w:sz w:val="21"/>
                <w:szCs w:val="21"/>
              </w:rPr>
            </w:pPr>
            <w:r>
              <w:t>0x01:</w:t>
            </w:r>
            <w:r>
              <w:rPr>
                <w:rFonts w:hint="eastAsia"/>
              </w:rPr>
              <w:t>Optical power is excessive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88</w:t>
            </w:r>
          </w:p>
        </w:tc>
        <w:tc>
          <w:tcPr>
            <w:tcW w:w="999" w:type="dxa"/>
            <w:vAlign w:val="center"/>
          </w:tcPr>
          <w:p>
            <w:pPr>
              <w:jc w:val="center"/>
              <w:rPr>
                <w:sz w:val="21"/>
                <w:szCs w:val="21"/>
              </w:rPr>
            </w:pPr>
            <w:r>
              <w:t>P24W113B1</w:t>
            </w:r>
          </w:p>
        </w:tc>
        <w:tc>
          <w:tcPr>
            <w:tcW w:w="1196" w:type="dxa"/>
            <w:vAlign w:val="center"/>
          </w:tcPr>
          <w:p>
            <w:pPr>
              <w:jc w:val="center"/>
              <w:rPr>
                <w:sz w:val="21"/>
                <w:szCs w:val="21"/>
              </w:rPr>
            </w:pPr>
            <w:r>
              <w:t>TMK166_7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angular velocity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 angular velocity</w:t>
            </w:r>
            <w:r>
              <w:t>;</w:t>
            </w:r>
          </w:p>
          <w:p>
            <w:pPr>
              <w:jc w:val="center"/>
              <w:rPr>
                <w:sz w:val="21"/>
                <w:szCs w:val="21"/>
              </w:rPr>
            </w:pPr>
            <w:r>
              <w:t>0x01:</w:t>
            </w:r>
            <w:r>
              <w:rPr>
                <w:rFonts w:hint="eastAsia"/>
              </w:rPr>
              <w:t>Saturated angular velocity</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89</w:t>
            </w:r>
          </w:p>
        </w:tc>
        <w:tc>
          <w:tcPr>
            <w:tcW w:w="999" w:type="dxa"/>
            <w:vAlign w:val="center"/>
          </w:tcPr>
          <w:p>
            <w:pPr>
              <w:jc w:val="center"/>
              <w:rPr>
                <w:sz w:val="21"/>
                <w:szCs w:val="21"/>
              </w:rPr>
            </w:pPr>
            <w:r>
              <w:t>P24W113B0</w:t>
            </w:r>
          </w:p>
        </w:tc>
        <w:tc>
          <w:tcPr>
            <w:tcW w:w="1196" w:type="dxa"/>
            <w:vAlign w:val="center"/>
          </w:tcPr>
          <w:p>
            <w:pPr>
              <w:jc w:val="center"/>
              <w:rPr>
                <w:sz w:val="21"/>
                <w:szCs w:val="21"/>
              </w:rPr>
            </w:pPr>
            <w:r>
              <w:t>TMK166_8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optical power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Optical power is normal</w:t>
            </w:r>
            <w:r>
              <w:t>;</w:t>
            </w:r>
          </w:p>
          <w:p>
            <w:pPr>
              <w:jc w:val="center"/>
              <w:rPr>
                <w:sz w:val="21"/>
                <w:szCs w:val="21"/>
              </w:rPr>
            </w:pPr>
            <w:r>
              <w:t>0x01:</w:t>
            </w:r>
            <w:r>
              <w:rPr>
                <w:rFonts w:hint="eastAsia"/>
              </w:rPr>
              <w:t>Optical power is excessive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90</w:t>
            </w:r>
          </w:p>
        </w:tc>
        <w:tc>
          <w:tcPr>
            <w:tcW w:w="999" w:type="dxa"/>
            <w:vAlign w:val="center"/>
          </w:tcPr>
          <w:p>
            <w:pPr>
              <w:jc w:val="center"/>
              <w:rPr>
                <w:sz w:val="21"/>
                <w:szCs w:val="21"/>
              </w:rPr>
            </w:pPr>
            <w:r>
              <w:t>P24W114B7</w:t>
            </w:r>
          </w:p>
        </w:tc>
        <w:tc>
          <w:tcPr>
            <w:tcW w:w="1196" w:type="dxa"/>
            <w:vAlign w:val="center"/>
          </w:tcPr>
          <w:p>
            <w:pPr>
              <w:jc w:val="center"/>
              <w:rPr>
                <w:sz w:val="21"/>
                <w:szCs w:val="21"/>
              </w:rPr>
            </w:pPr>
            <w:r>
              <w:t>TMK167_1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rFonts w:hint="eastAsia" w:eastAsia="宋体"/>
                <w:sz w:val="21"/>
                <w:szCs w:val="21"/>
                <w:lang w:val="en-US" w:eastAsia="zh-CN"/>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91</w:t>
            </w:r>
          </w:p>
        </w:tc>
        <w:tc>
          <w:tcPr>
            <w:tcW w:w="999" w:type="dxa"/>
            <w:vAlign w:val="center"/>
          </w:tcPr>
          <w:p>
            <w:pPr>
              <w:jc w:val="center"/>
              <w:rPr>
                <w:sz w:val="21"/>
                <w:szCs w:val="21"/>
              </w:rPr>
            </w:pPr>
            <w:r>
              <w:t>P24W114B6</w:t>
            </w:r>
          </w:p>
        </w:tc>
        <w:tc>
          <w:tcPr>
            <w:tcW w:w="1196" w:type="dxa"/>
            <w:vAlign w:val="center"/>
          </w:tcPr>
          <w:p>
            <w:pPr>
              <w:jc w:val="center"/>
              <w:rPr>
                <w:sz w:val="21"/>
                <w:szCs w:val="21"/>
              </w:rPr>
            </w:pPr>
            <w:r>
              <w:t>TMK167_2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92</w:t>
            </w:r>
          </w:p>
        </w:tc>
        <w:tc>
          <w:tcPr>
            <w:tcW w:w="999" w:type="dxa"/>
            <w:vAlign w:val="center"/>
          </w:tcPr>
          <w:p>
            <w:pPr>
              <w:jc w:val="center"/>
              <w:rPr>
                <w:sz w:val="21"/>
                <w:szCs w:val="21"/>
              </w:rPr>
            </w:pPr>
            <w:r>
              <w:t>P24W114B5</w:t>
            </w:r>
          </w:p>
        </w:tc>
        <w:tc>
          <w:tcPr>
            <w:tcW w:w="1196" w:type="dxa"/>
            <w:vAlign w:val="center"/>
          </w:tcPr>
          <w:p>
            <w:pPr>
              <w:jc w:val="center"/>
              <w:rPr>
                <w:sz w:val="21"/>
                <w:szCs w:val="21"/>
              </w:rPr>
            </w:pPr>
            <w:r>
              <w:t>TMK167_3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93</w:t>
            </w:r>
          </w:p>
        </w:tc>
        <w:tc>
          <w:tcPr>
            <w:tcW w:w="999" w:type="dxa"/>
            <w:vAlign w:val="center"/>
          </w:tcPr>
          <w:p>
            <w:pPr>
              <w:jc w:val="center"/>
              <w:rPr>
                <w:sz w:val="21"/>
                <w:szCs w:val="21"/>
              </w:rPr>
            </w:pPr>
            <w:r>
              <w:t>P24W114B4</w:t>
            </w:r>
          </w:p>
        </w:tc>
        <w:tc>
          <w:tcPr>
            <w:tcW w:w="1196" w:type="dxa"/>
            <w:vAlign w:val="center"/>
          </w:tcPr>
          <w:p>
            <w:pPr>
              <w:jc w:val="center"/>
              <w:rPr>
                <w:sz w:val="21"/>
                <w:szCs w:val="21"/>
              </w:rPr>
            </w:pPr>
            <w:r>
              <w:t>TMK167_4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94</w:t>
            </w:r>
          </w:p>
        </w:tc>
        <w:tc>
          <w:tcPr>
            <w:tcW w:w="999" w:type="dxa"/>
            <w:vAlign w:val="center"/>
          </w:tcPr>
          <w:p>
            <w:pPr>
              <w:jc w:val="center"/>
              <w:rPr>
                <w:sz w:val="21"/>
                <w:szCs w:val="21"/>
              </w:rPr>
            </w:pPr>
            <w:r>
              <w:t>P24W114B3</w:t>
            </w:r>
          </w:p>
        </w:tc>
        <w:tc>
          <w:tcPr>
            <w:tcW w:w="1196" w:type="dxa"/>
            <w:vAlign w:val="center"/>
          </w:tcPr>
          <w:p>
            <w:pPr>
              <w:jc w:val="center"/>
              <w:rPr>
                <w:sz w:val="21"/>
                <w:szCs w:val="21"/>
              </w:rPr>
            </w:pPr>
            <w:r>
              <w:t>TMK167_5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95</w:t>
            </w:r>
          </w:p>
        </w:tc>
        <w:tc>
          <w:tcPr>
            <w:tcW w:w="999" w:type="dxa"/>
            <w:vAlign w:val="center"/>
          </w:tcPr>
          <w:p>
            <w:pPr>
              <w:jc w:val="center"/>
              <w:rPr>
                <w:sz w:val="21"/>
                <w:szCs w:val="21"/>
              </w:rPr>
            </w:pPr>
            <w:r>
              <w:t>P24W114B2</w:t>
            </w:r>
          </w:p>
        </w:tc>
        <w:tc>
          <w:tcPr>
            <w:tcW w:w="1196" w:type="dxa"/>
            <w:vAlign w:val="center"/>
          </w:tcPr>
          <w:p>
            <w:pPr>
              <w:jc w:val="center"/>
              <w:rPr>
                <w:sz w:val="21"/>
                <w:szCs w:val="21"/>
              </w:rPr>
            </w:pPr>
            <w:r>
              <w:t>TMK167_6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96</w:t>
            </w:r>
          </w:p>
        </w:tc>
        <w:tc>
          <w:tcPr>
            <w:tcW w:w="999" w:type="dxa"/>
            <w:vAlign w:val="center"/>
          </w:tcPr>
          <w:p>
            <w:pPr>
              <w:jc w:val="center"/>
              <w:rPr>
                <w:sz w:val="21"/>
                <w:szCs w:val="21"/>
              </w:rPr>
            </w:pPr>
            <w:r>
              <w:t>P24W114B1</w:t>
            </w:r>
          </w:p>
        </w:tc>
        <w:tc>
          <w:tcPr>
            <w:tcW w:w="1196" w:type="dxa"/>
            <w:vAlign w:val="center"/>
          </w:tcPr>
          <w:p>
            <w:pPr>
              <w:jc w:val="center"/>
              <w:rPr>
                <w:sz w:val="21"/>
                <w:szCs w:val="21"/>
              </w:rPr>
            </w:pPr>
            <w:r>
              <w:t>TMK167_7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97</w:t>
            </w:r>
          </w:p>
        </w:tc>
        <w:tc>
          <w:tcPr>
            <w:tcW w:w="999" w:type="dxa"/>
            <w:vAlign w:val="center"/>
          </w:tcPr>
          <w:p>
            <w:pPr>
              <w:jc w:val="center"/>
              <w:rPr>
                <w:sz w:val="21"/>
                <w:szCs w:val="21"/>
              </w:rPr>
            </w:pPr>
            <w:r>
              <w:t>P24W114B0</w:t>
            </w:r>
          </w:p>
        </w:tc>
        <w:tc>
          <w:tcPr>
            <w:tcW w:w="1196" w:type="dxa"/>
            <w:vAlign w:val="center"/>
          </w:tcPr>
          <w:p>
            <w:pPr>
              <w:jc w:val="center"/>
              <w:rPr>
                <w:sz w:val="21"/>
                <w:szCs w:val="21"/>
              </w:rPr>
            </w:pPr>
            <w:r>
              <w:t>TMK167_8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98</w:t>
            </w:r>
          </w:p>
        </w:tc>
        <w:tc>
          <w:tcPr>
            <w:tcW w:w="999" w:type="dxa"/>
            <w:vAlign w:val="center"/>
          </w:tcPr>
          <w:p>
            <w:pPr>
              <w:jc w:val="center"/>
              <w:rPr>
                <w:sz w:val="21"/>
                <w:szCs w:val="21"/>
              </w:rPr>
            </w:pPr>
            <w:r>
              <w:t>P24W115B7</w:t>
            </w:r>
          </w:p>
        </w:tc>
        <w:tc>
          <w:tcPr>
            <w:tcW w:w="1196" w:type="dxa"/>
            <w:vAlign w:val="center"/>
          </w:tcPr>
          <w:p>
            <w:pPr>
              <w:jc w:val="center"/>
              <w:rPr>
                <w:sz w:val="21"/>
                <w:szCs w:val="21"/>
              </w:rPr>
            </w:pPr>
            <w:r>
              <w:t>TMK168_1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99</w:t>
            </w:r>
          </w:p>
        </w:tc>
        <w:tc>
          <w:tcPr>
            <w:tcW w:w="999" w:type="dxa"/>
            <w:vAlign w:val="center"/>
          </w:tcPr>
          <w:p>
            <w:pPr>
              <w:jc w:val="center"/>
              <w:rPr>
                <w:sz w:val="21"/>
                <w:szCs w:val="21"/>
              </w:rPr>
            </w:pPr>
            <w:r>
              <w:t>P24W115B6</w:t>
            </w:r>
          </w:p>
        </w:tc>
        <w:tc>
          <w:tcPr>
            <w:tcW w:w="1196" w:type="dxa"/>
            <w:vAlign w:val="center"/>
          </w:tcPr>
          <w:p>
            <w:pPr>
              <w:jc w:val="center"/>
              <w:rPr>
                <w:sz w:val="21"/>
                <w:szCs w:val="21"/>
              </w:rPr>
            </w:pPr>
            <w:r>
              <w:t>TMK168_2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100</w:t>
            </w:r>
          </w:p>
        </w:tc>
        <w:tc>
          <w:tcPr>
            <w:tcW w:w="999" w:type="dxa"/>
            <w:vAlign w:val="center"/>
          </w:tcPr>
          <w:p>
            <w:pPr>
              <w:jc w:val="center"/>
              <w:rPr>
                <w:sz w:val="21"/>
                <w:szCs w:val="21"/>
              </w:rPr>
            </w:pPr>
            <w:r>
              <w:t>P24W115B5</w:t>
            </w:r>
          </w:p>
        </w:tc>
        <w:tc>
          <w:tcPr>
            <w:tcW w:w="1196" w:type="dxa"/>
            <w:vAlign w:val="center"/>
          </w:tcPr>
          <w:p>
            <w:pPr>
              <w:jc w:val="center"/>
              <w:rPr>
                <w:sz w:val="21"/>
                <w:szCs w:val="21"/>
              </w:rPr>
            </w:pPr>
            <w:r>
              <w:t>TMK168_3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101</w:t>
            </w:r>
          </w:p>
        </w:tc>
        <w:tc>
          <w:tcPr>
            <w:tcW w:w="999" w:type="dxa"/>
            <w:vAlign w:val="center"/>
          </w:tcPr>
          <w:p>
            <w:pPr>
              <w:jc w:val="center"/>
              <w:rPr>
                <w:sz w:val="21"/>
                <w:szCs w:val="21"/>
              </w:rPr>
            </w:pPr>
            <w:r>
              <w:t>P24W115B4</w:t>
            </w:r>
          </w:p>
        </w:tc>
        <w:tc>
          <w:tcPr>
            <w:tcW w:w="1196" w:type="dxa"/>
            <w:vAlign w:val="center"/>
          </w:tcPr>
          <w:p>
            <w:pPr>
              <w:jc w:val="center"/>
              <w:rPr>
                <w:sz w:val="21"/>
                <w:szCs w:val="21"/>
              </w:rPr>
            </w:pPr>
            <w:r>
              <w:t>TMK168_4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102</w:t>
            </w:r>
          </w:p>
        </w:tc>
        <w:tc>
          <w:tcPr>
            <w:tcW w:w="999" w:type="dxa"/>
            <w:vAlign w:val="center"/>
          </w:tcPr>
          <w:p>
            <w:pPr>
              <w:jc w:val="center"/>
              <w:rPr>
                <w:sz w:val="21"/>
                <w:szCs w:val="21"/>
              </w:rPr>
            </w:pPr>
            <w:r>
              <w:t>P24W115B3</w:t>
            </w:r>
          </w:p>
        </w:tc>
        <w:tc>
          <w:tcPr>
            <w:tcW w:w="1196" w:type="dxa"/>
            <w:vAlign w:val="center"/>
          </w:tcPr>
          <w:p>
            <w:pPr>
              <w:jc w:val="center"/>
              <w:rPr>
                <w:sz w:val="21"/>
                <w:szCs w:val="21"/>
              </w:rPr>
            </w:pPr>
            <w:r>
              <w:t>TMK168_5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X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103</w:t>
            </w:r>
          </w:p>
        </w:tc>
        <w:tc>
          <w:tcPr>
            <w:tcW w:w="999" w:type="dxa"/>
            <w:vAlign w:val="center"/>
          </w:tcPr>
          <w:p>
            <w:pPr>
              <w:jc w:val="center"/>
              <w:rPr>
                <w:sz w:val="21"/>
                <w:szCs w:val="21"/>
              </w:rPr>
            </w:pPr>
            <w:r>
              <w:t>P24W115B2</w:t>
            </w:r>
          </w:p>
        </w:tc>
        <w:tc>
          <w:tcPr>
            <w:tcW w:w="1196" w:type="dxa"/>
            <w:vAlign w:val="center"/>
          </w:tcPr>
          <w:p>
            <w:pPr>
              <w:jc w:val="center"/>
              <w:rPr>
                <w:sz w:val="21"/>
                <w:szCs w:val="21"/>
              </w:rPr>
            </w:pPr>
            <w:r>
              <w:t>TMK168_6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Y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104</w:t>
            </w:r>
          </w:p>
        </w:tc>
        <w:tc>
          <w:tcPr>
            <w:tcW w:w="999" w:type="dxa"/>
            <w:vAlign w:val="center"/>
          </w:tcPr>
          <w:p>
            <w:pPr>
              <w:jc w:val="center"/>
              <w:rPr>
                <w:sz w:val="21"/>
                <w:szCs w:val="21"/>
              </w:rPr>
            </w:pPr>
            <w:r>
              <w:t>P24W115B1</w:t>
            </w:r>
          </w:p>
        </w:tc>
        <w:tc>
          <w:tcPr>
            <w:tcW w:w="1196" w:type="dxa"/>
            <w:vAlign w:val="center"/>
          </w:tcPr>
          <w:p>
            <w:pPr>
              <w:jc w:val="center"/>
              <w:rPr>
                <w:sz w:val="21"/>
                <w:szCs w:val="21"/>
              </w:rPr>
            </w:pPr>
            <w:r>
              <w:t>TMK168_7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torque Z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105</w:t>
            </w:r>
          </w:p>
        </w:tc>
        <w:tc>
          <w:tcPr>
            <w:tcW w:w="999" w:type="dxa"/>
            <w:vAlign w:val="center"/>
          </w:tcPr>
          <w:p>
            <w:pPr>
              <w:jc w:val="center"/>
              <w:rPr>
                <w:sz w:val="21"/>
                <w:szCs w:val="21"/>
              </w:rPr>
            </w:pPr>
            <w:r>
              <w:t>P24W115B0</w:t>
            </w:r>
          </w:p>
        </w:tc>
        <w:tc>
          <w:tcPr>
            <w:tcW w:w="1196" w:type="dxa"/>
            <w:vAlign w:val="center"/>
          </w:tcPr>
          <w:p>
            <w:pPr>
              <w:jc w:val="center"/>
              <w:rPr>
                <w:sz w:val="21"/>
                <w:szCs w:val="21"/>
              </w:rPr>
            </w:pPr>
            <w:r>
              <w:t>TMK168_8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On-chip sun sensor(DSS) power-on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106</w:t>
            </w:r>
          </w:p>
        </w:tc>
        <w:tc>
          <w:tcPr>
            <w:tcW w:w="999" w:type="dxa"/>
            <w:vAlign w:val="center"/>
          </w:tcPr>
          <w:p>
            <w:pPr>
              <w:jc w:val="center"/>
              <w:rPr>
                <w:sz w:val="21"/>
                <w:szCs w:val="21"/>
              </w:rPr>
            </w:pPr>
            <w:r>
              <w:t>P24W116B7</w:t>
            </w:r>
          </w:p>
        </w:tc>
        <w:tc>
          <w:tcPr>
            <w:tcW w:w="1196" w:type="dxa"/>
            <w:vAlign w:val="center"/>
          </w:tcPr>
          <w:p>
            <w:pPr>
              <w:jc w:val="center"/>
              <w:rPr>
                <w:sz w:val="21"/>
                <w:szCs w:val="21"/>
              </w:rPr>
            </w:pPr>
            <w:r>
              <w:t>TMK169_1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 power-on reset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w:t>
            </w:r>
            <w:r>
              <w:rPr>
                <w:rFonts w:hint="eastAsia"/>
                <w:lang w:val="en-US" w:eastAsia="zh-CN"/>
              </w:rPr>
              <w:t>n</w:t>
            </w:r>
            <w:r>
              <w:t>;</w:t>
            </w:r>
          </w:p>
          <w:p>
            <w:pPr>
              <w:jc w:val="center"/>
              <w:rPr>
                <w:rFonts w:hint="default" w:eastAsia="宋体"/>
                <w:sz w:val="21"/>
                <w:szCs w:val="21"/>
                <w:lang w:val="en-US" w:eastAsia="zh-CN"/>
              </w:rPr>
            </w:pPr>
            <w:r>
              <w:t>0x01:</w:t>
            </w:r>
            <w:r>
              <w:rPr>
                <w:rFonts w:hint="eastAsia"/>
                <w:lang w:val="en-US" w:eastAsia="zh-CN"/>
              </w:rPr>
              <w:t>Reset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107</w:t>
            </w:r>
          </w:p>
        </w:tc>
        <w:tc>
          <w:tcPr>
            <w:tcW w:w="999" w:type="dxa"/>
            <w:vAlign w:val="center"/>
          </w:tcPr>
          <w:p>
            <w:pPr>
              <w:jc w:val="center"/>
              <w:rPr>
                <w:sz w:val="21"/>
                <w:szCs w:val="21"/>
              </w:rPr>
            </w:pPr>
            <w:r>
              <w:t>P24W116B6</w:t>
            </w:r>
          </w:p>
        </w:tc>
        <w:tc>
          <w:tcPr>
            <w:tcW w:w="1196" w:type="dxa"/>
            <w:vAlign w:val="center"/>
          </w:tcPr>
          <w:p>
            <w:pPr>
              <w:jc w:val="center"/>
              <w:rPr>
                <w:sz w:val="21"/>
                <w:szCs w:val="21"/>
              </w:rPr>
            </w:pPr>
            <w:r>
              <w:t>TMK169_2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Frame0_continuous reset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The number of consecutive resets is less than or equal to 5</w:t>
            </w:r>
            <w:r>
              <w:t>;</w:t>
            </w:r>
          </w:p>
          <w:p>
            <w:pPr>
              <w:jc w:val="center"/>
              <w:rPr>
                <w:sz w:val="21"/>
                <w:szCs w:val="21"/>
              </w:rPr>
            </w:pPr>
            <w:r>
              <w:t>0x01:</w:t>
            </w:r>
            <w:r>
              <w:rPr>
                <w:rFonts w:hint="eastAsia"/>
              </w:rPr>
              <w:t>The number of consecutive resets is more than 5</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108</w:t>
            </w:r>
          </w:p>
        </w:tc>
        <w:tc>
          <w:tcPr>
            <w:tcW w:w="999" w:type="dxa"/>
            <w:vAlign w:val="center"/>
          </w:tcPr>
          <w:p>
            <w:pPr>
              <w:jc w:val="center"/>
              <w:rPr>
                <w:sz w:val="21"/>
                <w:szCs w:val="21"/>
              </w:rPr>
            </w:pPr>
            <w:r>
              <w:t>P24W116B5</w:t>
            </w:r>
          </w:p>
        </w:tc>
        <w:tc>
          <w:tcPr>
            <w:tcW w:w="1196" w:type="dxa"/>
            <w:vAlign w:val="center"/>
          </w:tcPr>
          <w:p>
            <w:pPr>
              <w:jc w:val="center"/>
              <w:rPr>
                <w:sz w:val="21"/>
                <w:szCs w:val="21"/>
              </w:rPr>
            </w:pPr>
            <w:r>
              <w:t>TMK169_3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 program loading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Valid</w:t>
            </w:r>
            <w:r>
              <w:t>;</w:t>
            </w:r>
          </w:p>
          <w:p>
            <w:pPr>
              <w:jc w:val="center"/>
              <w:rPr>
                <w:rFonts w:hint="default" w:eastAsia="宋体"/>
                <w:sz w:val="21"/>
                <w:szCs w:val="21"/>
                <w:lang w:val="en-US" w:eastAsia="zh-CN"/>
              </w:rPr>
            </w:pPr>
            <w:r>
              <w:t>0x01:</w:t>
            </w:r>
            <w:r>
              <w:rPr>
                <w:rFonts w:hint="eastAsia"/>
                <w:lang w:val="en-US" w:eastAsia="zh-CN"/>
              </w:rPr>
              <w:t>Invalid</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109</w:t>
            </w:r>
          </w:p>
        </w:tc>
        <w:tc>
          <w:tcPr>
            <w:tcW w:w="999" w:type="dxa"/>
            <w:vAlign w:val="center"/>
          </w:tcPr>
          <w:p>
            <w:pPr>
              <w:jc w:val="center"/>
              <w:rPr>
                <w:sz w:val="21"/>
                <w:szCs w:val="21"/>
              </w:rPr>
            </w:pPr>
            <w:r>
              <w:t>P24W116B4~B2</w:t>
            </w:r>
          </w:p>
        </w:tc>
        <w:tc>
          <w:tcPr>
            <w:tcW w:w="1196" w:type="dxa"/>
            <w:vAlign w:val="center"/>
          </w:tcPr>
          <w:p>
            <w:pPr>
              <w:jc w:val="center"/>
              <w:rPr>
                <w:sz w:val="21"/>
                <w:szCs w:val="21"/>
              </w:rPr>
            </w:pPr>
            <w:r>
              <w:t>TMK169_4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 control task timeouts</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110</w:t>
            </w:r>
          </w:p>
        </w:tc>
        <w:tc>
          <w:tcPr>
            <w:tcW w:w="999" w:type="dxa"/>
            <w:vAlign w:val="center"/>
          </w:tcPr>
          <w:p>
            <w:pPr>
              <w:jc w:val="center"/>
              <w:rPr>
                <w:sz w:val="21"/>
                <w:szCs w:val="21"/>
              </w:rPr>
            </w:pPr>
            <w:r>
              <w:t>P24W116B1~W117B7</w:t>
            </w:r>
          </w:p>
        </w:tc>
        <w:tc>
          <w:tcPr>
            <w:tcW w:w="1196" w:type="dxa"/>
            <w:vAlign w:val="center"/>
          </w:tcPr>
          <w:p>
            <w:pPr>
              <w:jc w:val="center"/>
              <w:rPr>
                <w:sz w:val="21"/>
                <w:szCs w:val="21"/>
              </w:rPr>
            </w:pPr>
            <w:r>
              <w:t>TMK169_5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Frame0_Alternate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111</w:t>
            </w:r>
          </w:p>
        </w:tc>
        <w:tc>
          <w:tcPr>
            <w:tcW w:w="999" w:type="dxa"/>
            <w:vAlign w:val="center"/>
          </w:tcPr>
          <w:p>
            <w:pPr>
              <w:jc w:val="center"/>
              <w:rPr>
                <w:sz w:val="21"/>
                <w:szCs w:val="21"/>
              </w:rPr>
            </w:pPr>
            <w:r>
              <w:t>P24W117B6</w:t>
            </w:r>
          </w:p>
        </w:tc>
        <w:tc>
          <w:tcPr>
            <w:tcW w:w="1196" w:type="dxa"/>
            <w:vAlign w:val="center"/>
          </w:tcPr>
          <w:p>
            <w:pPr>
              <w:jc w:val="center"/>
              <w:rPr>
                <w:sz w:val="21"/>
                <w:szCs w:val="21"/>
              </w:rPr>
            </w:pPr>
            <w:r>
              <w:t>TMK169_6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Frame0_accumulation and status flags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Correct</w:t>
            </w:r>
            <w:r>
              <w:t>;</w:t>
            </w:r>
          </w:p>
          <w:p>
            <w:pPr>
              <w:jc w:val="center"/>
              <w:rPr>
                <w:rFonts w:hint="default" w:eastAsia="宋体"/>
                <w:lang w:val="en-US" w:eastAsia="zh-CN"/>
              </w:rPr>
            </w:pPr>
            <w:r>
              <w:t>0x01:</w:t>
            </w:r>
            <w:r>
              <w:rPr>
                <w:rFonts w:hint="eastAsia"/>
                <w:lang w:val="en-US" w:eastAsia="zh-CN"/>
              </w:rPr>
              <w:t>Incorrect</w:t>
            </w:r>
          </w:p>
          <w:p>
            <w:pPr>
              <w:jc w:val="center"/>
            </w:pP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112</w:t>
            </w:r>
          </w:p>
        </w:tc>
        <w:tc>
          <w:tcPr>
            <w:tcW w:w="999" w:type="dxa"/>
            <w:vAlign w:val="center"/>
          </w:tcPr>
          <w:p>
            <w:pPr>
              <w:jc w:val="center"/>
              <w:rPr>
                <w:sz w:val="21"/>
                <w:szCs w:val="21"/>
              </w:rPr>
            </w:pPr>
            <w:r>
              <w:t>P24W117B5~B3</w:t>
            </w:r>
          </w:p>
        </w:tc>
        <w:tc>
          <w:tcPr>
            <w:tcW w:w="1196" w:type="dxa"/>
            <w:vAlign w:val="center"/>
          </w:tcPr>
          <w:p>
            <w:pPr>
              <w:jc w:val="center"/>
              <w:rPr>
                <w:sz w:val="21"/>
                <w:szCs w:val="21"/>
              </w:rPr>
            </w:pPr>
            <w:r>
              <w:t>TMK169_7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Frame0_Alternate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113</w:t>
            </w:r>
          </w:p>
        </w:tc>
        <w:tc>
          <w:tcPr>
            <w:tcW w:w="999" w:type="dxa"/>
            <w:vAlign w:val="center"/>
          </w:tcPr>
          <w:p>
            <w:pPr>
              <w:jc w:val="center"/>
              <w:rPr>
                <w:sz w:val="21"/>
                <w:szCs w:val="21"/>
              </w:rPr>
            </w:pPr>
            <w:r>
              <w:t>P24W117B5</w:t>
            </w:r>
          </w:p>
        </w:tc>
        <w:tc>
          <w:tcPr>
            <w:tcW w:w="1196" w:type="dxa"/>
            <w:vAlign w:val="center"/>
          </w:tcPr>
          <w:p>
            <w:pPr>
              <w:jc w:val="center"/>
              <w:rPr>
                <w:sz w:val="21"/>
                <w:szCs w:val="21"/>
              </w:rPr>
            </w:pPr>
            <w:r>
              <w:t>TMK169_D21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program area 1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sz w:val="21"/>
                <w:szCs w:val="21"/>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114</w:t>
            </w:r>
          </w:p>
        </w:tc>
        <w:tc>
          <w:tcPr>
            <w:tcW w:w="999" w:type="dxa"/>
            <w:vAlign w:val="center"/>
          </w:tcPr>
          <w:p>
            <w:pPr>
              <w:jc w:val="center"/>
              <w:rPr>
                <w:sz w:val="21"/>
                <w:szCs w:val="21"/>
              </w:rPr>
            </w:pPr>
            <w:r>
              <w:t>P24W117B4</w:t>
            </w:r>
          </w:p>
        </w:tc>
        <w:tc>
          <w:tcPr>
            <w:tcW w:w="1196" w:type="dxa"/>
            <w:vAlign w:val="center"/>
          </w:tcPr>
          <w:p>
            <w:pPr>
              <w:jc w:val="center"/>
              <w:rPr>
                <w:sz w:val="21"/>
                <w:szCs w:val="21"/>
              </w:rPr>
            </w:pPr>
            <w:r>
              <w:t>TMK169_D20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program area 2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sz w:val="21"/>
                <w:szCs w:val="21"/>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115</w:t>
            </w:r>
          </w:p>
        </w:tc>
        <w:tc>
          <w:tcPr>
            <w:tcW w:w="999" w:type="dxa"/>
            <w:vAlign w:val="center"/>
          </w:tcPr>
          <w:p>
            <w:pPr>
              <w:jc w:val="center"/>
              <w:rPr>
                <w:sz w:val="21"/>
                <w:szCs w:val="21"/>
              </w:rPr>
            </w:pPr>
            <w:r>
              <w:t>P24W117B3</w:t>
            </w:r>
          </w:p>
        </w:tc>
        <w:tc>
          <w:tcPr>
            <w:tcW w:w="1196" w:type="dxa"/>
            <w:vAlign w:val="center"/>
          </w:tcPr>
          <w:p>
            <w:pPr>
              <w:jc w:val="center"/>
              <w:rPr>
                <w:sz w:val="21"/>
                <w:szCs w:val="21"/>
              </w:rPr>
            </w:pPr>
            <w:r>
              <w:t>TMK169_D19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program area 3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sz w:val="21"/>
                <w:szCs w:val="21"/>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116</w:t>
            </w:r>
          </w:p>
        </w:tc>
        <w:tc>
          <w:tcPr>
            <w:tcW w:w="999" w:type="dxa"/>
            <w:vAlign w:val="center"/>
          </w:tcPr>
          <w:p>
            <w:pPr>
              <w:jc w:val="center"/>
              <w:rPr>
                <w:sz w:val="21"/>
                <w:szCs w:val="21"/>
              </w:rPr>
            </w:pPr>
            <w:r>
              <w:t>P24W117B2</w:t>
            </w:r>
          </w:p>
        </w:tc>
        <w:tc>
          <w:tcPr>
            <w:tcW w:w="1196" w:type="dxa"/>
            <w:vAlign w:val="center"/>
          </w:tcPr>
          <w:p>
            <w:pPr>
              <w:jc w:val="center"/>
              <w:rPr>
                <w:sz w:val="21"/>
                <w:szCs w:val="21"/>
              </w:rPr>
            </w:pPr>
            <w:r>
              <w:t>TMK169_8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Frame0_RAM status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RAM is normal</w:t>
            </w:r>
            <w:r>
              <w:t>;</w:t>
            </w:r>
          </w:p>
          <w:p>
            <w:pPr>
              <w:jc w:val="center"/>
              <w:rPr>
                <w:sz w:val="21"/>
                <w:szCs w:val="21"/>
              </w:rPr>
            </w:pPr>
            <w:r>
              <w:t>0x01:</w:t>
            </w:r>
            <w:r>
              <w:rPr>
                <w:rFonts w:hint="eastAsia"/>
              </w:rPr>
              <w:t>RAM is 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117</w:t>
            </w:r>
          </w:p>
        </w:tc>
        <w:tc>
          <w:tcPr>
            <w:tcW w:w="999" w:type="dxa"/>
            <w:vAlign w:val="center"/>
          </w:tcPr>
          <w:p>
            <w:pPr>
              <w:jc w:val="center"/>
              <w:rPr>
                <w:sz w:val="21"/>
                <w:szCs w:val="21"/>
              </w:rPr>
            </w:pPr>
            <w:r>
              <w:t>P24W117B1~W118B6</w:t>
            </w:r>
          </w:p>
        </w:tc>
        <w:tc>
          <w:tcPr>
            <w:tcW w:w="1196" w:type="dxa"/>
            <w:vAlign w:val="center"/>
          </w:tcPr>
          <w:p>
            <w:pPr>
              <w:jc w:val="center"/>
              <w:rPr>
                <w:sz w:val="21"/>
                <w:szCs w:val="21"/>
              </w:rPr>
            </w:pPr>
            <w:r>
              <w:t>TMK169_9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Single-particle flipping number single error</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118</w:t>
            </w:r>
          </w:p>
        </w:tc>
        <w:tc>
          <w:tcPr>
            <w:tcW w:w="999" w:type="dxa"/>
            <w:vAlign w:val="center"/>
          </w:tcPr>
          <w:p>
            <w:pPr>
              <w:jc w:val="center"/>
              <w:rPr>
                <w:sz w:val="21"/>
                <w:szCs w:val="21"/>
              </w:rPr>
            </w:pPr>
            <w:r>
              <w:t>P24W118B5~B4</w:t>
            </w:r>
          </w:p>
        </w:tc>
        <w:tc>
          <w:tcPr>
            <w:tcW w:w="1196" w:type="dxa"/>
            <w:vAlign w:val="center"/>
          </w:tcPr>
          <w:p>
            <w:pPr>
              <w:jc w:val="center"/>
              <w:rPr>
                <w:sz w:val="21"/>
                <w:szCs w:val="21"/>
              </w:rPr>
            </w:pPr>
            <w:r>
              <w:t>TMK169_10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Single-particle flipping number double error</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119</w:t>
            </w:r>
          </w:p>
        </w:tc>
        <w:tc>
          <w:tcPr>
            <w:tcW w:w="999" w:type="dxa"/>
            <w:vAlign w:val="center"/>
          </w:tcPr>
          <w:p>
            <w:pPr>
              <w:jc w:val="center"/>
              <w:rPr>
                <w:sz w:val="21"/>
                <w:szCs w:val="21"/>
              </w:rPr>
            </w:pPr>
            <w:r>
              <w:t>P24W118B3</w:t>
            </w:r>
          </w:p>
        </w:tc>
        <w:tc>
          <w:tcPr>
            <w:tcW w:w="1196" w:type="dxa"/>
            <w:vAlign w:val="center"/>
          </w:tcPr>
          <w:p>
            <w:pPr>
              <w:jc w:val="center"/>
              <w:rPr>
                <w:sz w:val="21"/>
                <w:szCs w:val="21"/>
              </w:rPr>
            </w:pPr>
            <w:r>
              <w:t>TMK169_11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area total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rFonts w:ascii="Times New Roman" w:hAnsi="Times New Roman" w:eastAsia="宋体" w:cs="Times New Roman"/>
                <w:kern w:val="2"/>
                <w:sz w:val="21"/>
                <w:szCs w:val="21"/>
                <w:lang w:val="en-US" w:eastAsia="zh-CN" w:bidi="ar-SA"/>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120</w:t>
            </w:r>
          </w:p>
        </w:tc>
        <w:tc>
          <w:tcPr>
            <w:tcW w:w="999" w:type="dxa"/>
            <w:vAlign w:val="center"/>
          </w:tcPr>
          <w:p>
            <w:pPr>
              <w:jc w:val="center"/>
              <w:rPr>
                <w:sz w:val="21"/>
                <w:szCs w:val="21"/>
              </w:rPr>
            </w:pPr>
            <w:r>
              <w:t>P24W118B2~B0</w:t>
            </w:r>
          </w:p>
        </w:tc>
        <w:tc>
          <w:tcPr>
            <w:tcW w:w="1196" w:type="dxa"/>
            <w:vAlign w:val="center"/>
          </w:tcPr>
          <w:p>
            <w:pPr>
              <w:jc w:val="center"/>
              <w:rPr>
                <w:sz w:val="21"/>
                <w:szCs w:val="21"/>
              </w:rPr>
            </w:pPr>
            <w:r>
              <w:t>TMK169_12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area 1 error count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121</w:t>
            </w:r>
          </w:p>
        </w:tc>
        <w:tc>
          <w:tcPr>
            <w:tcW w:w="999" w:type="dxa"/>
            <w:vAlign w:val="center"/>
          </w:tcPr>
          <w:p>
            <w:pPr>
              <w:jc w:val="center"/>
              <w:rPr>
                <w:sz w:val="21"/>
                <w:szCs w:val="21"/>
              </w:rPr>
            </w:pPr>
            <w:r>
              <w:t>P24W119B7~B5</w:t>
            </w:r>
          </w:p>
        </w:tc>
        <w:tc>
          <w:tcPr>
            <w:tcW w:w="1196" w:type="dxa"/>
            <w:vAlign w:val="center"/>
          </w:tcPr>
          <w:p>
            <w:pPr>
              <w:jc w:val="center"/>
              <w:rPr>
                <w:sz w:val="21"/>
                <w:szCs w:val="21"/>
              </w:rPr>
            </w:pPr>
            <w:r>
              <w:t>TMK169_13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area 2 error count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122</w:t>
            </w:r>
          </w:p>
        </w:tc>
        <w:tc>
          <w:tcPr>
            <w:tcW w:w="999" w:type="dxa"/>
            <w:vAlign w:val="center"/>
          </w:tcPr>
          <w:p>
            <w:pPr>
              <w:jc w:val="center"/>
              <w:rPr>
                <w:sz w:val="21"/>
                <w:szCs w:val="21"/>
              </w:rPr>
            </w:pPr>
            <w:r>
              <w:t>P24W119B4~B2</w:t>
            </w:r>
          </w:p>
        </w:tc>
        <w:tc>
          <w:tcPr>
            <w:tcW w:w="1196" w:type="dxa"/>
            <w:vAlign w:val="center"/>
          </w:tcPr>
          <w:p>
            <w:pPr>
              <w:jc w:val="center"/>
              <w:rPr>
                <w:sz w:val="21"/>
                <w:szCs w:val="21"/>
              </w:rPr>
            </w:pPr>
            <w:r>
              <w:t>TMK169_14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FLASH non-boot area 3 error count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123</w:t>
            </w:r>
          </w:p>
        </w:tc>
        <w:tc>
          <w:tcPr>
            <w:tcW w:w="999" w:type="dxa"/>
            <w:vAlign w:val="center"/>
          </w:tcPr>
          <w:p>
            <w:pPr>
              <w:jc w:val="center"/>
              <w:rPr>
                <w:sz w:val="21"/>
                <w:szCs w:val="21"/>
              </w:rPr>
            </w:pPr>
            <w:r>
              <w:t>P24W119B1~B0</w:t>
            </w:r>
          </w:p>
        </w:tc>
        <w:tc>
          <w:tcPr>
            <w:tcW w:w="1196" w:type="dxa"/>
            <w:vAlign w:val="center"/>
          </w:tcPr>
          <w:p>
            <w:pPr>
              <w:jc w:val="center"/>
              <w:rPr>
                <w:sz w:val="21"/>
                <w:szCs w:val="21"/>
              </w:rPr>
            </w:pPr>
            <w:r>
              <w:t>TMK169_15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Software active reset cumulative count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124</w:t>
            </w:r>
          </w:p>
        </w:tc>
        <w:tc>
          <w:tcPr>
            <w:tcW w:w="999" w:type="dxa"/>
            <w:vAlign w:val="center"/>
          </w:tcPr>
          <w:p>
            <w:pPr>
              <w:jc w:val="center"/>
              <w:rPr>
                <w:sz w:val="21"/>
                <w:szCs w:val="21"/>
              </w:rPr>
            </w:pPr>
            <w:r>
              <w:t>P24W120B7~B3</w:t>
            </w:r>
          </w:p>
        </w:tc>
        <w:tc>
          <w:tcPr>
            <w:tcW w:w="1196" w:type="dxa"/>
            <w:vAlign w:val="center"/>
          </w:tcPr>
          <w:p>
            <w:pPr>
              <w:jc w:val="center"/>
              <w:rPr>
                <w:sz w:val="21"/>
                <w:szCs w:val="21"/>
              </w:rPr>
            </w:pPr>
            <w:r>
              <w:t>TMK170_1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 control task running time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rFonts w:hint="eastAsia"/>
              </w:rPr>
            </w:pPr>
            <w:r>
              <w:rPr>
                <w:rFonts w:hint="eastAsia"/>
              </w:rPr>
              <w:t>0x00: Between 0ms and 10ms;</w:t>
            </w:r>
          </w:p>
          <w:p>
            <w:pPr>
              <w:jc w:val="center"/>
              <w:rPr>
                <w:rFonts w:hint="eastAsia"/>
              </w:rPr>
            </w:pPr>
            <w:r>
              <w:rPr>
                <w:rFonts w:hint="eastAsia"/>
              </w:rPr>
              <w:t>0x01: Between  10ms and 20ms;</w:t>
            </w:r>
          </w:p>
          <w:p>
            <w:pPr>
              <w:jc w:val="center"/>
              <w:rPr>
                <w:rFonts w:hint="eastAsia"/>
              </w:rPr>
            </w:pPr>
            <w:r>
              <w:rPr>
                <w:rFonts w:hint="eastAsia"/>
              </w:rPr>
              <w:t>0x02: Between 20ms and 30ms;</w:t>
            </w:r>
          </w:p>
          <w:p>
            <w:pPr>
              <w:jc w:val="center"/>
              <w:rPr>
                <w:rFonts w:hint="eastAsia"/>
              </w:rPr>
            </w:pPr>
            <w:r>
              <w:rPr>
                <w:rFonts w:hint="eastAsia"/>
              </w:rPr>
              <w:t>0x03: Between 30ms and 40ms;</w:t>
            </w:r>
          </w:p>
          <w:p>
            <w:pPr>
              <w:jc w:val="center"/>
              <w:rPr>
                <w:rFonts w:hint="eastAsia"/>
              </w:rPr>
            </w:pPr>
            <w:r>
              <w:rPr>
                <w:rFonts w:hint="eastAsia"/>
              </w:rPr>
              <w:t>0x04: Between 40ms and 50ms;</w:t>
            </w:r>
          </w:p>
          <w:p>
            <w:pPr>
              <w:jc w:val="center"/>
              <w:rPr>
                <w:rFonts w:hint="eastAsia"/>
              </w:rPr>
            </w:pPr>
            <w:r>
              <w:rPr>
                <w:rFonts w:hint="eastAsia"/>
              </w:rPr>
              <w:t>0x05: Between 50ms and 60ms;</w:t>
            </w:r>
          </w:p>
          <w:p>
            <w:pPr>
              <w:jc w:val="center"/>
              <w:rPr>
                <w:rFonts w:hint="eastAsia"/>
              </w:rPr>
            </w:pPr>
            <w:r>
              <w:rPr>
                <w:rFonts w:hint="eastAsia"/>
              </w:rPr>
              <w:t>0x06: Between 60ms and 70ms;</w:t>
            </w:r>
          </w:p>
          <w:p>
            <w:pPr>
              <w:jc w:val="center"/>
              <w:rPr>
                <w:rFonts w:hint="eastAsia"/>
              </w:rPr>
            </w:pPr>
            <w:r>
              <w:rPr>
                <w:rFonts w:hint="eastAsia"/>
              </w:rPr>
              <w:t>0x07: Between 70ms and 80ms;</w:t>
            </w:r>
          </w:p>
          <w:p>
            <w:pPr>
              <w:jc w:val="center"/>
              <w:rPr>
                <w:rFonts w:hint="eastAsia"/>
              </w:rPr>
            </w:pPr>
            <w:r>
              <w:rPr>
                <w:rFonts w:hint="eastAsia"/>
              </w:rPr>
              <w:t>0x08: Between 80ms and 90ms;</w:t>
            </w:r>
          </w:p>
          <w:p>
            <w:pPr>
              <w:jc w:val="center"/>
              <w:rPr>
                <w:rFonts w:hint="eastAsia"/>
              </w:rPr>
            </w:pPr>
            <w:r>
              <w:rPr>
                <w:rFonts w:hint="eastAsia"/>
              </w:rPr>
              <w:t>0x09: Between 90ms and 100ms;</w:t>
            </w:r>
          </w:p>
          <w:p>
            <w:pPr>
              <w:jc w:val="center"/>
              <w:rPr>
                <w:rFonts w:hint="eastAsia"/>
              </w:rPr>
            </w:pPr>
            <w:r>
              <w:rPr>
                <w:rFonts w:hint="eastAsia"/>
              </w:rPr>
              <w:t>0x0A: Between 100ms and 110ms;</w:t>
            </w:r>
          </w:p>
          <w:p>
            <w:pPr>
              <w:jc w:val="center"/>
              <w:rPr>
                <w:rFonts w:hint="eastAsia"/>
              </w:rPr>
            </w:pPr>
            <w:r>
              <w:rPr>
                <w:rFonts w:hint="eastAsia"/>
              </w:rPr>
              <w:t>0x0B: Between 110ms and 120ms;</w:t>
            </w:r>
          </w:p>
          <w:p>
            <w:pPr>
              <w:jc w:val="center"/>
              <w:rPr>
                <w:rFonts w:hint="eastAsia"/>
              </w:rPr>
            </w:pPr>
            <w:r>
              <w:rPr>
                <w:rFonts w:hint="eastAsia"/>
              </w:rPr>
              <w:t>0x0C: Between 120ms and 130ms;</w:t>
            </w:r>
          </w:p>
          <w:p>
            <w:pPr>
              <w:jc w:val="center"/>
              <w:rPr>
                <w:rFonts w:hint="eastAsia"/>
              </w:rPr>
            </w:pPr>
            <w:r>
              <w:rPr>
                <w:rFonts w:hint="eastAsia"/>
              </w:rPr>
              <w:t>0x0D: Between 130ms and 140 ms;</w:t>
            </w:r>
          </w:p>
          <w:p>
            <w:pPr>
              <w:jc w:val="center"/>
              <w:rPr>
                <w:rFonts w:hint="eastAsia"/>
              </w:rPr>
            </w:pPr>
            <w:r>
              <w:rPr>
                <w:rFonts w:hint="eastAsia"/>
              </w:rPr>
              <w:t>0x0E: Between 140ms and 150 ms;</w:t>
            </w:r>
          </w:p>
          <w:p>
            <w:pPr>
              <w:jc w:val="center"/>
              <w:rPr>
                <w:rFonts w:hint="eastAsia"/>
              </w:rPr>
            </w:pPr>
            <w:r>
              <w:rPr>
                <w:rFonts w:hint="eastAsia"/>
              </w:rPr>
              <w:t>0x0F: Between 150ms and 160 ms;</w:t>
            </w:r>
          </w:p>
          <w:p>
            <w:pPr>
              <w:jc w:val="center"/>
              <w:rPr>
                <w:rFonts w:hint="eastAsia"/>
              </w:rPr>
            </w:pPr>
            <w:r>
              <w:rPr>
                <w:rFonts w:hint="eastAsia"/>
              </w:rPr>
              <w:t>0x10: Between 160ms and 170 ms;</w:t>
            </w:r>
          </w:p>
          <w:p>
            <w:pPr>
              <w:jc w:val="center"/>
              <w:rPr>
                <w:rFonts w:hint="eastAsia"/>
              </w:rPr>
            </w:pPr>
            <w:r>
              <w:rPr>
                <w:rFonts w:hint="eastAsia"/>
              </w:rPr>
              <w:t>0x11: Between 170ms and 180 ms;</w:t>
            </w:r>
          </w:p>
          <w:p>
            <w:pPr>
              <w:jc w:val="center"/>
              <w:rPr>
                <w:rFonts w:hint="eastAsia"/>
              </w:rPr>
            </w:pPr>
            <w:r>
              <w:rPr>
                <w:rFonts w:hint="eastAsia"/>
              </w:rPr>
              <w:t>0x12: Between 180ms and 190 ms;</w:t>
            </w:r>
          </w:p>
          <w:p>
            <w:pPr>
              <w:jc w:val="center"/>
              <w:rPr>
                <w:rFonts w:hint="eastAsia"/>
              </w:rPr>
            </w:pPr>
            <w:r>
              <w:rPr>
                <w:rFonts w:hint="eastAsia"/>
              </w:rPr>
              <w:t>0x13: Between 190ms and 200 ms;</w:t>
            </w:r>
          </w:p>
          <w:p>
            <w:pPr>
              <w:jc w:val="center"/>
              <w:rPr>
                <w:rFonts w:hint="eastAsia"/>
              </w:rPr>
            </w:pPr>
            <w:r>
              <w:rPr>
                <w:rFonts w:hint="eastAsia"/>
              </w:rPr>
              <w:t>0x14: Between 200ms and 210 ms;</w:t>
            </w:r>
          </w:p>
          <w:p>
            <w:pPr>
              <w:jc w:val="center"/>
              <w:rPr>
                <w:rFonts w:hint="eastAsia"/>
              </w:rPr>
            </w:pPr>
            <w:r>
              <w:rPr>
                <w:rFonts w:hint="eastAsia"/>
              </w:rPr>
              <w:t>0x15: Between 210ms and 220 ms;</w:t>
            </w:r>
          </w:p>
          <w:p>
            <w:pPr>
              <w:jc w:val="center"/>
              <w:rPr>
                <w:rFonts w:hint="eastAsia"/>
              </w:rPr>
            </w:pPr>
            <w:r>
              <w:rPr>
                <w:rFonts w:hint="eastAsia"/>
              </w:rPr>
              <w:t>0x16: Between 220ms and 230 ms;</w:t>
            </w:r>
          </w:p>
          <w:p>
            <w:pPr>
              <w:jc w:val="center"/>
              <w:rPr>
                <w:rFonts w:hint="eastAsia"/>
              </w:rPr>
            </w:pPr>
            <w:r>
              <w:rPr>
                <w:rFonts w:hint="eastAsia"/>
              </w:rPr>
              <w:t>0x17: Between 230ms and 240 ms;</w:t>
            </w:r>
          </w:p>
          <w:p>
            <w:pPr>
              <w:jc w:val="center"/>
              <w:rPr>
                <w:sz w:val="21"/>
                <w:szCs w:val="21"/>
              </w:rPr>
            </w:pPr>
            <w:r>
              <w:rPr>
                <w:rFonts w:hint="eastAsia"/>
              </w:rPr>
              <w:t>0x1F: Control Task Running Timeout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125</w:t>
            </w:r>
          </w:p>
        </w:tc>
        <w:tc>
          <w:tcPr>
            <w:tcW w:w="999" w:type="dxa"/>
            <w:vAlign w:val="center"/>
          </w:tcPr>
          <w:p>
            <w:pPr>
              <w:jc w:val="center"/>
              <w:rPr>
                <w:sz w:val="21"/>
                <w:szCs w:val="21"/>
              </w:rPr>
            </w:pPr>
            <w:r>
              <w:t>P24W120B2~B0</w:t>
            </w:r>
          </w:p>
        </w:tc>
        <w:tc>
          <w:tcPr>
            <w:tcW w:w="1196" w:type="dxa"/>
            <w:vAlign w:val="center"/>
          </w:tcPr>
          <w:p>
            <w:pPr>
              <w:jc w:val="center"/>
              <w:rPr>
                <w:sz w:val="21"/>
                <w:szCs w:val="21"/>
              </w:rPr>
            </w:pPr>
            <w:r>
              <w:t>TMK170_2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Frame1_Reserved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126</w:t>
            </w:r>
          </w:p>
        </w:tc>
        <w:tc>
          <w:tcPr>
            <w:tcW w:w="999" w:type="dxa"/>
            <w:vAlign w:val="center"/>
          </w:tcPr>
          <w:p>
            <w:pPr>
              <w:jc w:val="center"/>
              <w:rPr>
                <w:sz w:val="21"/>
                <w:szCs w:val="21"/>
              </w:rPr>
            </w:pPr>
            <w:r>
              <w:t>P24W121B7~B6</w:t>
            </w:r>
          </w:p>
        </w:tc>
        <w:tc>
          <w:tcPr>
            <w:tcW w:w="1196" w:type="dxa"/>
            <w:vAlign w:val="center"/>
          </w:tcPr>
          <w:p>
            <w:pPr>
              <w:jc w:val="center"/>
              <w:rPr>
                <w:sz w:val="21"/>
                <w:szCs w:val="21"/>
              </w:rPr>
            </w:pPr>
            <w:r>
              <w:t>TMK170_3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Frame1_System Management Task Run Time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Between 0ms and 10ms</w:t>
            </w:r>
            <w:r>
              <w:t>;</w:t>
            </w:r>
          </w:p>
          <w:p>
            <w:pPr>
              <w:jc w:val="center"/>
            </w:pPr>
            <w:r>
              <w:t>0x01:</w:t>
            </w:r>
            <w:r>
              <w:rPr>
                <w:rFonts w:hint="eastAsia"/>
              </w:rPr>
              <w:t xml:space="preserve">Between </w:t>
            </w:r>
            <w:r>
              <w:rPr>
                <w:rFonts w:hint="eastAsia"/>
                <w:lang w:val="en-US" w:eastAsia="zh-CN"/>
              </w:rPr>
              <w:t>1</w:t>
            </w:r>
            <w:r>
              <w:rPr>
                <w:rFonts w:hint="eastAsia"/>
              </w:rPr>
              <w:t xml:space="preserve">0ms and </w:t>
            </w:r>
            <w:r>
              <w:rPr>
                <w:rFonts w:hint="eastAsia"/>
                <w:lang w:val="en-US" w:eastAsia="zh-CN"/>
              </w:rPr>
              <w:t>2</w:t>
            </w:r>
            <w:r>
              <w:rPr>
                <w:rFonts w:hint="eastAsia"/>
              </w:rPr>
              <w:t>0ms</w:t>
            </w:r>
            <w:r>
              <w:t>;</w:t>
            </w:r>
          </w:p>
          <w:p>
            <w:pPr>
              <w:jc w:val="center"/>
              <w:rPr>
                <w:sz w:val="21"/>
                <w:szCs w:val="21"/>
              </w:rPr>
            </w:pPr>
            <w:r>
              <w:t>0x03:</w:t>
            </w:r>
            <w:r>
              <w:rPr>
                <w:rFonts w:hint="eastAsia"/>
              </w:rPr>
              <w:t>System management tasks run timeout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127</w:t>
            </w:r>
          </w:p>
        </w:tc>
        <w:tc>
          <w:tcPr>
            <w:tcW w:w="999" w:type="dxa"/>
            <w:vAlign w:val="center"/>
          </w:tcPr>
          <w:p>
            <w:pPr>
              <w:jc w:val="center"/>
              <w:rPr>
                <w:sz w:val="21"/>
                <w:szCs w:val="21"/>
              </w:rPr>
            </w:pPr>
            <w:r>
              <w:t>P24W121B5~B4</w:t>
            </w:r>
          </w:p>
        </w:tc>
        <w:tc>
          <w:tcPr>
            <w:tcW w:w="1196" w:type="dxa"/>
            <w:vAlign w:val="center"/>
          </w:tcPr>
          <w:p>
            <w:pPr>
              <w:jc w:val="center"/>
              <w:rPr>
                <w:sz w:val="21"/>
                <w:szCs w:val="21"/>
              </w:rPr>
            </w:pPr>
            <w:r>
              <w:t>TMK170_4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Frame1_System Management Task Timeouts</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128</w:t>
            </w:r>
          </w:p>
        </w:tc>
        <w:tc>
          <w:tcPr>
            <w:tcW w:w="999" w:type="dxa"/>
            <w:vAlign w:val="center"/>
          </w:tcPr>
          <w:p>
            <w:pPr>
              <w:jc w:val="center"/>
              <w:rPr>
                <w:sz w:val="21"/>
                <w:szCs w:val="21"/>
              </w:rPr>
            </w:pPr>
            <w:r>
              <w:t>P24W121B3</w:t>
            </w:r>
          </w:p>
        </w:tc>
        <w:tc>
          <w:tcPr>
            <w:tcW w:w="1196" w:type="dxa"/>
            <w:vAlign w:val="center"/>
          </w:tcPr>
          <w:p>
            <w:pPr>
              <w:jc w:val="center"/>
              <w:rPr>
                <w:sz w:val="21"/>
                <w:szCs w:val="21"/>
              </w:rPr>
            </w:pPr>
            <w:r>
              <w:t>TMK170_5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 system management task downgrade operation</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Full Function Operation</w:t>
            </w:r>
            <w:r>
              <w:t>;</w:t>
            </w:r>
          </w:p>
          <w:p>
            <w:pPr>
              <w:jc w:val="center"/>
              <w:rPr>
                <w:sz w:val="21"/>
                <w:szCs w:val="21"/>
              </w:rPr>
            </w:pPr>
            <w:r>
              <w:t>0x01:</w:t>
            </w:r>
            <w:r>
              <w:rPr>
                <w:rFonts w:hint="eastAsia"/>
              </w:rPr>
              <w:t>Degraded Function</w:t>
            </w:r>
            <w:r>
              <w:rPr>
                <w:rFonts w:hint="eastAsia"/>
                <w:lang w:val="en-US" w:eastAsia="zh-CN"/>
              </w:rPr>
              <w:t xml:space="preserve"> </w:t>
            </w:r>
            <w:r>
              <w:rPr>
                <w:rFonts w:hint="eastAsia"/>
              </w:rPr>
              <w:t>Operation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129</w:t>
            </w:r>
          </w:p>
        </w:tc>
        <w:tc>
          <w:tcPr>
            <w:tcW w:w="999" w:type="dxa"/>
            <w:vAlign w:val="center"/>
          </w:tcPr>
          <w:p>
            <w:pPr>
              <w:jc w:val="center"/>
              <w:rPr>
                <w:sz w:val="21"/>
                <w:szCs w:val="21"/>
              </w:rPr>
            </w:pPr>
            <w:r>
              <w:t>P24W121B2</w:t>
            </w:r>
          </w:p>
        </w:tc>
        <w:tc>
          <w:tcPr>
            <w:tcW w:w="1196" w:type="dxa"/>
            <w:vAlign w:val="center"/>
          </w:tcPr>
          <w:p>
            <w:pPr>
              <w:jc w:val="center"/>
              <w:rPr>
                <w:sz w:val="21"/>
                <w:szCs w:val="21"/>
              </w:rPr>
            </w:pPr>
            <w:r>
              <w:t>TMK170_6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 controls the task stack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rFonts w:ascii="Times New Roman" w:hAnsi="Times New Roman" w:eastAsia="宋体" w:cs="Times New Roman"/>
                <w:kern w:val="2"/>
                <w:sz w:val="21"/>
                <w:szCs w:val="21"/>
                <w:lang w:val="en-US" w:eastAsia="zh-CN" w:bidi="ar-SA"/>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130</w:t>
            </w:r>
          </w:p>
        </w:tc>
        <w:tc>
          <w:tcPr>
            <w:tcW w:w="999" w:type="dxa"/>
            <w:vAlign w:val="center"/>
          </w:tcPr>
          <w:p>
            <w:pPr>
              <w:jc w:val="center"/>
              <w:rPr>
                <w:sz w:val="21"/>
                <w:szCs w:val="21"/>
              </w:rPr>
            </w:pPr>
            <w:r>
              <w:t>P24W121B1</w:t>
            </w:r>
          </w:p>
        </w:tc>
        <w:tc>
          <w:tcPr>
            <w:tcW w:w="1196" w:type="dxa"/>
            <w:vAlign w:val="center"/>
          </w:tcPr>
          <w:p>
            <w:pPr>
              <w:jc w:val="center"/>
              <w:rPr>
                <w:sz w:val="21"/>
                <w:szCs w:val="21"/>
              </w:rPr>
            </w:pPr>
            <w:r>
              <w:t>TMK170_7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Frame1_Reserved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131</w:t>
            </w:r>
          </w:p>
        </w:tc>
        <w:tc>
          <w:tcPr>
            <w:tcW w:w="999" w:type="dxa"/>
            <w:vAlign w:val="center"/>
          </w:tcPr>
          <w:p>
            <w:pPr>
              <w:jc w:val="center"/>
              <w:rPr>
                <w:sz w:val="21"/>
                <w:szCs w:val="21"/>
              </w:rPr>
            </w:pPr>
            <w:r>
              <w:t>P24W121B0</w:t>
            </w:r>
          </w:p>
        </w:tc>
        <w:tc>
          <w:tcPr>
            <w:tcW w:w="1196" w:type="dxa"/>
            <w:vAlign w:val="center"/>
          </w:tcPr>
          <w:p>
            <w:pPr>
              <w:jc w:val="center"/>
              <w:rPr>
                <w:sz w:val="21"/>
                <w:szCs w:val="21"/>
              </w:rPr>
            </w:pPr>
            <w:r>
              <w:t>TMK170_8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Frame1_System Management Task Stack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rFonts w:ascii="Times New Roman" w:hAnsi="Times New Roman" w:eastAsia="宋体" w:cs="Times New Roman"/>
                <w:kern w:val="2"/>
                <w:sz w:val="21"/>
                <w:szCs w:val="21"/>
                <w:lang w:val="en-US" w:eastAsia="zh-CN" w:bidi="ar-SA"/>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132</w:t>
            </w:r>
          </w:p>
        </w:tc>
        <w:tc>
          <w:tcPr>
            <w:tcW w:w="999" w:type="dxa"/>
            <w:vAlign w:val="center"/>
          </w:tcPr>
          <w:p>
            <w:pPr>
              <w:jc w:val="center"/>
              <w:rPr>
                <w:sz w:val="21"/>
                <w:szCs w:val="21"/>
              </w:rPr>
            </w:pPr>
            <w:r>
              <w:t>P24W122B7</w:t>
            </w:r>
          </w:p>
        </w:tc>
        <w:tc>
          <w:tcPr>
            <w:tcW w:w="1196" w:type="dxa"/>
            <w:vAlign w:val="center"/>
          </w:tcPr>
          <w:p>
            <w:pPr>
              <w:jc w:val="center"/>
              <w:rPr>
                <w:sz w:val="21"/>
                <w:szCs w:val="21"/>
              </w:rPr>
            </w:pPr>
            <w:r>
              <w:t>TMK170_9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Frame1_Monitor_Run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0x01:</w:t>
            </w:r>
            <w:r>
              <w:rPr>
                <w:rFonts w:hint="eastAsia"/>
              </w:rPr>
              <w:t>Monitoring</w:t>
            </w:r>
            <w:r>
              <w:t>;</w:t>
            </w:r>
          </w:p>
          <w:p>
            <w:pPr>
              <w:jc w:val="center"/>
              <w:rPr>
                <w:rFonts w:hint="default" w:eastAsia="宋体"/>
                <w:sz w:val="21"/>
                <w:szCs w:val="21"/>
                <w:lang w:val="en-US" w:eastAsia="zh-CN"/>
              </w:rPr>
            </w:pPr>
            <w:r>
              <w:t>0x00:</w:t>
            </w:r>
            <w:r>
              <w:rPr>
                <w:rFonts w:hint="eastAsia"/>
                <w:lang w:val="en-US" w:eastAsia="zh-CN"/>
              </w:rPr>
              <w:t>Running</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133</w:t>
            </w:r>
          </w:p>
        </w:tc>
        <w:tc>
          <w:tcPr>
            <w:tcW w:w="999" w:type="dxa"/>
            <w:vAlign w:val="center"/>
          </w:tcPr>
          <w:p>
            <w:pPr>
              <w:jc w:val="center"/>
              <w:rPr>
                <w:sz w:val="21"/>
                <w:szCs w:val="21"/>
              </w:rPr>
            </w:pPr>
            <w:r>
              <w:t>P24W122B6</w:t>
            </w:r>
          </w:p>
        </w:tc>
        <w:tc>
          <w:tcPr>
            <w:tcW w:w="1196" w:type="dxa"/>
            <w:vAlign w:val="center"/>
          </w:tcPr>
          <w:p>
            <w:pPr>
              <w:jc w:val="center"/>
              <w:rPr>
                <w:sz w:val="21"/>
                <w:szCs w:val="21"/>
              </w:rPr>
            </w:pPr>
            <w:r>
              <w:t>TMK170_10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Frame1_Idle Task Stack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Normal</w:t>
            </w:r>
            <w:r>
              <w:t>;</w:t>
            </w:r>
          </w:p>
          <w:p>
            <w:pPr>
              <w:jc w:val="center"/>
              <w:rPr>
                <w:rFonts w:ascii="Times New Roman" w:hAnsi="Times New Roman" w:eastAsia="宋体" w:cs="Times New Roman"/>
                <w:kern w:val="2"/>
                <w:sz w:val="21"/>
                <w:szCs w:val="21"/>
                <w:lang w:val="en-US" w:eastAsia="zh-CN" w:bidi="ar-SA"/>
              </w:rPr>
            </w:pPr>
            <w:r>
              <w:t>0x01:</w:t>
            </w:r>
            <w:r>
              <w:rPr>
                <w:rFonts w:hint="eastAsia"/>
              </w:rPr>
              <w:t>Abnormal</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134</w:t>
            </w:r>
          </w:p>
        </w:tc>
        <w:tc>
          <w:tcPr>
            <w:tcW w:w="999" w:type="dxa"/>
            <w:vAlign w:val="center"/>
          </w:tcPr>
          <w:p>
            <w:pPr>
              <w:jc w:val="center"/>
              <w:rPr>
                <w:sz w:val="21"/>
                <w:szCs w:val="21"/>
              </w:rPr>
            </w:pPr>
            <w:r>
              <w:t>P24W122B5</w:t>
            </w:r>
          </w:p>
        </w:tc>
        <w:tc>
          <w:tcPr>
            <w:tcW w:w="1196" w:type="dxa"/>
            <w:vAlign w:val="center"/>
          </w:tcPr>
          <w:p>
            <w:pPr>
              <w:jc w:val="center"/>
              <w:rPr>
                <w:sz w:val="21"/>
                <w:szCs w:val="21"/>
              </w:rPr>
            </w:pPr>
            <w:r>
              <w:t>TMK170_11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Frame1_Reserved</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135</w:t>
            </w:r>
          </w:p>
        </w:tc>
        <w:tc>
          <w:tcPr>
            <w:tcW w:w="999" w:type="dxa"/>
            <w:vAlign w:val="center"/>
          </w:tcPr>
          <w:p>
            <w:pPr>
              <w:jc w:val="center"/>
              <w:rPr>
                <w:sz w:val="21"/>
                <w:szCs w:val="21"/>
              </w:rPr>
            </w:pPr>
            <w:r>
              <w:t>P24W122B4~B2</w:t>
            </w:r>
          </w:p>
        </w:tc>
        <w:tc>
          <w:tcPr>
            <w:tcW w:w="1196" w:type="dxa"/>
            <w:vAlign w:val="center"/>
          </w:tcPr>
          <w:p>
            <w:pPr>
              <w:jc w:val="center"/>
              <w:rPr>
                <w:sz w:val="21"/>
                <w:szCs w:val="21"/>
              </w:rPr>
            </w:pPr>
            <w:r>
              <w:t>TMK170_12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Frame1_Reset cumulative count</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CellMar>
            <w:top w:w="0" w:type="dxa"/>
            <w:left w:w="108" w:type="dxa"/>
            <w:bottom w:w="0" w:type="dxa"/>
            <w:right w:w="108" w:type="dxa"/>
          </w:tblCellMar>
        </w:tblPrEx>
        <w:trPr>
          <w:jc w:val="center"/>
        </w:trPr>
        <w:tc>
          <w:tcPr>
            <w:tcW w:w="650" w:type="dxa"/>
            <w:vAlign w:val="center"/>
          </w:tcPr>
          <w:p>
            <w:pPr>
              <w:jc w:val="center"/>
              <w:rPr>
                <w:sz w:val="21"/>
                <w:szCs w:val="21"/>
              </w:rPr>
            </w:pPr>
            <w:r>
              <w:t>136</w:t>
            </w:r>
          </w:p>
        </w:tc>
        <w:tc>
          <w:tcPr>
            <w:tcW w:w="999" w:type="dxa"/>
            <w:vAlign w:val="center"/>
          </w:tcPr>
          <w:p>
            <w:pPr>
              <w:jc w:val="center"/>
              <w:rPr>
                <w:sz w:val="21"/>
                <w:szCs w:val="21"/>
              </w:rPr>
            </w:pPr>
            <w:r>
              <w:t>P24W122B1</w:t>
            </w:r>
          </w:p>
        </w:tc>
        <w:tc>
          <w:tcPr>
            <w:tcW w:w="1196" w:type="dxa"/>
            <w:vAlign w:val="center"/>
          </w:tcPr>
          <w:p>
            <w:pPr>
              <w:jc w:val="center"/>
              <w:rPr>
                <w:sz w:val="21"/>
                <w:szCs w:val="21"/>
              </w:rPr>
            </w:pPr>
            <w:r>
              <w:t>TMK170_13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Frame1_FLASH self-test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Not self-checked</w:t>
            </w:r>
            <w:r>
              <w:t>;</w:t>
            </w:r>
          </w:p>
          <w:p>
            <w:pPr>
              <w:jc w:val="center"/>
              <w:rPr>
                <w:sz w:val="21"/>
                <w:szCs w:val="21"/>
              </w:rPr>
            </w:pPr>
            <w:r>
              <w:t>0x01:</w:t>
            </w:r>
            <w:r>
              <w:rPr>
                <w:rFonts w:hint="eastAsia"/>
              </w:rPr>
              <w:t>Self-checked</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137</w:t>
            </w:r>
          </w:p>
        </w:tc>
        <w:tc>
          <w:tcPr>
            <w:tcW w:w="999" w:type="dxa"/>
            <w:vAlign w:val="center"/>
          </w:tcPr>
          <w:p>
            <w:pPr>
              <w:jc w:val="center"/>
              <w:rPr>
                <w:sz w:val="21"/>
                <w:szCs w:val="21"/>
              </w:rPr>
            </w:pPr>
            <w:r>
              <w:t>P24W122B0</w:t>
            </w:r>
          </w:p>
        </w:tc>
        <w:tc>
          <w:tcPr>
            <w:tcW w:w="1196" w:type="dxa"/>
            <w:vAlign w:val="center"/>
          </w:tcPr>
          <w:p>
            <w:pPr>
              <w:jc w:val="center"/>
              <w:rPr>
                <w:sz w:val="21"/>
                <w:szCs w:val="21"/>
              </w:rPr>
            </w:pPr>
            <w:r>
              <w:t>TMK170_14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Frame1_FLASH repair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lang w:val="en-US" w:eastAsia="zh-CN"/>
              </w:rPr>
              <w:t xml:space="preserve"> F</w:t>
            </w:r>
            <w:r>
              <w:rPr>
                <w:rFonts w:hint="default" w:ascii="Times New Roman" w:hAnsi="Times New Roman" w:eastAsia="宋体" w:cs="Times New Roman"/>
                <w:i w:val="0"/>
                <w:color w:val="000000"/>
                <w:kern w:val="0"/>
                <w:sz w:val="24"/>
                <w:szCs w:val="24"/>
                <w:u w:val="none"/>
                <w:lang w:val="en-US" w:eastAsia="zh-CN" w:bidi="ar"/>
              </w:rPr>
              <w:t>orbidden</w:t>
            </w:r>
            <w:r>
              <w:t>;</w:t>
            </w:r>
          </w:p>
          <w:p>
            <w:pPr>
              <w:jc w:val="center"/>
              <w:rPr>
                <w:sz w:val="21"/>
                <w:szCs w:val="21"/>
              </w:rPr>
            </w:pPr>
            <w:r>
              <w:t>0x01:</w:t>
            </w:r>
            <w:r>
              <w:rPr>
                <w:rFonts w:hint="eastAsia"/>
              </w:rPr>
              <w:t>Enable</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138</w:t>
            </w:r>
          </w:p>
        </w:tc>
        <w:tc>
          <w:tcPr>
            <w:tcW w:w="999" w:type="dxa"/>
            <w:vAlign w:val="center"/>
          </w:tcPr>
          <w:p>
            <w:pPr>
              <w:jc w:val="center"/>
              <w:rPr>
                <w:sz w:val="21"/>
                <w:szCs w:val="21"/>
              </w:rPr>
            </w:pPr>
            <w:r>
              <w:t>P24W123B7</w:t>
            </w:r>
          </w:p>
        </w:tc>
        <w:tc>
          <w:tcPr>
            <w:tcW w:w="1196" w:type="dxa"/>
            <w:vAlign w:val="center"/>
          </w:tcPr>
          <w:p>
            <w:pPr>
              <w:jc w:val="center"/>
              <w:rPr>
                <w:sz w:val="21"/>
                <w:szCs w:val="21"/>
              </w:rPr>
            </w:pPr>
            <w:r>
              <w:t>TMK170_15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w:t>
            </w:r>
            <w:r>
              <w:rPr>
                <w:rFonts w:hint="eastAsia" w:cs="Times New Roman"/>
                <w:i w:val="0"/>
                <w:color w:val="000000"/>
                <w:kern w:val="0"/>
                <w:sz w:val="24"/>
                <w:szCs w:val="24"/>
                <w:u w:val="none"/>
                <w:lang w:val="en-US" w:eastAsia="zh-CN" w:bidi="ar"/>
              </w:rPr>
              <w:t xml:space="preserve">auto-switch </w:t>
            </w:r>
            <w:r>
              <w:rPr>
                <w:rFonts w:hint="default" w:ascii="Times New Roman" w:hAnsi="Times New Roman" w:eastAsia="宋体" w:cs="Times New Roman"/>
                <w:i w:val="0"/>
                <w:color w:val="000000"/>
                <w:kern w:val="0"/>
                <w:sz w:val="24"/>
                <w:szCs w:val="24"/>
                <w:u w:val="none"/>
                <w:lang w:val="en-US" w:eastAsia="zh-CN" w:bidi="ar"/>
              </w:rPr>
              <w:t xml:space="preserve"> enable_</w:t>
            </w:r>
            <w:r>
              <w:rPr>
                <w:rFonts w:hint="eastAsia" w:cs="Times New Roman"/>
                <w:i w:val="0"/>
                <w:color w:val="000000"/>
                <w:kern w:val="0"/>
                <w:sz w:val="24"/>
                <w:szCs w:val="24"/>
                <w:u w:val="none"/>
                <w:lang w:val="en-US" w:eastAsia="zh-CN" w:bidi="ar"/>
              </w:rPr>
              <w:t>f</w:t>
            </w:r>
            <w:r>
              <w:rPr>
                <w:rFonts w:hint="default" w:ascii="Times New Roman" w:hAnsi="Times New Roman" w:eastAsia="宋体" w:cs="Times New Roman"/>
                <w:i w:val="0"/>
                <w:color w:val="000000"/>
                <w:kern w:val="0"/>
                <w:sz w:val="24"/>
                <w:szCs w:val="24"/>
                <w:u w:val="none"/>
                <w:lang w:val="en-US" w:eastAsia="zh-CN" w:bidi="ar"/>
              </w:rPr>
              <w:t>orbidden command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w:t>
            </w:r>
            <w:r>
              <w:rPr>
                <w:rFonts w:hint="eastAsia"/>
                <w:lang w:val="en-US" w:eastAsia="zh-CN"/>
              </w:rPr>
              <w:t>F</w:t>
            </w:r>
            <w:r>
              <w:rPr>
                <w:rFonts w:hint="default" w:ascii="Times New Roman" w:hAnsi="Times New Roman" w:eastAsia="宋体" w:cs="Times New Roman"/>
                <w:i w:val="0"/>
                <w:color w:val="000000"/>
                <w:kern w:val="0"/>
                <w:sz w:val="24"/>
                <w:szCs w:val="24"/>
                <w:u w:val="none"/>
                <w:lang w:val="en-US" w:eastAsia="zh-CN" w:bidi="ar"/>
              </w:rPr>
              <w:t>orbidden</w:t>
            </w:r>
            <w:r>
              <w:t>;</w:t>
            </w:r>
          </w:p>
          <w:p>
            <w:pPr>
              <w:jc w:val="center"/>
              <w:rPr>
                <w:sz w:val="21"/>
                <w:szCs w:val="21"/>
              </w:rPr>
            </w:pPr>
            <w:r>
              <w:t>0x1:</w:t>
            </w:r>
            <w:r>
              <w:rPr>
                <w:rFonts w:hint="eastAsia"/>
                <w:lang w:val="en-US" w:eastAsia="zh-CN"/>
              </w:rPr>
              <w:t>E</w:t>
            </w:r>
            <w:r>
              <w:rPr>
                <w:rFonts w:hint="eastAsia"/>
              </w:rPr>
              <w:t>nabled</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139</w:t>
            </w:r>
          </w:p>
        </w:tc>
        <w:tc>
          <w:tcPr>
            <w:tcW w:w="999" w:type="dxa"/>
            <w:vAlign w:val="center"/>
          </w:tcPr>
          <w:p>
            <w:pPr>
              <w:jc w:val="center"/>
              <w:rPr>
                <w:sz w:val="21"/>
                <w:szCs w:val="21"/>
              </w:rPr>
            </w:pPr>
            <w:r>
              <w:t>P24W123B6</w:t>
            </w:r>
          </w:p>
        </w:tc>
        <w:tc>
          <w:tcPr>
            <w:tcW w:w="1196" w:type="dxa"/>
            <w:vAlign w:val="center"/>
          </w:tcPr>
          <w:p>
            <w:pPr>
              <w:jc w:val="center"/>
              <w:rPr>
                <w:sz w:val="21"/>
                <w:szCs w:val="21"/>
              </w:rPr>
            </w:pPr>
            <w:r>
              <w:t>TMK170_16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w:t>
            </w:r>
            <w:r>
              <w:rPr>
                <w:rFonts w:hint="eastAsia" w:cs="Times New Roman"/>
                <w:i w:val="0"/>
                <w:color w:val="000000"/>
                <w:kern w:val="0"/>
                <w:sz w:val="24"/>
                <w:szCs w:val="24"/>
                <w:u w:val="none"/>
                <w:lang w:val="en-US" w:eastAsia="zh-CN" w:bidi="ar"/>
              </w:rPr>
              <w:t>switch</w:t>
            </w:r>
            <w:r>
              <w:rPr>
                <w:rFonts w:hint="default" w:ascii="Times New Roman" w:hAnsi="Times New Roman" w:eastAsia="宋体" w:cs="Times New Roman"/>
                <w:i w:val="0"/>
                <w:color w:val="000000"/>
                <w:kern w:val="0"/>
                <w:sz w:val="24"/>
                <w:szCs w:val="24"/>
                <w:u w:val="none"/>
                <w:lang w:val="en-US" w:eastAsia="zh-CN" w:bidi="ar"/>
              </w:rPr>
              <w:t xml:space="preserve"> command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w:t>
            </w:r>
            <w:r>
              <w:rPr>
                <w:rFonts w:hint="eastAsia"/>
              </w:rPr>
              <w:t>Invalid switch</w:t>
            </w:r>
            <w:r>
              <w:t>;</w:t>
            </w:r>
          </w:p>
          <w:p>
            <w:pPr>
              <w:jc w:val="center"/>
              <w:rPr>
                <w:sz w:val="21"/>
                <w:szCs w:val="21"/>
              </w:rPr>
            </w:pPr>
            <w:r>
              <w:t>0x1:</w:t>
            </w:r>
            <w:r>
              <w:rPr>
                <w:rFonts w:hint="eastAsia"/>
              </w:rPr>
              <w:t>Valid switch</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140</w:t>
            </w:r>
          </w:p>
        </w:tc>
        <w:tc>
          <w:tcPr>
            <w:tcW w:w="999" w:type="dxa"/>
            <w:vAlign w:val="center"/>
          </w:tcPr>
          <w:p>
            <w:pPr>
              <w:jc w:val="center"/>
              <w:rPr>
                <w:sz w:val="21"/>
                <w:szCs w:val="21"/>
              </w:rPr>
            </w:pPr>
            <w:r>
              <w:t>P24W123B5</w:t>
            </w:r>
          </w:p>
        </w:tc>
        <w:tc>
          <w:tcPr>
            <w:tcW w:w="1196" w:type="dxa"/>
            <w:vAlign w:val="center"/>
          </w:tcPr>
          <w:p>
            <w:pPr>
              <w:jc w:val="center"/>
              <w:rPr>
                <w:sz w:val="21"/>
                <w:szCs w:val="21"/>
              </w:rPr>
            </w:pPr>
            <w:r>
              <w:t>TMK170_17</w:t>
            </w:r>
          </w:p>
        </w:tc>
        <w:tc>
          <w:tcPr>
            <w:tcW w:w="1491" w:type="dxa"/>
            <w:vAlign w:val="center"/>
          </w:tcPr>
          <w:p>
            <w:pPr>
              <w:keepNext w:val="0"/>
              <w:keepLines w:val="0"/>
              <w:widowControl/>
              <w:suppressLineNumbers w:val="0"/>
              <w:jc w:val="left"/>
              <w:textAlignment w:val="center"/>
              <w:rPr>
                <w:rFonts w:hint="default"/>
                <w:sz w:val="24"/>
                <w:szCs w:val="24"/>
                <w:lang w:val="en-US"/>
              </w:rPr>
            </w:pPr>
            <w:r>
              <w:rPr>
                <w:rFonts w:hint="default" w:ascii="Times New Roman" w:hAnsi="Times New Roman" w:eastAsia="宋体" w:cs="Times New Roman"/>
                <w:i w:val="0"/>
                <w:color w:val="000000"/>
                <w:kern w:val="0"/>
                <w:sz w:val="24"/>
                <w:szCs w:val="24"/>
                <w:u w:val="none"/>
                <w:lang w:val="en-US" w:eastAsia="zh-CN" w:bidi="ar"/>
              </w:rPr>
              <w:t>Frame1_CCU AB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0x0:A;</w:t>
            </w:r>
          </w:p>
          <w:p>
            <w:pPr>
              <w:jc w:val="center"/>
              <w:rPr>
                <w:sz w:val="21"/>
                <w:szCs w:val="21"/>
              </w:rPr>
            </w:pPr>
            <w:r>
              <w:t>0x1:B</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141</w:t>
            </w:r>
          </w:p>
        </w:tc>
        <w:tc>
          <w:tcPr>
            <w:tcW w:w="999" w:type="dxa"/>
            <w:vAlign w:val="center"/>
          </w:tcPr>
          <w:p>
            <w:pPr>
              <w:jc w:val="center"/>
              <w:rPr>
                <w:sz w:val="21"/>
                <w:szCs w:val="21"/>
              </w:rPr>
            </w:pPr>
            <w:r>
              <w:t>P24W123B4</w:t>
            </w:r>
          </w:p>
        </w:tc>
        <w:tc>
          <w:tcPr>
            <w:tcW w:w="1196" w:type="dxa"/>
            <w:vAlign w:val="center"/>
          </w:tcPr>
          <w:p>
            <w:pPr>
              <w:jc w:val="center"/>
              <w:rPr>
                <w:sz w:val="21"/>
                <w:szCs w:val="21"/>
              </w:rPr>
            </w:pPr>
            <w:r>
              <w:t>TMK170_18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Frame1_CCU A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142</w:t>
            </w:r>
          </w:p>
        </w:tc>
        <w:tc>
          <w:tcPr>
            <w:tcW w:w="999" w:type="dxa"/>
            <w:vAlign w:val="center"/>
          </w:tcPr>
          <w:p>
            <w:pPr>
              <w:jc w:val="center"/>
              <w:rPr>
                <w:sz w:val="21"/>
                <w:szCs w:val="21"/>
              </w:rPr>
            </w:pPr>
            <w:r>
              <w:t>P24W123B3</w:t>
            </w:r>
          </w:p>
        </w:tc>
        <w:tc>
          <w:tcPr>
            <w:tcW w:w="1196" w:type="dxa"/>
            <w:vAlign w:val="center"/>
          </w:tcPr>
          <w:p>
            <w:pPr>
              <w:jc w:val="center"/>
              <w:rPr>
                <w:sz w:val="21"/>
                <w:szCs w:val="21"/>
              </w:rPr>
            </w:pPr>
            <w:r>
              <w:t>TMK170_19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Frame1_CCU B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143</w:t>
            </w:r>
          </w:p>
        </w:tc>
        <w:tc>
          <w:tcPr>
            <w:tcW w:w="999" w:type="dxa"/>
            <w:vAlign w:val="center"/>
          </w:tcPr>
          <w:p>
            <w:pPr>
              <w:jc w:val="center"/>
              <w:rPr>
                <w:sz w:val="21"/>
                <w:szCs w:val="21"/>
              </w:rPr>
            </w:pPr>
            <w:r>
              <w:t>P24W123B2</w:t>
            </w:r>
          </w:p>
        </w:tc>
        <w:tc>
          <w:tcPr>
            <w:tcW w:w="1196" w:type="dxa"/>
            <w:vAlign w:val="center"/>
          </w:tcPr>
          <w:p>
            <w:pPr>
              <w:jc w:val="center"/>
              <w:rPr>
                <w:sz w:val="21"/>
                <w:szCs w:val="21"/>
              </w:rPr>
            </w:pPr>
            <w:r>
              <w:t>TMK170_20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Frame1_FT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144</w:t>
            </w:r>
          </w:p>
        </w:tc>
        <w:tc>
          <w:tcPr>
            <w:tcW w:w="999" w:type="dxa"/>
            <w:vAlign w:val="center"/>
          </w:tcPr>
          <w:p>
            <w:pPr>
              <w:jc w:val="center"/>
              <w:rPr>
                <w:sz w:val="21"/>
                <w:szCs w:val="21"/>
              </w:rPr>
            </w:pPr>
            <w:r>
              <w:t>P24W123B1</w:t>
            </w:r>
          </w:p>
        </w:tc>
        <w:tc>
          <w:tcPr>
            <w:tcW w:w="1196" w:type="dxa"/>
            <w:vAlign w:val="center"/>
          </w:tcPr>
          <w:p>
            <w:pPr>
              <w:jc w:val="center"/>
              <w:rPr>
                <w:sz w:val="21"/>
                <w:szCs w:val="21"/>
              </w:rPr>
            </w:pPr>
            <w:r>
              <w:t>TMK170_21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 fiber optic gyroscope main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145</w:t>
            </w:r>
          </w:p>
        </w:tc>
        <w:tc>
          <w:tcPr>
            <w:tcW w:w="999" w:type="dxa"/>
            <w:vAlign w:val="center"/>
          </w:tcPr>
          <w:p>
            <w:pPr>
              <w:jc w:val="center"/>
              <w:rPr>
                <w:sz w:val="21"/>
                <w:szCs w:val="21"/>
              </w:rPr>
            </w:pPr>
            <w:r>
              <w:t>P24W123B0</w:t>
            </w:r>
          </w:p>
        </w:tc>
        <w:tc>
          <w:tcPr>
            <w:tcW w:w="1196" w:type="dxa"/>
            <w:vAlign w:val="center"/>
          </w:tcPr>
          <w:p>
            <w:pPr>
              <w:jc w:val="center"/>
              <w:rPr>
                <w:sz w:val="21"/>
                <w:szCs w:val="21"/>
              </w:rPr>
            </w:pPr>
            <w:r>
              <w:t>TMK170_22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Frame1_ fiber optic gyroscope backup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pPr>
            <w:r>
              <w:t>0x00:</w:t>
            </w:r>
            <w:r>
              <w:rPr>
                <w:rFonts w:hint="eastAsia"/>
              </w:rPr>
              <w:t>Power off</w:t>
            </w:r>
            <w:r>
              <w:t>;</w:t>
            </w:r>
          </w:p>
          <w:p>
            <w:pPr>
              <w:jc w:val="center"/>
              <w:rPr>
                <w:sz w:val="21"/>
                <w:szCs w:val="21"/>
              </w:rPr>
            </w:pPr>
            <w:r>
              <w:t>0x01:</w:t>
            </w:r>
            <w:r>
              <w:rPr>
                <w:rFonts w:hint="eastAsia"/>
              </w:rPr>
              <w:t>Power o</w:t>
            </w:r>
            <w:r>
              <w:rPr>
                <w:rFonts w:hint="eastAsia"/>
                <w:lang w:val="en-US" w:eastAsia="zh-CN"/>
              </w:rPr>
              <w:t>n</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146</w:t>
            </w:r>
          </w:p>
        </w:tc>
        <w:tc>
          <w:tcPr>
            <w:tcW w:w="999" w:type="dxa"/>
            <w:vAlign w:val="center"/>
          </w:tcPr>
          <w:p>
            <w:pPr>
              <w:jc w:val="center"/>
              <w:rPr>
                <w:sz w:val="21"/>
                <w:szCs w:val="21"/>
              </w:rPr>
            </w:pPr>
            <w:r>
              <w:t>P24W124</w:t>
            </w:r>
          </w:p>
        </w:tc>
        <w:tc>
          <w:tcPr>
            <w:tcW w:w="1196" w:type="dxa"/>
            <w:vAlign w:val="center"/>
          </w:tcPr>
          <w:p>
            <w:pPr>
              <w:jc w:val="center"/>
              <w:rPr>
                <w:sz w:val="21"/>
                <w:szCs w:val="21"/>
              </w:rPr>
            </w:pPr>
            <w:r>
              <w:t>TMK171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successful accumulation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147</w:t>
            </w:r>
          </w:p>
        </w:tc>
        <w:tc>
          <w:tcPr>
            <w:tcW w:w="999" w:type="dxa"/>
            <w:vAlign w:val="center"/>
          </w:tcPr>
          <w:p>
            <w:pPr>
              <w:jc w:val="center"/>
              <w:rPr>
                <w:sz w:val="21"/>
                <w:szCs w:val="21"/>
              </w:rPr>
            </w:pPr>
            <w:r>
              <w:t>P24W125</w:t>
            </w:r>
          </w:p>
        </w:tc>
        <w:tc>
          <w:tcPr>
            <w:tcW w:w="1196" w:type="dxa"/>
            <w:vAlign w:val="center"/>
          </w:tcPr>
          <w:p>
            <w:pPr>
              <w:jc w:val="center"/>
              <w:rPr>
                <w:sz w:val="21"/>
                <w:szCs w:val="21"/>
              </w:rPr>
            </w:pPr>
            <w:r>
              <w:t>TMK172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Number of data instructions received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148</w:t>
            </w:r>
          </w:p>
        </w:tc>
        <w:tc>
          <w:tcPr>
            <w:tcW w:w="999" w:type="dxa"/>
            <w:vAlign w:val="center"/>
          </w:tcPr>
          <w:p>
            <w:pPr>
              <w:jc w:val="center"/>
              <w:rPr>
                <w:sz w:val="21"/>
                <w:szCs w:val="21"/>
              </w:rPr>
            </w:pPr>
            <w:r>
              <w:t>P24W126</w:t>
            </w:r>
          </w:p>
        </w:tc>
        <w:tc>
          <w:tcPr>
            <w:tcW w:w="1196" w:type="dxa"/>
            <w:vAlign w:val="center"/>
          </w:tcPr>
          <w:p>
            <w:pPr>
              <w:jc w:val="center"/>
              <w:rPr>
                <w:sz w:val="21"/>
                <w:szCs w:val="21"/>
              </w:rPr>
            </w:pPr>
            <w:r>
              <w:t>TMK173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Newly received data instructions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w:t>
            </w:r>
          </w:p>
        </w:tc>
        <w:tc>
          <w:tcPr>
            <w:tcW w:w="1008"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0" w:type="dxa"/>
            <w:vAlign w:val="center"/>
          </w:tcPr>
          <w:p>
            <w:pPr>
              <w:jc w:val="center"/>
              <w:rPr>
                <w:sz w:val="21"/>
                <w:szCs w:val="21"/>
              </w:rPr>
            </w:pPr>
            <w:r>
              <w:t>149</w:t>
            </w:r>
          </w:p>
        </w:tc>
        <w:tc>
          <w:tcPr>
            <w:tcW w:w="999" w:type="dxa"/>
            <w:vAlign w:val="center"/>
          </w:tcPr>
          <w:p>
            <w:pPr>
              <w:jc w:val="center"/>
              <w:rPr>
                <w:sz w:val="21"/>
                <w:szCs w:val="21"/>
              </w:rPr>
            </w:pPr>
            <w:r>
              <w:t>P24W127</w:t>
            </w:r>
          </w:p>
        </w:tc>
        <w:tc>
          <w:tcPr>
            <w:tcW w:w="1196" w:type="dxa"/>
            <w:vAlign w:val="center"/>
          </w:tcPr>
          <w:p>
            <w:pPr>
              <w:jc w:val="center"/>
              <w:rPr>
                <w:sz w:val="21"/>
                <w:szCs w:val="21"/>
              </w:rPr>
            </w:pPr>
            <w:r>
              <w:t>TMK174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Request to return important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811" w:type="dxa"/>
            <w:vAlign w:val="center"/>
          </w:tcPr>
          <w:p>
            <w:pPr>
              <w:jc w:val="center"/>
              <w:rPr>
                <w:sz w:val="21"/>
                <w:szCs w:val="21"/>
              </w:rPr>
            </w:pPr>
            <w:r>
              <w:t>0x55:</w:t>
            </w:r>
            <w:r>
              <w:rPr>
                <w:rFonts w:hint="eastAsia"/>
              </w:rPr>
              <w:t xml:space="preserve">Request the satellite subsystem to send back important data </w:t>
            </w:r>
          </w:p>
        </w:tc>
        <w:tc>
          <w:tcPr>
            <w:tcW w:w="1008" w:type="dxa"/>
            <w:vAlign w:val="center"/>
          </w:tcPr>
          <w:p>
            <w:pPr>
              <w:jc w:val="center"/>
              <w:rPr>
                <w:sz w:val="21"/>
                <w:szCs w:val="21"/>
              </w:rPr>
            </w:pPr>
          </w:p>
        </w:tc>
      </w:tr>
    </w:tbl>
    <w:p/>
    <w:p>
      <w:pPr>
        <w:pStyle w:val="5"/>
      </w:pPr>
      <w:bookmarkStart w:id="78" w:name="_Toc17048"/>
      <w:r>
        <w:rPr>
          <w:b/>
          <w:lang w:val="zh-CN"/>
        </w:rPr>
        <w:t>AOC</w:t>
      </w:r>
      <w:r>
        <w:rPr>
          <w:rFonts w:hint="eastAsia"/>
          <w:b/>
          <w:lang w:val="en-US" w:eastAsia="zh-CN"/>
        </w:rPr>
        <w:t>C</w:t>
      </w:r>
      <w:r>
        <w:rPr>
          <w:b/>
          <w:lang w:val="zh-CN"/>
        </w:rPr>
        <w:t>_fast_TM2(24H)</w:t>
      </w:r>
      <w:bookmarkEnd w:id="78"/>
    </w:p>
    <w:p>
      <w:r>
        <w:t>Pack ID=24H；Pack length=127（Bytes=128）</w:t>
      </w:r>
      <w:r>
        <w:rPr>
          <w:lang w:val="zh-CN"/>
        </w:rPr>
        <w:t>。</w:t>
      </w:r>
    </w:p>
    <w:p>
      <w:pPr>
        <w:jc w:val="center"/>
      </w:pPr>
      <w:r>
        <w:rPr>
          <w:b/>
          <w:lang w:val="zh-CN"/>
        </w:rPr>
        <w:t>Table 8-17AOCs_fast_TM2Table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CellMar>
            <w:top w:w="0" w:type="dxa"/>
            <w:left w:w="108" w:type="dxa"/>
            <w:bottom w:w="0" w:type="dxa"/>
            <w:right w:w="108" w:type="dxa"/>
          </w:tblCellMar>
        </w:tblPrEx>
        <w:trPr>
          <w:trHeight w:val="368" w:hRule="atLeast"/>
          <w:tblHeader/>
        </w:trPr>
        <w:tc>
          <w:tcPr>
            <w:tcW w:w="650" w:type="dxa"/>
            <w:vAlign w:val="center"/>
          </w:tcPr>
          <w:p>
            <w:pPr>
              <w:jc w:val="center"/>
              <w:rPr>
                <w:rFonts w:ascii="Times New Roman" w:hAnsi="Times New Roman" w:eastAsia="宋体" w:cs="Times New Roman"/>
                <w:b/>
                <w:bCs/>
                <w:caps/>
                <w:kern w:val="2"/>
                <w:sz w:val="21"/>
                <w:szCs w:val="21"/>
                <w:lang w:val="en-US" w:eastAsia="zh-CN" w:bidi="ar-SA"/>
              </w:rPr>
            </w:pPr>
            <w:r>
              <w:rPr>
                <w:rFonts w:hint="eastAsia"/>
                <w:b/>
                <w:bCs/>
                <w:sz w:val="21"/>
                <w:szCs w:val="21"/>
              </w:rPr>
              <w:t>No</w:t>
            </w:r>
          </w:p>
        </w:tc>
        <w:tc>
          <w:tcPr>
            <w:tcW w:w="99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Data Bytes/Bits</w:t>
            </w:r>
          </w:p>
        </w:tc>
        <w:tc>
          <w:tcPr>
            <w:tcW w:w="119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Number</w:t>
            </w:r>
          </w:p>
        </w:tc>
        <w:tc>
          <w:tcPr>
            <w:tcW w:w="1491" w:type="dxa"/>
            <w:vAlign w:val="center"/>
          </w:tcPr>
          <w:p>
            <w:pPr>
              <w:jc w:val="center"/>
              <w:rPr>
                <w:rFonts w:hint="eastAsia" w:ascii="Times New Roman" w:hAnsi="Times New Roman" w:eastAsia="宋体" w:cs="Times New Roman"/>
                <w:b/>
                <w:bCs/>
                <w:kern w:val="2"/>
                <w:sz w:val="21"/>
                <w:szCs w:val="21"/>
                <w:lang w:val="en-US" w:eastAsia="zh-CN" w:bidi="ar-SA"/>
              </w:rPr>
            </w:pPr>
            <w:r>
              <w:rPr>
                <w:rFonts w:hint="eastAsia"/>
                <w:b/>
                <w:bCs/>
                <w:sz w:val="21"/>
                <w:szCs w:val="21"/>
              </w:rPr>
              <w:t>Parameter Name</w:t>
            </w:r>
          </w:p>
        </w:tc>
        <w:tc>
          <w:tcPr>
            <w:tcW w:w="81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Display Mode</w:t>
            </w:r>
          </w:p>
        </w:tc>
        <w:tc>
          <w:tcPr>
            <w:tcW w:w="1092"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Processing Function</w:t>
            </w:r>
          </w:p>
        </w:tc>
        <w:tc>
          <w:tcPr>
            <w:tcW w:w="122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Coefficient</w:t>
            </w:r>
          </w:p>
        </w:tc>
        <w:tc>
          <w:tcPr>
            <w:tcW w:w="1125"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Telemetry Type</w:t>
            </w:r>
          </w:p>
        </w:tc>
        <w:tc>
          <w:tcPr>
            <w:tcW w:w="77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Unit</w:t>
            </w:r>
          </w:p>
        </w:tc>
        <w:tc>
          <w:tcPr>
            <w:tcW w:w="154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Work Range</w:t>
            </w:r>
          </w:p>
        </w:tc>
        <w:tc>
          <w:tcPr>
            <w:tcW w:w="1611"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Processing</w:t>
            </w:r>
          </w:p>
        </w:tc>
        <w:tc>
          <w:tcPr>
            <w:tcW w:w="1120"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P24W0B7~B4</w:t>
            </w:r>
          </w:p>
        </w:tc>
        <w:tc>
          <w:tcPr>
            <w:tcW w:w="1196" w:type="dxa"/>
            <w:vAlign w:val="center"/>
          </w:tcPr>
          <w:p>
            <w:pPr>
              <w:jc w:val="center"/>
              <w:rPr>
                <w:sz w:val="21"/>
                <w:szCs w:val="21"/>
              </w:rPr>
            </w:pPr>
            <w:r>
              <w:t>TMK201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P24W0B3~W3B0</w:t>
            </w:r>
          </w:p>
        </w:tc>
        <w:tc>
          <w:tcPr>
            <w:tcW w:w="1196" w:type="dxa"/>
            <w:vAlign w:val="center"/>
          </w:tcPr>
          <w:p>
            <w:pPr>
              <w:jc w:val="center"/>
              <w:rPr>
                <w:sz w:val="21"/>
                <w:szCs w:val="21"/>
              </w:rPr>
            </w:pPr>
            <w:r>
              <w:t>TMK202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P24W4</w:t>
            </w:r>
          </w:p>
        </w:tc>
        <w:tc>
          <w:tcPr>
            <w:tcW w:w="1196" w:type="dxa"/>
            <w:vAlign w:val="center"/>
          </w:tcPr>
          <w:p>
            <w:pPr>
              <w:jc w:val="center"/>
              <w:rPr>
                <w:sz w:val="21"/>
                <w:szCs w:val="21"/>
              </w:rPr>
            </w:pPr>
            <w:r>
              <w:t>TMK203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 mode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P24W5~W6</w:t>
            </w:r>
          </w:p>
        </w:tc>
        <w:tc>
          <w:tcPr>
            <w:tcW w:w="1196" w:type="dxa"/>
            <w:vAlign w:val="center"/>
          </w:tcPr>
          <w:p>
            <w:pPr>
              <w:jc w:val="center"/>
              <w:rPr>
                <w:sz w:val="21"/>
                <w:szCs w:val="21"/>
              </w:rPr>
            </w:pPr>
            <w:r>
              <w:t>TMK204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angle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P24W7~W8</w:t>
            </w:r>
          </w:p>
        </w:tc>
        <w:tc>
          <w:tcPr>
            <w:tcW w:w="1196" w:type="dxa"/>
            <w:vAlign w:val="center"/>
          </w:tcPr>
          <w:p>
            <w:pPr>
              <w:jc w:val="center"/>
              <w:rPr>
                <w:sz w:val="21"/>
                <w:szCs w:val="21"/>
              </w:rPr>
            </w:pPr>
            <w:r>
              <w:t>TMK205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angle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P24W9~W10</w:t>
            </w:r>
          </w:p>
        </w:tc>
        <w:tc>
          <w:tcPr>
            <w:tcW w:w="1196" w:type="dxa"/>
            <w:vAlign w:val="center"/>
          </w:tcPr>
          <w:p>
            <w:pPr>
              <w:jc w:val="center"/>
              <w:rPr>
                <w:sz w:val="21"/>
                <w:szCs w:val="21"/>
              </w:rPr>
            </w:pPr>
            <w:r>
              <w:t>TMK206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angle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P24W11~W12</w:t>
            </w:r>
          </w:p>
        </w:tc>
        <w:tc>
          <w:tcPr>
            <w:tcW w:w="1196" w:type="dxa"/>
            <w:vAlign w:val="center"/>
          </w:tcPr>
          <w:p>
            <w:pPr>
              <w:jc w:val="center"/>
              <w:rPr>
                <w:sz w:val="21"/>
                <w:szCs w:val="21"/>
              </w:rPr>
            </w:pPr>
            <w:r>
              <w:t>TMK207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angular velocity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P24W13~W14</w:t>
            </w:r>
          </w:p>
        </w:tc>
        <w:tc>
          <w:tcPr>
            <w:tcW w:w="1196" w:type="dxa"/>
            <w:vAlign w:val="center"/>
          </w:tcPr>
          <w:p>
            <w:pPr>
              <w:jc w:val="center"/>
              <w:rPr>
                <w:sz w:val="21"/>
                <w:szCs w:val="21"/>
              </w:rPr>
            </w:pPr>
            <w:r>
              <w:t>TMK208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angular velocity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P24W15~W16</w:t>
            </w:r>
          </w:p>
        </w:tc>
        <w:tc>
          <w:tcPr>
            <w:tcW w:w="1196" w:type="dxa"/>
            <w:vAlign w:val="center"/>
          </w:tcPr>
          <w:p>
            <w:pPr>
              <w:jc w:val="center"/>
              <w:rPr>
                <w:sz w:val="21"/>
                <w:szCs w:val="21"/>
              </w:rPr>
            </w:pPr>
            <w:r>
              <w:t>TMK209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angular velocity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P24W17~W18</w:t>
            </w:r>
          </w:p>
        </w:tc>
        <w:tc>
          <w:tcPr>
            <w:tcW w:w="1196" w:type="dxa"/>
            <w:vAlign w:val="center"/>
          </w:tcPr>
          <w:p>
            <w:pPr>
              <w:jc w:val="center"/>
              <w:rPr>
                <w:sz w:val="21"/>
                <w:szCs w:val="21"/>
              </w:rPr>
            </w:pPr>
            <w:r>
              <w:t>TMK210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angle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P24W19~W20</w:t>
            </w:r>
          </w:p>
        </w:tc>
        <w:tc>
          <w:tcPr>
            <w:tcW w:w="1196" w:type="dxa"/>
            <w:vAlign w:val="center"/>
          </w:tcPr>
          <w:p>
            <w:pPr>
              <w:jc w:val="center"/>
              <w:rPr>
                <w:sz w:val="21"/>
                <w:szCs w:val="21"/>
              </w:rPr>
            </w:pPr>
            <w:r>
              <w:t>TMK211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angle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P24W21~W22</w:t>
            </w:r>
          </w:p>
        </w:tc>
        <w:tc>
          <w:tcPr>
            <w:tcW w:w="1196" w:type="dxa"/>
            <w:vAlign w:val="center"/>
          </w:tcPr>
          <w:p>
            <w:pPr>
              <w:jc w:val="center"/>
              <w:rPr>
                <w:sz w:val="21"/>
                <w:szCs w:val="21"/>
              </w:rPr>
            </w:pPr>
            <w:r>
              <w:t>TMK212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angle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r>
              <w:rPr>
                <w:rFonts w:hint="eastAsia"/>
                <w:lang w:val="en-US" w:eastAsia="zh-CN"/>
              </w:rPr>
              <w:t>deg</w:t>
            </w: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P24W23~W24</w:t>
            </w:r>
          </w:p>
        </w:tc>
        <w:tc>
          <w:tcPr>
            <w:tcW w:w="1196" w:type="dxa"/>
            <w:vAlign w:val="center"/>
          </w:tcPr>
          <w:p>
            <w:pPr>
              <w:jc w:val="center"/>
              <w:rPr>
                <w:sz w:val="21"/>
                <w:szCs w:val="21"/>
              </w:rPr>
            </w:pPr>
            <w:r>
              <w:t>TMK213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angular velocity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P24W25~W26</w:t>
            </w:r>
          </w:p>
        </w:tc>
        <w:tc>
          <w:tcPr>
            <w:tcW w:w="1196" w:type="dxa"/>
            <w:vAlign w:val="center"/>
          </w:tcPr>
          <w:p>
            <w:pPr>
              <w:jc w:val="center"/>
              <w:rPr>
                <w:sz w:val="21"/>
                <w:szCs w:val="21"/>
              </w:rPr>
            </w:pPr>
            <w:r>
              <w:t>TMK214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angular velocity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P24W27~W28</w:t>
            </w:r>
          </w:p>
        </w:tc>
        <w:tc>
          <w:tcPr>
            <w:tcW w:w="1196" w:type="dxa"/>
            <w:vAlign w:val="center"/>
          </w:tcPr>
          <w:p>
            <w:pPr>
              <w:jc w:val="center"/>
              <w:rPr>
                <w:sz w:val="21"/>
                <w:szCs w:val="21"/>
              </w:rPr>
            </w:pPr>
            <w:r>
              <w:t>TMK215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angular velocity controlled variable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P24W29</w:t>
            </w:r>
          </w:p>
        </w:tc>
        <w:tc>
          <w:tcPr>
            <w:tcW w:w="1196" w:type="dxa"/>
            <w:vAlign w:val="center"/>
          </w:tcPr>
          <w:p>
            <w:pPr>
              <w:jc w:val="center"/>
              <w:rPr>
                <w:sz w:val="21"/>
                <w:szCs w:val="21"/>
              </w:rPr>
            </w:pPr>
            <w:r>
              <w:t>TMK216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Gyro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P24W30</w:t>
            </w:r>
          </w:p>
        </w:tc>
        <w:tc>
          <w:tcPr>
            <w:tcW w:w="1196" w:type="dxa"/>
            <w:vAlign w:val="center"/>
          </w:tcPr>
          <w:p>
            <w:pPr>
              <w:jc w:val="center"/>
              <w:rPr>
                <w:sz w:val="21"/>
                <w:szCs w:val="21"/>
              </w:rPr>
            </w:pPr>
            <w:r>
              <w:t>TMK217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Gyro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P24W31</w:t>
            </w:r>
          </w:p>
        </w:tc>
        <w:tc>
          <w:tcPr>
            <w:tcW w:w="1196" w:type="dxa"/>
            <w:vAlign w:val="center"/>
          </w:tcPr>
          <w:p>
            <w:pPr>
              <w:jc w:val="center"/>
              <w:rPr>
                <w:sz w:val="21"/>
                <w:szCs w:val="21"/>
              </w:rPr>
            </w:pPr>
            <w:r>
              <w:t>TMK218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Gyro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P24W32</w:t>
            </w:r>
          </w:p>
        </w:tc>
        <w:tc>
          <w:tcPr>
            <w:tcW w:w="1196" w:type="dxa"/>
            <w:vAlign w:val="center"/>
          </w:tcPr>
          <w:p>
            <w:pPr>
              <w:jc w:val="center"/>
              <w:rPr>
                <w:sz w:val="21"/>
                <w:szCs w:val="21"/>
              </w:rPr>
            </w:pPr>
            <w:r>
              <w:t>TMK219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Gyro 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P24W33</w:t>
            </w:r>
          </w:p>
        </w:tc>
        <w:tc>
          <w:tcPr>
            <w:tcW w:w="1196" w:type="dxa"/>
            <w:vAlign w:val="center"/>
          </w:tcPr>
          <w:p>
            <w:pPr>
              <w:jc w:val="center"/>
              <w:rPr>
                <w:sz w:val="21"/>
                <w:szCs w:val="21"/>
              </w:rPr>
            </w:pPr>
            <w:r>
              <w:t>TMK220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communication with magnetometer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P24W34</w:t>
            </w:r>
          </w:p>
        </w:tc>
        <w:tc>
          <w:tcPr>
            <w:tcW w:w="1196" w:type="dxa"/>
            <w:vAlign w:val="center"/>
          </w:tcPr>
          <w:p>
            <w:pPr>
              <w:jc w:val="center"/>
              <w:rPr>
                <w:sz w:val="21"/>
                <w:szCs w:val="21"/>
              </w:rPr>
            </w:pPr>
            <w:r>
              <w:t>TMK221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communication with magnetometer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P24W35</w:t>
            </w:r>
          </w:p>
        </w:tc>
        <w:tc>
          <w:tcPr>
            <w:tcW w:w="1196" w:type="dxa"/>
            <w:vAlign w:val="center"/>
          </w:tcPr>
          <w:p>
            <w:pPr>
              <w:jc w:val="center"/>
              <w:rPr>
                <w:sz w:val="21"/>
                <w:szCs w:val="21"/>
              </w:rPr>
            </w:pPr>
            <w:r>
              <w:t>TMK222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communication with the on-chip sun sensor(DSS)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P24W36</w:t>
            </w:r>
          </w:p>
        </w:tc>
        <w:tc>
          <w:tcPr>
            <w:tcW w:w="1196" w:type="dxa"/>
            <w:vAlign w:val="center"/>
          </w:tcPr>
          <w:p>
            <w:pPr>
              <w:jc w:val="center"/>
              <w:rPr>
                <w:sz w:val="21"/>
                <w:szCs w:val="21"/>
              </w:rPr>
            </w:pPr>
            <w:r>
              <w:t>TMK223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communication with  star sensor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P24W37</w:t>
            </w:r>
          </w:p>
        </w:tc>
        <w:tc>
          <w:tcPr>
            <w:tcW w:w="1196" w:type="dxa"/>
            <w:vAlign w:val="center"/>
          </w:tcPr>
          <w:p>
            <w:pPr>
              <w:jc w:val="center"/>
              <w:rPr>
                <w:sz w:val="21"/>
                <w:szCs w:val="21"/>
              </w:rPr>
            </w:pPr>
            <w:r>
              <w:t>TMK224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communication with  star sensor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P24W38</w:t>
            </w:r>
          </w:p>
        </w:tc>
        <w:tc>
          <w:tcPr>
            <w:tcW w:w="1196" w:type="dxa"/>
            <w:vAlign w:val="center"/>
          </w:tcPr>
          <w:p>
            <w:pPr>
              <w:jc w:val="center"/>
              <w:rPr>
                <w:sz w:val="21"/>
                <w:szCs w:val="21"/>
              </w:rPr>
            </w:pPr>
            <w:r>
              <w:t>TMK225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momentum wheel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P24W39</w:t>
            </w:r>
          </w:p>
        </w:tc>
        <w:tc>
          <w:tcPr>
            <w:tcW w:w="1196" w:type="dxa"/>
            <w:vAlign w:val="center"/>
          </w:tcPr>
          <w:p>
            <w:pPr>
              <w:jc w:val="center"/>
              <w:rPr>
                <w:sz w:val="21"/>
                <w:szCs w:val="21"/>
              </w:rPr>
            </w:pPr>
            <w:r>
              <w:t>TMK226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momentum wheel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P24W40</w:t>
            </w:r>
          </w:p>
        </w:tc>
        <w:tc>
          <w:tcPr>
            <w:tcW w:w="1196" w:type="dxa"/>
            <w:vAlign w:val="center"/>
          </w:tcPr>
          <w:p>
            <w:pPr>
              <w:jc w:val="center"/>
              <w:rPr>
                <w:sz w:val="21"/>
                <w:szCs w:val="21"/>
              </w:rPr>
            </w:pPr>
            <w:r>
              <w:t>TMK227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momentum wheel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P24W41</w:t>
            </w:r>
          </w:p>
        </w:tc>
        <w:tc>
          <w:tcPr>
            <w:tcW w:w="1196" w:type="dxa"/>
            <w:vAlign w:val="center"/>
          </w:tcPr>
          <w:p>
            <w:pPr>
              <w:jc w:val="center"/>
              <w:rPr>
                <w:sz w:val="21"/>
                <w:szCs w:val="21"/>
              </w:rPr>
            </w:pPr>
            <w:r>
              <w:t>TMK228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Continuous unsuccessful number of communication with momentum wheel 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P24W42~W43</w:t>
            </w:r>
          </w:p>
        </w:tc>
        <w:tc>
          <w:tcPr>
            <w:tcW w:w="1196" w:type="dxa"/>
            <w:vAlign w:val="center"/>
          </w:tcPr>
          <w:p>
            <w:pPr>
              <w:jc w:val="center"/>
              <w:rPr>
                <w:sz w:val="21"/>
                <w:szCs w:val="21"/>
              </w:rPr>
            </w:pPr>
            <w:r>
              <w:t>TMK229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attitude quaternion q1 of the body relative to the inertial system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P24W44~W45</w:t>
            </w:r>
          </w:p>
        </w:tc>
        <w:tc>
          <w:tcPr>
            <w:tcW w:w="1196" w:type="dxa"/>
            <w:vAlign w:val="center"/>
          </w:tcPr>
          <w:p>
            <w:pPr>
              <w:jc w:val="center"/>
              <w:rPr>
                <w:sz w:val="21"/>
                <w:szCs w:val="21"/>
              </w:rPr>
            </w:pPr>
            <w:r>
              <w:t>TMK230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attitude quaternion q2 of the body relative to the inertial system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P24W46~W47</w:t>
            </w:r>
          </w:p>
        </w:tc>
        <w:tc>
          <w:tcPr>
            <w:tcW w:w="1196" w:type="dxa"/>
            <w:vAlign w:val="center"/>
          </w:tcPr>
          <w:p>
            <w:pPr>
              <w:jc w:val="center"/>
              <w:rPr>
                <w:sz w:val="21"/>
                <w:szCs w:val="21"/>
              </w:rPr>
            </w:pPr>
            <w:r>
              <w:t>TMK231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attitude quaternion q3 of the body relative to the inertial system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P24W48~W49</w:t>
            </w:r>
          </w:p>
        </w:tc>
        <w:tc>
          <w:tcPr>
            <w:tcW w:w="1196" w:type="dxa"/>
            <w:vAlign w:val="center"/>
          </w:tcPr>
          <w:p>
            <w:pPr>
              <w:jc w:val="center"/>
              <w:rPr>
                <w:sz w:val="21"/>
                <w:szCs w:val="21"/>
              </w:rPr>
            </w:pPr>
            <w:r>
              <w:t>TMK232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Quaternion q1 of the body calculated by Magnometer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P24W50~W51</w:t>
            </w:r>
          </w:p>
        </w:tc>
        <w:tc>
          <w:tcPr>
            <w:tcW w:w="1196" w:type="dxa"/>
            <w:vAlign w:val="center"/>
          </w:tcPr>
          <w:p>
            <w:pPr>
              <w:jc w:val="center"/>
              <w:rPr>
                <w:sz w:val="21"/>
                <w:szCs w:val="21"/>
              </w:rPr>
            </w:pPr>
            <w:r>
              <w:t>TMK233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Quaternion q2 of the body calculated by Magnometer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P24W52~W53</w:t>
            </w:r>
          </w:p>
        </w:tc>
        <w:tc>
          <w:tcPr>
            <w:tcW w:w="1196" w:type="dxa"/>
            <w:vAlign w:val="center"/>
          </w:tcPr>
          <w:p>
            <w:pPr>
              <w:jc w:val="center"/>
              <w:rPr>
                <w:sz w:val="21"/>
                <w:szCs w:val="21"/>
              </w:rPr>
            </w:pPr>
            <w:r>
              <w:t>TMK234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Quaternion q3 of the body calculated by Magnometer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0.00003051850947599719</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P24W54~W55</w:t>
            </w:r>
          </w:p>
        </w:tc>
        <w:tc>
          <w:tcPr>
            <w:tcW w:w="1196" w:type="dxa"/>
            <w:vAlign w:val="center"/>
          </w:tcPr>
          <w:p>
            <w:pPr>
              <w:jc w:val="center"/>
              <w:rPr>
                <w:sz w:val="21"/>
                <w:szCs w:val="21"/>
              </w:rPr>
            </w:pPr>
            <w:r>
              <w:t>TMK235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angle measured by star sensor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P24W56~W57</w:t>
            </w:r>
          </w:p>
        </w:tc>
        <w:tc>
          <w:tcPr>
            <w:tcW w:w="1196" w:type="dxa"/>
            <w:vAlign w:val="center"/>
          </w:tcPr>
          <w:p>
            <w:pPr>
              <w:jc w:val="center"/>
              <w:rPr>
                <w:sz w:val="21"/>
                <w:szCs w:val="21"/>
              </w:rPr>
            </w:pPr>
            <w:r>
              <w:t>TMK236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angle measured by star sensor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P24W58~W59</w:t>
            </w:r>
          </w:p>
        </w:tc>
        <w:tc>
          <w:tcPr>
            <w:tcW w:w="1196" w:type="dxa"/>
            <w:vAlign w:val="center"/>
          </w:tcPr>
          <w:p>
            <w:pPr>
              <w:jc w:val="center"/>
              <w:rPr>
                <w:sz w:val="21"/>
                <w:szCs w:val="21"/>
              </w:rPr>
            </w:pPr>
            <w:r>
              <w:t>TMK237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angle measured by star sensor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P24W60~W61</w:t>
            </w:r>
          </w:p>
        </w:tc>
        <w:tc>
          <w:tcPr>
            <w:tcW w:w="1196" w:type="dxa"/>
            <w:vAlign w:val="center"/>
          </w:tcPr>
          <w:p>
            <w:pPr>
              <w:jc w:val="center"/>
              <w:rPr>
                <w:sz w:val="21"/>
                <w:szCs w:val="21"/>
              </w:rPr>
            </w:pPr>
            <w:r>
              <w:t>TMK238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Roll angle measured by double-vector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P24W62~W63</w:t>
            </w:r>
          </w:p>
        </w:tc>
        <w:tc>
          <w:tcPr>
            <w:tcW w:w="1196" w:type="dxa"/>
            <w:vAlign w:val="center"/>
          </w:tcPr>
          <w:p>
            <w:pPr>
              <w:jc w:val="center"/>
              <w:rPr>
                <w:sz w:val="21"/>
                <w:szCs w:val="21"/>
              </w:rPr>
            </w:pPr>
            <w:r>
              <w:t>TMK239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Pitch angle measured by double-vector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P24W64~W65</w:t>
            </w:r>
          </w:p>
        </w:tc>
        <w:tc>
          <w:tcPr>
            <w:tcW w:w="1196" w:type="dxa"/>
            <w:vAlign w:val="center"/>
          </w:tcPr>
          <w:p>
            <w:pPr>
              <w:jc w:val="center"/>
              <w:rPr>
                <w:sz w:val="21"/>
                <w:szCs w:val="21"/>
              </w:rPr>
            </w:pPr>
            <w:r>
              <w:t>TMK240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angle measured by double-vector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P24W66~W67</w:t>
            </w:r>
          </w:p>
        </w:tc>
        <w:tc>
          <w:tcPr>
            <w:tcW w:w="1196" w:type="dxa"/>
            <w:vAlign w:val="center"/>
          </w:tcPr>
          <w:p>
            <w:pPr>
              <w:jc w:val="center"/>
              <w:rPr>
                <w:sz w:val="21"/>
                <w:szCs w:val="21"/>
              </w:rPr>
            </w:pPr>
            <w:r>
              <w:t>TMK241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Sox - component X of the Sun vector relative to the orbit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Func0008</w:t>
            </w:r>
          </w:p>
        </w:tc>
        <w:tc>
          <w:tcPr>
            <w:tcW w:w="1229" w:type="dxa"/>
            <w:vAlign w:val="center"/>
          </w:tcPr>
          <w:p>
            <w:pPr>
              <w:jc w:val="center"/>
              <w:rPr>
                <w:sz w:val="21"/>
                <w:szCs w:val="21"/>
              </w:rPr>
            </w:pPr>
            <w:r>
              <w:t>32767</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P24W68~W69</w:t>
            </w:r>
          </w:p>
        </w:tc>
        <w:tc>
          <w:tcPr>
            <w:tcW w:w="1196" w:type="dxa"/>
            <w:vAlign w:val="center"/>
          </w:tcPr>
          <w:p>
            <w:pPr>
              <w:jc w:val="center"/>
              <w:rPr>
                <w:sz w:val="21"/>
                <w:szCs w:val="21"/>
              </w:rPr>
            </w:pPr>
            <w:r>
              <w:t>TMK242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Soy - component Y of the Sun vector relative to the orbit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Func0008</w:t>
            </w:r>
          </w:p>
        </w:tc>
        <w:tc>
          <w:tcPr>
            <w:tcW w:w="1229" w:type="dxa"/>
            <w:vAlign w:val="center"/>
          </w:tcPr>
          <w:p>
            <w:pPr>
              <w:jc w:val="center"/>
              <w:rPr>
                <w:sz w:val="21"/>
                <w:szCs w:val="21"/>
              </w:rPr>
            </w:pPr>
            <w:r>
              <w:t>32767</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P24W70~W71</w:t>
            </w:r>
          </w:p>
        </w:tc>
        <w:tc>
          <w:tcPr>
            <w:tcW w:w="1196" w:type="dxa"/>
            <w:vAlign w:val="center"/>
          </w:tcPr>
          <w:p>
            <w:pPr>
              <w:jc w:val="center"/>
              <w:rPr>
                <w:sz w:val="21"/>
                <w:szCs w:val="21"/>
              </w:rPr>
            </w:pPr>
            <w:r>
              <w:t>TMK243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Soz - component Z of the Sun vector relative to the orbit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Func0008</w:t>
            </w:r>
          </w:p>
        </w:tc>
        <w:tc>
          <w:tcPr>
            <w:tcW w:w="1229" w:type="dxa"/>
            <w:vAlign w:val="center"/>
          </w:tcPr>
          <w:p>
            <w:pPr>
              <w:jc w:val="center"/>
              <w:rPr>
                <w:sz w:val="21"/>
                <w:szCs w:val="21"/>
              </w:rPr>
            </w:pPr>
            <w:r>
              <w:t>32767</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P24W72~W73</w:t>
            </w:r>
          </w:p>
        </w:tc>
        <w:tc>
          <w:tcPr>
            <w:tcW w:w="1196" w:type="dxa"/>
            <w:vAlign w:val="center"/>
          </w:tcPr>
          <w:p>
            <w:pPr>
              <w:jc w:val="center"/>
              <w:rPr>
                <w:sz w:val="21"/>
                <w:szCs w:val="21"/>
              </w:rPr>
            </w:pPr>
            <w:r>
              <w:t>TMK244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Bbx - component X of the Magnetic field vector relative to the body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P24W74~W75</w:t>
            </w:r>
          </w:p>
        </w:tc>
        <w:tc>
          <w:tcPr>
            <w:tcW w:w="1196" w:type="dxa"/>
            <w:vAlign w:val="center"/>
          </w:tcPr>
          <w:p>
            <w:pPr>
              <w:jc w:val="center"/>
              <w:rPr>
                <w:sz w:val="21"/>
                <w:szCs w:val="21"/>
              </w:rPr>
            </w:pPr>
            <w:r>
              <w:t>TMK245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Bby - component Y of the Magnetic field vector relative to the body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P24W76~W77</w:t>
            </w:r>
          </w:p>
        </w:tc>
        <w:tc>
          <w:tcPr>
            <w:tcW w:w="1196" w:type="dxa"/>
            <w:vAlign w:val="center"/>
          </w:tcPr>
          <w:p>
            <w:pPr>
              <w:jc w:val="center"/>
              <w:rPr>
                <w:sz w:val="21"/>
                <w:szCs w:val="21"/>
              </w:rPr>
            </w:pPr>
            <w:r>
              <w:t>TMK246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Bbz - component Z of the Magnetic field vector relative to the body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P24W78~W79</w:t>
            </w:r>
          </w:p>
        </w:tc>
        <w:tc>
          <w:tcPr>
            <w:tcW w:w="1196" w:type="dxa"/>
            <w:vAlign w:val="center"/>
          </w:tcPr>
          <w:p>
            <w:pPr>
              <w:jc w:val="center"/>
              <w:rPr>
                <w:sz w:val="21"/>
                <w:szCs w:val="21"/>
              </w:rPr>
            </w:pPr>
            <w:r>
              <w:t>TMK247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Box - component X of the Magnetic field vector relative to the orbit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P24W80~W81</w:t>
            </w:r>
          </w:p>
        </w:tc>
        <w:tc>
          <w:tcPr>
            <w:tcW w:w="1196" w:type="dxa"/>
            <w:vAlign w:val="center"/>
          </w:tcPr>
          <w:p>
            <w:pPr>
              <w:jc w:val="center"/>
              <w:rPr>
                <w:sz w:val="21"/>
                <w:szCs w:val="21"/>
              </w:rPr>
            </w:pPr>
            <w:r>
              <w:t>TMK248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Boy - component Y of the Magnetic field vector relative to the orbit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P24W82~W83</w:t>
            </w:r>
          </w:p>
        </w:tc>
        <w:tc>
          <w:tcPr>
            <w:tcW w:w="1196" w:type="dxa"/>
            <w:vAlign w:val="center"/>
          </w:tcPr>
          <w:p>
            <w:pPr>
              <w:jc w:val="center"/>
              <w:rPr>
                <w:sz w:val="21"/>
                <w:szCs w:val="21"/>
              </w:rPr>
            </w:pPr>
            <w:r>
              <w:t>TMK249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Boz - component Z of the Magnetic field vector relative to the orbit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(-65534,65534)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P24W84~W85</w:t>
            </w:r>
          </w:p>
        </w:tc>
        <w:tc>
          <w:tcPr>
            <w:tcW w:w="1196" w:type="dxa"/>
            <w:vAlign w:val="center"/>
          </w:tcPr>
          <w:p>
            <w:pPr>
              <w:jc w:val="center"/>
              <w:rPr>
                <w:sz w:val="21"/>
                <w:szCs w:val="21"/>
              </w:rPr>
            </w:pPr>
            <w:r>
              <w:t>TMK250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angle Eta_m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P24W86</w:t>
            </w:r>
          </w:p>
        </w:tc>
        <w:tc>
          <w:tcPr>
            <w:tcW w:w="1196" w:type="dxa"/>
            <w:vAlign w:val="center"/>
          </w:tcPr>
          <w:p>
            <w:pPr>
              <w:jc w:val="center"/>
              <w:rPr>
                <w:sz w:val="21"/>
                <w:szCs w:val="21"/>
              </w:rPr>
            </w:pPr>
            <w:r>
              <w:t>TMK251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Angle between star sensor A's optical axis and the sun vector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0.7</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P24W87</w:t>
            </w:r>
          </w:p>
        </w:tc>
        <w:tc>
          <w:tcPr>
            <w:tcW w:w="1196" w:type="dxa"/>
            <w:vAlign w:val="center"/>
          </w:tcPr>
          <w:p>
            <w:pPr>
              <w:jc w:val="center"/>
              <w:rPr>
                <w:sz w:val="21"/>
                <w:szCs w:val="21"/>
              </w:rPr>
            </w:pPr>
            <w:r>
              <w:t>TMK252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Angle between star sensor A's optical axis and the horizon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(-69,120)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P24W88</w:t>
            </w:r>
          </w:p>
        </w:tc>
        <w:tc>
          <w:tcPr>
            <w:tcW w:w="1196" w:type="dxa"/>
            <w:vAlign w:val="center"/>
          </w:tcPr>
          <w:p>
            <w:pPr>
              <w:jc w:val="center"/>
              <w:rPr>
                <w:sz w:val="21"/>
                <w:szCs w:val="21"/>
              </w:rPr>
            </w:pPr>
            <w:r>
              <w:t>TMK253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Angle between star sensor B's optical axis and the sun vector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0.7</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P24W89</w:t>
            </w:r>
          </w:p>
        </w:tc>
        <w:tc>
          <w:tcPr>
            <w:tcW w:w="1196" w:type="dxa"/>
            <w:vAlign w:val="center"/>
          </w:tcPr>
          <w:p>
            <w:pPr>
              <w:jc w:val="center"/>
              <w:rPr>
                <w:sz w:val="21"/>
                <w:szCs w:val="21"/>
              </w:rPr>
            </w:pPr>
            <w:r>
              <w:t>TMK254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Angle between star sensor B's optical axis and the horizon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(-69,120)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P24W90</w:t>
            </w:r>
          </w:p>
        </w:tc>
        <w:tc>
          <w:tcPr>
            <w:tcW w:w="1196" w:type="dxa"/>
            <w:vAlign w:val="center"/>
          </w:tcPr>
          <w:p>
            <w:pPr>
              <w:jc w:val="center"/>
              <w:rPr>
                <w:sz w:val="21"/>
                <w:szCs w:val="21"/>
              </w:rPr>
            </w:pPr>
            <w:r>
              <w:t>TMK255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Attitude maneuver preset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P24W91</w:t>
            </w:r>
          </w:p>
        </w:tc>
        <w:tc>
          <w:tcPr>
            <w:tcW w:w="1196" w:type="dxa"/>
            <w:vAlign w:val="center"/>
          </w:tcPr>
          <w:p>
            <w:pPr>
              <w:jc w:val="center"/>
              <w:rPr>
                <w:sz w:val="21"/>
                <w:szCs w:val="21"/>
              </w:rPr>
            </w:pPr>
            <w:r>
              <w:t>TMK256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exposure and current satellite time difference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P24W92</w:t>
            </w:r>
          </w:p>
        </w:tc>
        <w:tc>
          <w:tcPr>
            <w:tcW w:w="1196" w:type="dxa"/>
            <w:vAlign w:val="center"/>
          </w:tcPr>
          <w:p>
            <w:pPr>
              <w:jc w:val="center"/>
              <w:rPr>
                <w:sz w:val="21"/>
                <w:szCs w:val="21"/>
              </w:rPr>
            </w:pPr>
            <w:r>
              <w:t>TMK257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exposure and current satellite time difference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P24W93~W94</w:t>
            </w:r>
          </w:p>
        </w:tc>
        <w:tc>
          <w:tcPr>
            <w:tcW w:w="1196" w:type="dxa"/>
            <w:vAlign w:val="center"/>
          </w:tcPr>
          <w:p>
            <w:pPr>
              <w:jc w:val="center"/>
              <w:rPr>
                <w:sz w:val="21"/>
                <w:szCs w:val="21"/>
              </w:rPr>
            </w:pPr>
            <w:r>
              <w:t>TMK258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Drift angle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P24W95</w:t>
            </w:r>
          </w:p>
        </w:tc>
        <w:tc>
          <w:tcPr>
            <w:tcW w:w="1196" w:type="dxa"/>
            <w:vAlign w:val="center"/>
          </w:tcPr>
          <w:p>
            <w:pPr>
              <w:jc w:val="center"/>
              <w:rPr>
                <w:sz w:val="21"/>
                <w:szCs w:val="21"/>
              </w:rPr>
            </w:pPr>
            <w:r>
              <w:t>TMK260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ASS angle-alpha angle calculated by star sensors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P24W96</w:t>
            </w:r>
          </w:p>
        </w:tc>
        <w:tc>
          <w:tcPr>
            <w:tcW w:w="1196" w:type="dxa"/>
            <w:vAlign w:val="center"/>
          </w:tcPr>
          <w:p>
            <w:pPr>
              <w:jc w:val="center"/>
              <w:rPr>
                <w:sz w:val="21"/>
                <w:szCs w:val="21"/>
              </w:rPr>
            </w:pPr>
            <w:r>
              <w:t>TMK261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ASS angle-beta angle calculated by star sensors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P24W97</w:t>
            </w:r>
          </w:p>
        </w:tc>
        <w:tc>
          <w:tcPr>
            <w:tcW w:w="1196" w:type="dxa"/>
            <w:vAlign w:val="center"/>
          </w:tcPr>
          <w:p>
            <w:pPr>
              <w:jc w:val="center"/>
              <w:rPr>
                <w:sz w:val="21"/>
                <w:szCs w:val="21"/>
              </w:rPr>
            </w:pPr>
            <w:r>
              <w:t>TMK262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 angle-alpha angle calculated by star sensors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P24W98</w:t>
            </w:r>
          </w:p>
        </w:tc>
        <w:tc>
          <w:tcPr>
            <w:tcW w:w="1196" w:type="dxa"/>
            <w:vAlign w:val="center"/>
          </w:tcPr>
          <w:p>
            <w:pPr>
              <w:jc w:val="center"/>
              <w:rPr>
                <w:sz w:val="21"/>
                <w:szCs w:val="21"/>
              </w:rPr>
            </w:pPr>
            <w:r>
              <w:t>TMK263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 angle-beta angle calculated by star sensors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P24W99</w:t>
            </w:r>
          </w:p>
        </w:tc>
        <w:tc>
          <w:tcPr>
            <w:tcW w:w="1196" w:type="dxa"/>
            <w:vAlign w:val="center"/>
          </w:tcPr>
          <w:p>
            <w:pPr>
              <w:jc w:val="center"/>
              <w:rPr>
                <w:sz w:val="21"/>
                <w:szCs w:val="21"/>
              </w:rPr>
            </w:pPr>
            <w:r>
              <w:t>TMK264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ASS angle-alpha angle calculated by satellit atittude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P24W100</w:t>
            </w:r>
          </w:p>
        </w:tc>
        <w:tc>
          <w:tcPr>
            <w:tcW w:w="1196" w:type="dxa"/>
            <w:vAlign w:val="center"/>
          </w:tcPr>
          <w:p>
            <w:pPr>
              <w:jc w:val="center"/>
              <w:rPr>
                <w:sz w:val="21"/>
                <w:szCs w:val="21"/>
              </w:rPr>
            </w:pPr>
            <w:r>
              <w:t>TMK265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ASS angle-beta angle calculated by satellit atittude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P24W101</w:t>
            </w:r>
          </w:p>
        </w:tc>
        <w:tc>
          <w:tcPr>
            <w:tcW w:w="1196" w:type="dxa"/>
            <w:vAlign w:val="center"/>
          </w:tcPr>
          <w:p>
            <w:pPr>
              <w:jc w:val="center"/>
              <w:rPr>
                <w:sz w:val="21"/>
                <w:szCs w:val="21"/>
              </w:rPr>
            </w:pPr>
            <w:r>
              <w:t>TMK266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 angle-alpha angle calculated by satellit atittude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P24W102</w:t>
            </w:r>
          </w:p>
        </w:tc>
        <w:tc>
          <w:tcPr>
            <w:tcW w:w="1196" w:type="dxa"/>
            <w:vAlign w:val="center"/>
          </w:tcPr>
          <w:p>
            <w:pPr>
              <w:jc w:val="center"/>
              <w:rPr>
                <w:sz w:val="21"/>
                <w:szCs w:val="21"/>
              </w:rPr>
            </w:pPr>
            <w:r>
              <w:t>TMK267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 angle-beta angle calculated by satellit atittude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(-69.85,69.85)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P24W103B7</w:t>
            </w:r>
          </w:p>
        </w:tc>
        <w:tc>
          <w:tcPr>
            <w:tcW w:w="1196" w:type="dxa"/>
            <w:vAlign w:val="center"/>
          </w:tcPr>
          <w:p>
            <w:pPr>
              <w:jc w:val="center"/>
              <w:rPr>
                <w:sz w:val="21"/>
                <w:szCs w:val="21"/>
              </w:rPr>
            </w:pPr>
            <w:r>
              <w:t>TMK268_1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Unhealthy</w:t>
            </w:r>
            <w:r>
              <w:t>;</w:t>
            </w:r>
          </w:p>
          <w:p>
            <w:pPr>
              <w:jc w:val="center"/>
              <w:rPr>
                <w:sz w:val="21"/>
                <w:szCs w:val="21"/>
              </w:rPr>
            </w:pPr>
            <w:r>
              <w:t>0x01:</w:t>
            </w:r>
            <w:r>
              <w:rPr>
                <w:rFonts w:hint="eastAsia"/>
              </w:rPr>
              <w:t>Healthy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P24W103B6</w:t>
            </w:r>
          </w:p>
        </w:tc>
        <w:tc>
          <w:tcPr>
            <w:tcW w:w="1196" w:type="dxa"/>
            <w:vAlign w:val="center"/>
          </w:tcPr>
          <w:p>
            <w:pPr>
              <w:jc w:val="center"/>
              <w:rPr>
                <w:sz w:val="21"/>
                <w:szCs w:val="21"/>
              </w:rPr>
            </w:pPr>
            <w:r>
              <w:t>TMK268_2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Unhealthy</w:t>
            </w:r>
            <w:r>
              <w:t>;</w:t>
            </w:r>
          </w:p>
          <w:p>
            <w:pPr>
              <w:jc w:val="center"/>
              <w:rPr>
                <w:sz w:val="21"/>
                <w:szCs w:val="21"/>
              </w:rPr>
            </w:pPr>
            <w:r>
              <w:t>0x01:</w:t>
            </w:r>
            <w:r>
              <w:rPr>
                <w:rFonts w:hint="eastAsia"/>
              </w:rPr>
              <w:t>Healthy</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P24W103B5</w:t>
            </w:r>
          </w:p>
        </w:tc>
        <w:tc>
          <w:tcPr>
            <w:tcW w:w="1196" w:type="dxa"/>
            <w:vAlign w:val="center"/>
          </w:tcPr>
          <w:p>
            <w:pPr>
              <w:jc w:val="center"/>
              <w:rPr>
                <w:sz w:val="21"/>
                <w:szCs w:val="21"/>
              </w:rPr>
            </w:pPr>
            <w:r>
              <w:t>TMK268_3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Unhealthy</w:t>
            </w:r>
            <w:r>
              <w:t>;</w:t>
            </w:r>
          </w:p>
          <w:p>
            <w:pPr>
              <w:jc w:val="center"/>
              <w:rPr>
                <w:sz w:val="21"/>
                <w:szCs w:val="21"/>
              </w:rPr>
            </w:pPr>
            <w:r>
              <w:t>0x01:</w:t>
            </w:r>
            <w:r>
              <w:rPr>
                <w:rFonts w:hint="eastAsia"/>
              </w:rPr>
              <w:t>Healthy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P24W103B4</w:t>
            </w:r>
          </w:p>
        </w:tc>
        <w:tc>
          <w:tcPr>
            <w:tcW w:w="1196" w:type="dxa"/>
            <w:vAlign w:val="center"/>
          </w:tcPr>
          <w:p>
            <w:pPr>
              <w:jc w:val="center"/>
              <w:rPr>
                <w:sz w:val="21"/>
                <w:szCs w:val="21"/>
              </w:rPr>
            </w:pPr>
            <w:r>
              <w:t>TMK268_4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Unhealthy</w:t>
            </w:r>
            <w:r>
              <w:t>;</w:t>
            </w:r>
          </w:p>
          <w:p>
            <w:pPr>
              <w:jc w:val="center"/>
              <w:rPr>
                <w:sz w:val="21"/>
                <w:szCs w:val="21"/>
              </w:rPr>
            </w:pPr>
            <w:r>
              <w:t>0x01:</w:t>
            </w:r>
            <w:r>
              <w:rPr>
                <w:rFonts w:hint="eastAsia"/>
              </w:rPr>
              <w:t>Healthy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P24W103B3</w:t>
            </w:r>
          </w:p>
        </w:tc>
        <w:tc>
          <w:tcPr>
            <w:tcW w:w="1196" w:type="dxa"/>
            <w:vAlign w:val="center"/>
          </w:tcPr>
          <w:p>
            <w:pPr>
              <w:jc w:val="center"/>
              <w:rPr>
                <w:sz w:val="21"/>
                <w:szCs w:val="21"/>
              </w:rPr>
            </w:pPr>
            <w:r>
              <w:t>TMK268_5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P24W103B2</w:t>
            </w:r>
          </w:p>
        </w:tc>
        <w:tc>
          <w:tcPr>
            <w:tcW w:w="1196" w:type="dxa"/>
            <w:vAlign w:val="center"/>
          </w:tcPr>
          <w:p>
            <w:pPr>
              <w:jc w:val="center"/>
              <w:rPr>
                <w:sz w:val="21"/>
                <w:szCs w:val="21"/>
              </w:rPr>
            </w:pPr>
            <w:r>
              <w:t>TMK268_6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P24W103B1</w:t>
            </w:r>
          </w:p>
        </w:tc>
        <w:tc>
          <w:tcPr>
            <w:tcW w:w="1196" w:type="dxa"/>
            <w:vAlign w:val="center"/>
          </w:tcPr>
          <w:p>
            <w:pPr>
              <w:jc w:val="center"/>
              <w:rPr>
                <w:sz w:val="21"/>
                <w:szCs w:val="21"/>
              </w:rPr>
            </w:pPr>
            <w:r>
              <w:t>TMK268_7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P24W103B0</w:t>
            </w:r>
          </w:p>
        </w:tc>
        <w:tc>
          <w:tcPr>
            <w:tcW w:w="1196" w:type="dxa"/>
            <w:vAlign w:val="center"/>
          </w:tcPr>
          <w:p>
            <w:pPr>
              <w:jc w:val="center"/>
              <w:rPr>
                <w:sz w:val="21"/>
                <w:szCs w:val="21"/>
              </w:rPr>
            </w:pPr>
            <w:r>
              <w:t>TMK268_8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P24W104B7~B6</w:t>
            </w:r>
          </w:p>
        </w:tc>
        <w:tc>
          <w:tcPr>
            <w:tcW w:w="1196" w:type="dxa"/>
            <w:vAlign w:val="center"/>
          </w:tcPr>
          <w:p>
            <w:pPr>
              <w:jc w:val="center"/>
              <w:rPr>
                <w:sz w:val="21"/>
                <w:szCs w:val="21"/>
              </w:rPr>
            </w:pPr>
            <w:r>
              <w:t>TMK269_1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Sun sensors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0x00: Both sun sensors are healthy;</w:t>
            </w:r>
          </w:p>
          <w:p>
            <w:pPr>
              <w:jc w:val="center"/>
              <w:rPr>
                <w:rFonts w:hint="eastAsia"/>
              </w:rPr>
            </w:pPr>
            <w:r>
              <w:rPr>
                <w:rFonts w:hint="eastAsia"/>
              </w:rPr>
              <w:t>0x01: Only ASS is healthy;</w:t>
            </w:r>
          </w:p>
          <w:p>
            <w:pPr>
              <w:jc w:val="center"/>
              <w:rPr>
                <w:rFonts w:hint="eastAsia"/>
              </w:rPr>
            </w:pPr>
            <w:r>
              <w:rPr>
                <w:rFonts w:hint="eastAsia"/>
              </w:rPr>
              <w:t>0x02: Only DSS is healthy;</w:t>
            </w:r>
          </w:p>
          <w:p>
            <w:pPr>
              <w:jc w:val="center"/>
              <w:rPr>
                <w:sz w:val="21"/>
                <w:szCs w:val="21"/>
              </w:rPr>
            </w:pPr>
            <w:r>
              <w:rPr>
                <w:rFonts w:hint="eastAsia"/>
              </w:rPr>
              <w:t>0x03: Both sun sensors are unhealthy;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P24W104B5~B4</w:t>
            </w:r>
          </w:p>
        </w:tc>
        <w:tc>
          <w:tcPr>
            <w:tcW w:w="1196" w:type="dxa"/>
            <w:vAlign w:val="center"/>
          </w:tcPr>
          <w:p>
            <w:pPr>
              <w:jc w:val="center"/>
              <w:rPr>
                <w:sz w:val="21"/>
                <w:szCs w:val="21"/>
              </w:rPr>
            </w:pPr>
            <w:r>
              <w:t>TMK269_2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Sun sensors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 xml:space="preserve">0x00: Both sun sensors are </w:t>
            </w:r>
            <w:r>
              <w:rPr>
                <w:rFonts w:hint="eastAsia"/>
                <w:lang w:val="en-US" w:eastAsia="zh-CN"/>
              </w:rPr>
              <w:t>valid</w:t>
            </w:r>
            <w:r>
              <w:rPr>
                <w:rFonts w:hint="eastAsia"/>
              </w:rPr>
              <w:t>;</w:t>
            </w:r>
          </w:p>
          <w:p>
            <w:pPr>
              <w:jc w:val="center"/>
              <w:rPr>
                <w:rFonts w:hint="eastAsia"/>
              </w:rPr>
            </w:pPr>
            <w:r>
              <w:rPr>
                <w:rFonts w:hint="eastAsia"/>
              </w:rPr>
              <w:t xml:space="preserve">0x01: Only ASS is </w:t>
            </w:r>
            <w:r>
              <w:rPr>
                <w:rFonts w:hint="eastAsia"/>
                <w:lang w:val="en-US" w:eastAsia="zh-CN"/>
              </w:rPr>
              <w:t>valid</w:t>
            </w:r>
            <w:r>
              <w:rPr>
                <w:rFonts w:hint="eastAsia"/>
              </w:rPr>
              <w:t>;</w:t>
            </w:r>
          </w:p>
          <w:p>
            <w:pPr>
              <w:jc w:val="center"/>
              <w:rPr>
                <w:rFonts w:hint="eastAsia"/>
              </w:rPr>
            </w:pPr>
            <w:r>
              <w:rPr>
                <w:rFonts w:hint="eastAsia"/>
              </w:rPr>
              <w:t xml:space="preserve">0x02: Only DSS is </w:t>
            </w:r>
            <w:r>
              <w:rPr>
                <w:rFonts w:hint="eastAsia"/>
                <w:lang w:val="en-US" w:eastAsia="zh-CN"/>
              </w:rPr>
              <w:t>valid</w:t>
            </w:r>
            <w:r>
              <w:rPr>
                <w:rFonts w:hint="eastAsia"/>
              </w:rPr>
              <w:t>;</w:t>
            </w:r>
          </w:p>
          <w:p>
            <w:pPr>
              <w:jc w:val="center"/>
              <w:rPr>
                <w:sz w:val="21"/>
                <w:szCs w:val="21"/>
              </w:rPr>
            </w:pPr>
            <w:r>
              <w:rPr>
                <w:rFonts w:hint="eastAsia"/>
              </w:rPr>
              <w:t xml:space="preserve">0x03: Both sun sensors are </w:t>
            </w:r>
            <w:r>
              <w:rPr>
                <w:rFonts w:hint="eastAsia"/>
                <w:lang w:val="en-US" w:eastAsia="zh-CN"/>
              </w:rPr>
              <w:t>invalid</w:t>
            </w:r>
            <w:r>
              <w:rPr>
                <w:rFonts w:hint="eastAsia"/>
              </w:rP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P24W104B3</w:t>
            </w:r>
          </w:p>
        </w:tc>
        <w:tc>
          <w:tcPr>
            <w:tcW w:w="1196" w:type="dxa"/>
            <w:vAlign w:val="center"/>
          </w:tcPr>
          <w:p>
            <w:pPr>
              <w:jc w:val="center"/>
              <w:rPr>
                <w:sz w:val="21"/>
                <w:szCs w:val="21"/>
              </w:rPr>
            </w:pPr>
            <w:r>
              <w:t>TMK269_3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sz w:val="21"/>
                <w:szCs w:val="21"/>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P24W104B2</w:t>
            </w:r>
          </w:p>
        </w:tc>
        <w:tc>
          <w:tcPr>
            <w:tcW w:w="1196" w:type="dxa"/>
            <w:vAlign w:val="center"/>
          </w:tcPr>
          <w:p>
            <w:pPr>
              <w:jc w:val="center"/>
              <w:rPr>
                <w:sz w:val="21"/>
                <w:szCs w:val="21"/>
              </w:rPr>
            </w:pPr>
            <w:r>
              <w:t>TMK269_4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sz w:val="21"/>
                <w:szCs w:val="21"/>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P24W104B1</w:t>
            </w:r>
          </w:p>
        </w:tc>
        <w:tc>
          <w:tcPr>
            <w:tcW w:w="1196" w:type="dxa"/>
            <w:vAlign w:val="center"/>
          </w:tcPr>
          <w:p>
            <w:pPr>
              <w:jc w:val="center"/>
              <w:rPr>
                <w:sz w:val="21"/>
                <w:szCs w:val="21"/>
              </w:rPr>
            </w:pPr>
            <w:r>
              <w:t>TMK269_5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sz w:val="21"/>
                <w:szCs w:val="21"/>
              </w:rPr>
            </w:pPr>
            <w:r>
              <w:t>0x01:</w:t>
            </w:r>
            <w:r>
              <w:rPr>
                <w:rFonts w:hint="eastAsia"/>
                <w:lang w:val="en-US" w:eastAsia="zh-CN"/>
              </w:rPr>
              <w:t xml:space="preserve"> Valid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P24W104B0</w:t>
            </w:r>
          </w:p>
        </w:tc>
        <w:tc>
          <w:tcPr>
            <w:tcW w:w="1196" w:type="dxa"/>
            <w:vAlign w:val="center"/>
          </w:tcPr>
          <w:p>
            <w:pPr>
              <w:jc w:val="center"/>
              <w:rPr>
                <w:sz w:val="21"/>
                <w:szCs w:val="21"/>
              </w:rPr>
            </w:pPr>
            <w:r>
              <w:t>TMK269_6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sz w:val="21"/>
                <w:szCs w:val="21"/>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P24W105B7~B6</w:t>
            </w:r>
          </w:p>
        </w:tc>
        <w:tc>
          <w:tcPr>
            <w:tcW w:w="1196" w:type="dxa"/>
            <w:vAlign w:val="center"/>
          </w:tcPr>
          <w:p>
            <w:pPr>
              <w:jc w:val="center"/>
              <w:rPr>
                <w:sz w:val="21"/>
                <w:szCs w:val="21"/>
              </w:rPr>
            </w:pPr>
            <w:r>
              <w:t>TMK270_1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sensors using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0x00: Both STS A and STS B are not in use;</w:t>
            </w:r>
          </w:p>
          <w:p>
            <w:pPr>
              <w:jc w:val="center"/>
              <w:rPr>
                <w:rFonts w:hint="eastAsia"/>
              </w:rPr>
            </w:pPr>
            <w:r>
              <w:rPr>
                <w:rFonts w:hint="eastAsia"/>
              </w:rPr>
              <w:t>0x01: STS A is in use;</w:t>
            </w:r>
          </w:p>
          <w:p>
            <w:pPr>
              <w:jc w:val="center"/>
              <w:rPr>
                <w:rFonts w:hint="eastAsia"/>
              </w:rPr>
            </w:pPr>
            <w:r>
              <w:rPr>
                <w:rFonts w:hint="eastAsia"/>
              </w:rPr>
              <w:t>0x02: STS B is in use;</w:t>
            </w:r>
          </w:p>
          <w:p>
            <w:pPr>
              <w:jc w:val="center"/>
              <w:rPr>
                <w:sz w:val="21"/>
                <w:szCs w:val="21"/>
              </w:rPr>
            </w:pPr>
            <w:r>
              <w:rPr>
                <w:rFonts w:hint="eastAsia"/>
              </w:rPr>
              <w:t>0x03: Both STS A and STS B are in use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P24W105B5~B4</w:t>
            </w:r>
          </w:p>
        </w:tc>
        <w:tc>
          <w:tcPr>
            <w:tcW w:w="1196" w:type="dxa"/>
            <w:vAlign w:val="center"/>
          </w:tcPr>
          <w:p>
            <w:pPr>
              <w:jc w:val="center"/>
              <w:rPr>
                <w:sz w:val="21"/>
                <w:szCs w:val="21"/>
              </w:rPr>
            </w:pPr>
            <w:r>
              <w:t>TMK270_2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sensors working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 xml:space="preserve">0x00: Both STS A and STS B are not </w:t>
            </w:r>
            <w:r>
              <w:rPr>
                <w:rFonts w:hint="eastAsia"/>
                <w:lang w:val="en-US" w:eastAsia="zh-CN"/>
              </w:rPr>
              <w:t>at work</w:t>
            </w:r>
            <w:r>
              <w:rPr>
                <w:rFonts w:hint="eastAsia"/>
              </w:rPr>
              <w:t>;</w:t>
            </w:r>
          </w:p>
          <w:p>
            <w:pPr>
              <w:jc w:val="center"/>
              <w:rPr>
                <w:rFonts w:hint="eastAsia"/>
              </w:rPr>
            </w:pPr>
            <w:r>
              <w:rPr>
                <w:rFonts w:hint="eastAsia"/>
              </w:rPr>
              <w:t xml:space="preserve">0x01: STS A is </w:t>
            </w:r>
            <w:r>
              <w:rPr>
                <w:rFonts w:hint="eastAsia"/>
                <w:lang w:val="en-US" w:eastAsia="zh-CN"/>
              </w:rPr>
              <w:t>at work</w:t>
            </w:r>
            <w:r>
              <w:rPr>
                <w:rFonts w:hint="eastAsia"/>
              </w:rPr>
              <w:t>;</w:t>
            </w:r>
          </w:p>
          <w:p>
            <w:pPr>
              <w:jc w:val="center"/>
              <w:rPr>
                <w:rFonts w:hint="eastAsia"/>
              </w:rPr>
            </w:pPr>
            <w:r>
              <w:rPr>
                <w:rFonts w:hint="eastAsia"/>
              </w:rPr>
              <w:t xml:space="preserve">0x02: STS B is </w:t>
            </w:r>
            <w:r>
              <w:rPr>
                <w:rFonts w:hint="eastAsia"/>
                <w:lang w:val="en-US" w:eastAsia="zh-CN"/>
              </w:rPr>
              <w:t>at work</w:t>
            </w:r>
            <w:r>
              <w:rPr>
                <w:rFonts w:hint="eastAsia"/>
              </w:rPr>
              <w:t>;</w:t>
            </w:r>
          </w:p>
          <w:p>
            <w:pPr>
              <w:jc w:val="center"/>
              <w:rPr>
                <w:sz w:val="21"/>
                <w:szCs w:val="21"/>
              </w:rPr>
            </w:pPr>
            <w:r>
              <w:rPr>
                <w:rFonts w:hint="eastAsia"/>
              </w:rPr>
              <w:t xml:space="preserve">0x03: Both STS A and STS B are </w:t>
            </w:r>
            <w:r>
              <w:rPr>
                <w:rFonts w:hint="eastAsia"/>
                <w:lang w:val="en-US" w:eastAsia="zh-CN"/>
              </w:rPr>
              <w:t>at work</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P24W105B3</w:t>
            </w:r>
          </w:p>
        </w:tc>
        <w:tc>
          <w:tcPr>
            <w:tcW w:w="1196" w:type="dxa"/>
            <w:vAlign w:val="center"/>
          </w:tcPr>
          <w:p>
            <w:pPr>
              <w:jc w:val="center"/>
              <w:rPr>
                <w:sz w:val="21"/>
                <w:szCs w:val="21"/>
              </w:rPr>
            </w:pPr>
            <w:r>
              <w:t>TMK270_3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sz w:val="21"/>
                <w:szCs w:val="21"/>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P24W105B2</w:t>
            </w:r>
          </w:p>
        </w:tc>
        <w:tc>
          <w:tcPr>
            <w:tcW w:w="1196" w:type="dxa"/>
            <w:vAlign w:val="center"/>
          </w:tcPr>
          <w:p>
            <w:pPr>
              <w:jc w:val="center"/>
              <w:rPr>
                <w:sz w:val="21"/>
                <w:szCs w:val="21"/>
              </w:rPr>
            </w:pPr>
            <w:r>
              <w:t>TMK270_4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sz w:val="21"/>
                <w:szCs w:val="21"/>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P24W105B1</w:t>
            </w:r>
          </w:p>
        </w:tc>
        <w:tc>
          <w:tcPr>
            <w:tcW w:w="1196" w:type="dxa"/>
            <w:vAlign w:val="center"/>
          </w:tcPr>
          <w:p>
            <w:pPr>
              <w:jc w:val="center"/>
              <w:rPr>
                <w:sz w:val="21"/>
                <w:szCs w:val="21"/>
              </w:rPr>
            </w:pPr>
            <w:r>
              <w:t>TMK270_5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NULL</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P24W105B0</w:t>
            </w:r>
          </w:p>
        </w:tc>
        <w:tc>
          <w:tcPr>
            <w:tcW w:w="1196" w:type="dxa"/>
            <w:vAlign w:val="center"/>
          </w:tcPr>
          <w:p>
            <w:pPr>
              <w:jc w:val="center"/>
              <w:rPr>
                <w:sz w:val="21"/>
                <w:szCs w:val="21"/>
              </w:rPr>
            </w:pPr>
            <w:r>
              <w:t>TMK270_6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Second pulse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rFonts w:ascii="Times New Roman" w:hAnsi="Times New Roman" w:eastAsia="宋体" w:cs="Times New Roman"/>
                <w:kern w:val="2"/>
                <w:sz w:val="21"/>
                <w:szCs w:val="21"/>
                <w:lang w:val="en-US" w:eastAsia="zh-CN" w:bidi="ar-SA"/>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P24W106B7</w:t>
            </w:r>
          </w:p>
        </w:tc>
        <w:tc>
          <w:tcPr>
            <w:tcW w:w="1196" w:type="dxa"/>
            <w:vAlign w:val="center"/>
          </w:tcPr>
          <w:p>
            <w:pPr>
              <w:jc w:val="center"/>
              <w:rPr>
                <w:sz w:val="21"/>
                <w:szCs w:val="21"/>
              </w:rPr>
            </w:pPr>
            <w:r>
              <w:t>TMK271_1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P24W106B6</w:t>
            </w:r>
          </w:p>
        </w:tc>
        <w:tc>
          <w:tcPr>
            <w:tcW w:w="1196" w:type="dxa"/>
            <w:vAlign w:val="center"/>
          </w:tcPr>
          <w:p>
            <w:pPr>
              <w:jc w:val="center"/>
              <w:rPr>
                <w:sz w:val="21"/>
                <w:szCs w:val="21"/>
              </w:rPr>
            </w:pPr>
            <w:r>
              <w:t>TMK271_2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P24W106B5</w:t>
            </w:r>
          </w:p>
        </w:tc>
        <w:tc>
          <w:tcPr>
            <w:tcW w:w="1196" w:type="dxa"/>
            <w:vAlign w:val="center"/>
          </w:tcPr>
          <w:p>
            <w:pPr>
              <w:jc w:val="center"/>
              <w:rPr>
                <w:sz w:val="21"/>
                <w:szCs w:val="21"/>
              </w:rPr>
            </w:pPr>
            <w:r>
              <w:t>TMK271_3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P24W106B4</w:t>
            </w:r>
          </w:p>
        </w:tc>
        <w:tc>
          <w:tcPr>
            <w:tcW w:w="1196" w:type="dxa"/>
            <w:vAlign w:val="center"/>
          </w:tcPr>
          <w:p>
            <w:pPr>
              <w:jc w:val="center"/>
              <w:rPr>
                <w:sz w:val="21"/>
                <w:szCs w:val="21"/>
              </w:rPr>
            </w:pPr>
            <w:r>
              <w:t>TMK271_4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introduction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P24W106B3</w:t>
            </w:r>
          </w:p>
        </w:tc>
        <w:tc>
          <w:tcPr>
            <w:tcW w:w="1196" w:type="dxa"/>
            <w:vAlign w:val="center"/>
          </w:tcPr>
          <w:p>
            <w:pPr>
              <w:jc w:val="center"/>
              <w:rPr>
                <w:sz w:val="21"/>
                <w:szCs w:val="21"/>
              </w:rPr>
            </w:pPr>
            <w:r>
              <w:t>TMK271_5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Abnormal</w:t>
            </w:r>
            <w:r>
              <w:t>;</w:t>
            </w:r>
          </w:p>
          <w:p>
            <w:pPr>
              <w:jc w:val="center"/>
              <w:rPr>
                <w:sz w:val="21"/>
                <w:szCs w:val="21"/>
              </w:rPr>
            </w:pPr>
            <w:r>
              <w:t>0x01:</w:t>
            </w:r>
            <w:r>
              <w:rPr>
                <w:rFonts w:hint="eastAsia"/>
                <w:lang w:val="en-US" w:eastAsia="zh-CN"/>
              </w:rPr>
              <w:t xml:space="preserve"> </w:t>
            </w:r>
            <w:r>
              <w:rPr>
                <w:rFonts w:hint="eastAsia"/>
              </w:rPr>
              <w:t>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P24W106B2</w:t>
            </w:r>
          </w:p>
        </w:tc>
        <w:tc>
          <w:tcPr>
            <w:tcW w:w="1196" w:type="dxa"/>
            <w:vAlign w:val="center"/>
          </w:tcPr>
          <w:p>
            <w:pPr>
              <w:jc w:val="center"/>
              <w:rPr>
                <w:sz w:val="21"/>
                <w:szCs w:val="21"/>
              </w:rPr>
            </w:pPr>
            <w:r>
              <w:t>TMK271_6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Abnormal</w:t>
            </w:r>
            <w:r>
              <w:t>;</w:t>
            </w:r>
          </w:p>
          <w:p>
            <w:pPr>
              <w:jc w:val="center"/>
              <w:rPr>
                <w:sz w:val="21"/>
                <w:szCs w:val="21"/>
              </w:rPr>
            </w:pPr>
            <w:r>
              <w:t>0x01:</w:t>
            </w:r>
            <w:r>
              <w:rPr>
                <w:rFonts w:hint="eastAsia"/>
                <w:lang w:val="en-US" w:eastAsia="zh-CN"/>
              </w:rPr>
              <w:t xml:space="preserve"> </w:t>
            </w:r>
            <w:r>
              <w:rPr>
                <w:rFonts w:hint="eastAsia"/>
              </w:rPr>
              <w:t>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P24W106B1</w:t>
            </w:r>
          </w:p>
        </w:tc>
        <w:tc>
          <w:tcPr>
            <w:tcW w:w="1196" w:type="dxa"/>
            <w:vAlign w:val="center"/>
          </w:tcPr>
          <w:p>
            <w:pPr>
              <w:jc w:val="center"/>
              <w:rPr>
                <w:sz w:val="21"/>
                <w:szCs w:val="21"/>
              </w:rPr>
            </w:pPr>
            <w:r>
              <w:t>TMK271_7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Abnormal</w:t>
            </w:r>
            <w:r>
              <w:t>;</w:t>
            </w:r>
          </w:p>
          <w:p>
            <w:pPr>
              <w:jc w:val="center"/>
              <w:rPr>
                <w:sz w:val="21"/>
                <w:szCs w:val="21"/>
              </w:rPr>
            </w:pPr>
            <w:r>
              <w:t>0x01:</w:t>
            </w:r>
            <w:r>
              <w:rPr>
                <w:rFonts w:hint="eastAsia"/>
                <w:lang w:val="en-US" w:eastAsia="zh-CN"/>
              </w:rPr>
              <w:t xml:space="preserve"> </w:t>
            </w:r>
            <w:r>
              <w:rPr>
                <w:rFonts w:hint="eastAsia"/>
              </w:rPr>
              <w:t>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P24W106B0</w:t>
            </w:r>
          </w:p>
        </w:tc>
        <w:tc>
          <w:tcPr>
            <w:tcW w:w="1196" w:type="dxa"/>
            <w:vAlign w:val="center"/>
          </w:tcPr>
          <w:p>
            <w:pPr>
              <w:jc w:val="center"/>
              <w:rPr>
                <w:sz w:val="21"/>
                <w:szCs w:val="21"/>
              </w:rPr>
            </w:pPr>
            <w:r>
              <w:t>TMK271_8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health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Abnormal</w:t>
            </w:r>
            <w:r>
              <w:t>;</w:t>
            </w:r>
          </w:p>
          <w:p>
            <w:pPr>
              <w:jc w:val="center"/>
              <w:rPr>
                <w:sz w:val="21"/>
                <w:szCs w:val="21"/>
              </w:rPr>
            </w:pPr>
            <w:r>
              <w:t>0x01:</w:t>
            </w:r>
            <w:r>
              <w:rPr>
                <w:rFonts w:hint="eastAsia"/>
                <w:lang w:val="en-US" w:eastAsia="zh-CN"/>
              </w:rPr>
              <w:t xml:space="preserve"> </w:t>
            </w:r>
            <w:r>
              <w:rPr>
                <w:rFonts w:hint="eastAsia"/>
              </w:rPr>
              <w:t>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P24W107B7</w:t>
            </w:r>
          </w:p>
        </w:tc>
        <w:tc>
          <w:tcPr>
            <w:tcW w:w="1196" w:type="dxa"/>
            <w:vAlign w:val="center"/>
          </w:tcPr>
          <w:p>
            <w:pPr>
              <w:jc w:val="center"/>
              <w:rPr>
                <w:sz w:val="21"/>
                <w:szCs w:val="21"/>
              </w:rPr>
            </w:pPr>
            <w:r>
              <w:t>TMK272_1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Orbit parameters uploading failure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Success</w:t>
            </w:r>
            <w:r>
              <w:t>;</w:t>
            </w:r>
          </w:p>
          <w:p>
            <w:pPr>
              <w:jc w:val="center"/>
              <w:rPr>
                <w:rFonts w:hint="eastAsia" w:eastAsia="宋体"/>
                <w:sz w:val="21"/>
                <w:szCs w:val="21"/>
                <w:lang w:eastAsia="zh-CN"/>
              </w:rPr>
            </w:pPr>
            <w:r>
              <w:t>0x01:</w:t>
            </w:r>
            <w:r>
              <w:rPr>
                <w:rFonts w:hint="eastAsia"/>
                <w:lang w:val="en-US" w:eastAsia="zh-CN"/>
              </w:rPr>
              <w:t xml:space="preserve"> Failure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P24W107B6~B4</w:t>
            </w:r>
          </w:p>
        </w:tc>
        <w:tc>
          <w:tcPr>
            <w:tcW w:w="1196" w:type="dxa"/>
            <w:vAlign w:val="center"/>
          </w:tcPr>
          <w:p>
            <w:pPr>
              <w:jc w:val="center"/>
              <w:rPr>
                <w:sz w:val="21"/>
                <w:szCs w:val="21"/>
              </w:rPr>
            </w:pPr>
            <w:r>
              <w:t>TMK272_2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kern w:val="0"/>
                <w:sz w:val="24"/>
                <w:szCs w:val="24"/>
                <w:u w:val="none"/>
                <w:lang w:val="en-US" w:eastAsia="zh-CN" w:bidi="ar"/>
              </w:rPr>
              <w:fldChar w:fldCharType="begin"/>
            </w:r>
            <w:r>
              <w:rPr>
                <w:rFonts w:hint="default" w:ascii="Times New Roman" w:hAnsi="Times New Roman" w:eastAsia="宋体" w:cs="Times New Roman"/>
                <w:i w:val="0"/>
                <w:kern w:val="0"/>
                <w:sz w:val="24"/>
                <w:szCs w:val="24"/>
                <w:u w:val="none"/>
                <w:lang w:val="en-US" w:eastAsia="zh-CN" w:bidi="ar"/>
              </w:rPr>
              <w:instrText xml:space="preserve"> HYPERLINK "http://dict.cnki.net/dict_result.aspx?searchword=%e6%a0%a1%e6%97%b6&amp;tjType=sentence&amp;style=&amp;t=correcting+time" </w:instrText>
            </w:r>
            <w:r>
              <w:rPr>
                <w:rFonts w:hint="default" w:ascii="Times New Roman" w:hAnsi="Times New Roman" w:eastAsia="宋体" w:cs="Times New Roman"/>
                <w:i w:val="0"/>
                <w:kern w:val="0"/>
                <w:sz w:val="24"/>
                <w:szCs w:val="24"/>
                <w:u w:val="none"/>
                <w:lang w:val="en-US" w:eastAsia="zh-CN" w:bidi="ar"/>
              </w:rPr>
              <w:fldChar w:fldCharType="separate"/>
            </w:r>
            <w:r>
              <w:rPr>
                <w:rStyle w:val="91"/>
                <w:rFonts w:hint="default" w:ascii="Times New Roman" w:hAnsi="Times New Roman" w:eastAsia="宋体" w:cs="Times New Roman"/>
                <w:i w:val="0"/>
                <w:sz w:val="24"/>
                <w:szCs w:val="24"/>
                <w:u w:val="none"/>
              </w:rPr>
              <w:t>Correcting time flag</w:t>
            </w:r>
            <w:r>
              <w:rPr>
                <w:rFonts w:hint="default" w:ascii="Times New Roman" w:hAnsi="Times New Roman" w:eastAsia="宋体" w:cs="Times New Roman"/>
                <w:i w:val="0"/>
                <w:kern w:val="0"/>
                <w:sz w:val="24"/>
                <w:szCs w:val="24"/>
                <w:u w:val="none"/>
                <w:lang w:val="en-US" w:eastAsia="zh-CN" w:bidi="ar"/>
              </w:rPr>
              <w:fldChar w:fldCharType="end"/>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0x00: Prohibited proofreading time;</w:t>
            </w:r>
          </w:p>
          <w:p>
            <w:pPr>
              <w:jc w:val="center"/>
              <w:rPr>
                <w:rFonts w:hint="eastAsia"/>
              </w:rPr>
            </w:pPr>
            <w:r>
              <w:rPr>
                <w:rFonts w:hint="eastAsia"/>
              </w:rPr>
              <w:t>0x01: Uniform proofreading time;</w:t>
            </w:r>
          </w:p>
          <w:p>
            <w:pPr>
              <w:jc w:val="center"/>
              <w:rPr>
                <w:rFonts w:hint="eastAsia"/>
              </w:rPr>
            </w:pPr>
            <w:r>
              <w:rPr>
                <w:rFonts w:hint="eastAsia"/>
              </w:rPr>
              <w:t>0x02: Full proofreading time;</w:t>
            </w:r>
          </w:p>
          <w:p>
            <w:pPr>
              <w:jc w:val="center"/>
              <w:rPr>
                <w:rFonts w:hint="eastAsia"/>
              </w:rPr>
            </w:pPr>
            <w:r>
              <w:rPr>
                <w:rFonts w:hint="eastAsia"/>
              </w:rPr>
              <w:t>0x03: Incremental proofreading time;</w:t>
            </w:r>
          </w:p>
          <w:p>
            <w:pPr>
              <w:jc w:val="center"/>
              <w:rPr>
                <w:rFonts w:hint="eastAsia"/>
              </w:rPr>
            </w:pPr>
            <w:r>
              <w:rPr>
                <w:rFonts w:hint="eastAsia"/>
              </w:rPr>
              <w:t>0x04: Starcraft separation proofreading time;</w:t>
            </w:r>
          </w:p>
          <w:p>
            <w:pPr>
              <w:jc w:val="center"/>
              <w:rPr>
                <w:rFonts w:hint="eastAsia"/>
              </w:rPr>
            </w:pPr>
            <w:r>
              <w:rPr>
                <w:rFonts w:hint="eastAsia"/>
              </w:rPr>
              <w:t>0x05: Starcraft UTC proofreading time;</w:t>
            </w:r>
          </w:p>
          <w:p>
            <w:pPr>
              <w:jc w:val="center"/>
              <w:rPr>
                <w:sz w:val="21"/>
                <w:szCs w:val="21"/>
              </w:rPr>
            </w:pPr>
            <w:r>
              <w:rPr>
                <w:rFonts w:hint="eastAsia"/>
              </w:rPr>
              <w:t>0x06: GPS proofreading time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P24W107B3</w:t>
            </w:r>
          </w:p>
        </w:tc>
        <w:tc>
          <w:tcPr>
            <w:tcW w:w="1196" w:type="dxa"/>
            <w:vAlign w:val="center"/>
          </w:tcPr>
          <w:p>
            <w:pPr>
              <w:jc w:val="center"/>
              <w:rPr>
                <w:sz w:val="21"/>
                <w:szCs w:val="21"/>
              </w:rPr>
            </w:pPr>
            <w:r>
              <w:t>TMK272_3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Communication success flag with terrestrial serial port</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Success</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Failure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P24W107B2</w:t>
            </w:r>
          </w:p>
        </w:tc>
        <w:tc>
          <w:tcPr>
            <w:tcW w:w="1196" w:type="dxa"/>
            <w:vAlign w:val="center"/>
          </w:tcPr>
          <w:p>
            <w:pPr>
              <w:jc w:val="center"/>
              <w:rPr>
                <w:sz w:val="21"/>
                <w:szCs w:val="21"/>
              </w:rPr>
            </w:pPr>
            <w:r>
              <w:t>TMK272_4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Feature parameter saving instruction is disable or started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Disable</w:t>
            </w:r>
            <w:r>
              <w:t>;</w:t>
            </w:r>
          </w:p>
          <w:p>
            <w:pPr>
              <w:jc w:val="center"/>
              <w:rPr>
                <w:rFonts w:hint="default" w:eastAsia="宋体"/>
                <w:sz w:val="21"/>
                <w:szCs w:val="21"/>
                <w:lang w:val="en-US" w:eastAsia="zh-CN"/>
              </w:rPr>
            </w:pPr>
            <w:r>
              <w:t>0x01:</w:t>
            </w:r>
            <w:r>
              <w:rPr>
                <w:rFonts w:hint="eastAsia"/>
                <w:lang w:val="en-US" w:eastAsia="zh-CN"/>
              </w:rPr>
              <w:t xml:space="preserve"> Started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P24W107B1</w:t>
            </w:r>
          </w:p>
        </w:tc>
        <w:tc>
          <w:tcPr>
            <w:tcW w:w="1196" w:type="dxa"/>
            <w:vAlign w:val="center"/>
          </w:tcPr>
          <w:p>
            <w:pPr>
              <w:jc w:val="center"/>
              <w:rPr>
                <w:sz w:val="21"/>
                <w:szCs w:val="21"/>
              </w:rPr>
            </w:pPr>
            <w:r>
              <w:t>TMK272_5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Ground test-instruction permission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Forbidden</w:t>
            </w:r>
            <w:r>
              <w:t>;</w:t>
            </w:r>
          </w:p>
          <w:p>
            <w:pPr>
              <w:jc w:val="center"/>
              <w:rPr>
                <w:sz w:val="21"/>
                <w:szCs w:val="21"/>
              </w:rPr>
            </w:pPr>
            <w:r>
              <w:t>0x01:</w:t>
            </w:r>
            <w:r>
              <w:rPr>
                <w:rFonts w:hint="eastAsia"/>
                <w:lang w:val="en-US" w:eastAsia="zh-CN"/>
              </w:rPr>
              <w:t xml:space="preserve"> </w:t>
            </w:r>
            <w:r>
              <w:rPr>
                <w:rFonts w:hint="eastAsia"/>
              </w:rPr>
              <w:t>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P24W107B0</w:t>
            </w:r>
          </w:p>
        </w:tc>
        <w:tc>
          <w:tcPr>
            <w:tcW w:w="1196" w:type="dxa"/>
            <w:vAlign w:val="center"/>
          </w:tcPr>
          <w:p>
            <w:pPr>
              <w:jc w:val="center"/>
              <w:rPr>
                <w:sz w:val="21"/>
                <w:szCs w:val="21"/>
              </w:rPr>
            </w:pPr>
            <w:r>
              <w:t>TMK272_6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Ground closed loop test enabled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Forbidden</w:t>
            </w:r>
            <w:r>
              <w:t>;</w:t>
            </w:r>
          </w:p>
          <w:p>
            <w:pPr>
              <w:jc w:val="center"/>
              <w:rPr>
                <w:rFonts w:ascii="Times New Roman" w:hAnsi="Times New Roman" w:eastAsia="宋体" w:cs="Times New Roman"/>
                <w:kern w:val="2"/>
                <w:sz w:val="21"/>
                <w:szCs w:val="21"/>
                <w:lang w:val="en-US" w:eastAsia="zh-CN" w:bidi="ar-SA"/>
              </w:rPr>
            </w:pPr>
            <w:r>
              <w:t>0x01:</w:t>
            </w:r>
            <w:r>
              <w:rPr>
                <w:rFonts w:hint="eastAsia"/>
                <w:lang w:val="en-US" w:eastAsia="zh-CN"/>
              </w:rPr>
              <w:t xml:space="preserve"> </w:t>
            </w:r>
            <w:r>
              <w:rPr>
                <w:rFonts w:hint="eastAsia"/>
              </w:rPr>
              <w:t>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P24W108B7</w:t>
            </w:r>
          </w:p>
        </w:tc>
        <w:tc>
          <w:tcPr>
            <w:tcW w:w="1196" w:type="dxa"/>
            <w:vAlign w:val="center"/>
          </w:tcPr>
          <w:p>
            <w:pPr>
              <w:jc w:val="center"/>
              <w:rPr>
                <w:sz w:val="21"/>
                <w:szCs w:val="21"/>
              </w:rPr>
            </w:pPr>
            <w:r>
              <w:t>TMK273_1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anti-radiation-self-diagnosis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rFonts w:hint="eastAsia" w:eastAsia="宋体"/>
                <w:sz w:val="21"/>
                <w:szCs w:val="21"/>
                <w:lang w:eastAsia="zh-CN"/>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P24W108B6</w:t>
            </w:r>
          </w:p>
        </w:tc>
        <w:tc>
          <w:tcPr>
            <w:tcW w:w="1196" w:type="dxa"/>
            <w:vAlign w:val="center"/>
          </w:tcPr>
          <w:p>
            <w:pPr>
              <w:jc w:val="center"/>
              <w:rPr>
                <w:sz w:val="21"/>
                <w:szCs w:val="21"/>
              </w:rPr>
            </w:pPr>
            <w:r>
              <w:t>TMK273_2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P24W108B5</w:t>
            </w:r>
          </w:p>
        </w:tc>
        <w:tc>
          <w:tcPr>
            <w:tcW w:w="1196" w:type="dxa"/>
            <w:vAlign w:val="center"/>
          </w:tcPr>
          <w:p>
            <w:pPr>
              <w:jc w:val="center"/>
              <w:rPr>
                <w:sz w:val="21"/>
                <w:szCs w:val="21"/>
              </w:rPr>
            </w:pPr>
            <w:r>
              <w:t>TMK273_3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P24W108B4</w:t>
            </w:r>
          </w:p>
        </w:tc>
        <w:tc>
          <w:tcPr>
            <w:tcW w:w="1196" w:type="dxa"/>
            <w:vAlign w:val="center"/>
          </w:tcPr>
          <w:p>
            <w:pPr>
              <w:jc w:val="center"/>
              <w:rPr>
                <w:sz w:val="21"/>
                <w:szCs w:val="21"/>
              </w:rPr>
            </w:pPr>
            <w:r>
              <w:t>TMK273_4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P24W108B3</w:t>
            </w:r>
          </w:p>
        </w:tc>
        <w:tc>
          <w:tcPr>
            <w:tcW w:w="1196" w:type="dxa"/>
            <w:vAlign w:val="center"/>
          </w:tcPr>
          <w:p>
            <w:pPr>
              <w:jc w:val="center"/>
              <w:rPr>
                <w:sz w:val="21"/>
                <w:szCs w:val="21"/>
              </w:rPr>
            </w:pPr>
            <w:r>
              <w:t>TMK273_5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P24W108B2</w:t>
            </w:r>
          </w:p>
        </w:tc>
        <w:tc>
          <w:tcPr>
            <w:tcW w:w="1196" w:type="dxa"/>
            <w:vAlign w:val="center"/>
          </w:tcPr>
          <w:p>
            <w:pPr>
              <w:jc w:val="center"/>
              <w:rPr>
                <w:sz w:val="21"/>
                <w:szCs w:val="21"/>
              </w:rPr>
            </w:pPr>
            <w:r>
              <w:t>TMK273_6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anti-radiation-self-diagnosis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P24W108B1</w:t>
            </w:r>
          </w:p>
        </w:tc>
        <w:tc>
          <w:tcPr>
            <w:tcW w:w="1196" w:type="dxa"/>
            <w:vAlign w:val="center"/>
          </w:tcPr>
          <w:p>
            <w:pPr>
              <w:jc w:val="center"/>
              <w:rPr>
                <w:sz w:val="21"/>
                <w:szCs w:val="21"/>
              </w:rPr>
            </w:pPr>
            <w:r>
              <w:t>TMK273_7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P24W108B0</w:t>
            </w:r>
          </w:p>
        </w:tc>
        <w:tc>
          <w:tcPr>
            <w:tcW w:w="1196" w:type="dxa"/>
            <w:vAlign w:val="center"/>
          </w:tcPr>
          <w:p>
            <w:pPr>
              <w:jc w:val="center"/>
              <w:rPr>
                <w:sz w:val="21"/>
                <w:szCs w:val="21"/>
              </w:rPr>
            </w:pPr>
            <w:r>
              <w:t>TMK273_8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P24W109B7</w:t>
            </w:r>
          </w:p>
        </w:tc>
        <w:tc>
          <w:tcPr>
            <w:tcW w:w="1196" w:type="dxa"/>
            <w:vAlign w:val="center"/>
          </w:tcPr>
          <w:p>
            <w:pPr>
              <w:jc w:val="center"/>
              <w:rPr>
                <w:sz w:val="21"/>
                <w:szCs w:val="21"/>
              </w:rPr>
            </w:pPr>
            <w:r>
              <w:t>TMK274_1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P24W109B6</w:t>
            </w:r>
          </w:p>
        </w:tc>
        <w:tc>
          <w:tcPr>
            <w:tcW w:w="1196" w:type="dxa"/>
            <w:vAlign w:val="center"/>
          </w:tcPr>
          <w:p>
            <w:pPr>
              <w:jc w:val="center"/>
              <w:rPr>
                <w:sz w:val="21"/>
                <w:szCs w:val="21"/>
              </w:rPr>
            </w:pPr>
            <w:r>
              <w:t>TMK274_2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P24W109B5</w:t>
            </w:r>
          </w:p>
        </w:tc>
        <w:tc>
          <w:tcPr>
            <w:tcW w:w="1196" w:type="dxa"/>
            <w:vAlign w:val="center"/>
          </w:tcPr>
          <w:p>
            <w:pPr>
              <w:jc w:val="center"/>
              <w:rPr>
                <w:sz w:val="21"/>
                <w:szCs w:val="21"/>
              </w:rPr>
            </w:pPr>
            <w:r>
              <w:t>TMK274_3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P24W109B4</w:t>
            </w:r>
          </w:p>
        </w:tc>
        <w:tc>
          <w:tcPr>
            <w:tcW w:w="1196" w:type="dxa"/>
            <w:vAlign w:val="center"/>
          </w:tcPr>
          <w:p>
            <w:pPr>
              <w:jc w:val="center"/>
              <w:rPr>
                <w:sz w:val="21"/>
                <w:szCs w:val="21"/>
              </w:rPr>
            </w:pPr>
            <w:r>
              <w:t>TMK274_4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anti-radiation-self-diagnosis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P24W109B3</w:t>
            </w:r>
          </w:p>
        </w:tc>
        <w:tc>
          <w:tcPr>
            <w:tcW w:w="1196" w:type="dxa"/>
            <w:vAlign w:val="center"/>
          </w:tcPr>
          <w:p>
            <w:pPr>
              <w:jc w:val="center"/>
              <w:rPr>
                <w:sz w:val="21"/>
                <w:szCs w:val="21"/>
              </w:rPr>
            </w:pPr>
            <w:r>
              <w:t>TMK274_5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P24W109B2</w:t>
            </w:r>
          </w:p>
        </w:tc>
        <w:tc>
          <w:tcPr>
            <w:tcW w:w="1196" w:type="dxa"/>
            <w:vAlign w:val="center"/>
          </w:tcPr>
          <w:p>
            <w:pPr>
              <w:jc w:val="center"/>
              <w:rPr>
                <w:sz w:val="21"/>
                <w:szCs w:val="21"/>
              </w:rPr>
            </w:pPr>
            <w:r>
              <w:t>TMK274_6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P24W109B1</w:t>
            </w:r>
          </w:p>
        </w:tc>
        <w:tc>
          <w:tcPr>
            <w:tcW w:w="1196" w:type="dxa"/>
            <w:vAlign w:val="center"/>
          </w:tcPr>
          <w:p>
            <w:pPr>
              <w:jc w:val="center"/>
              <w:rPr>
                <w:sz w:val="21"/>
                <w:szCs w:val="21"/>
              </w:rPr>
            </w:pPr>
            <w:r>
              <w:t>TMK274_7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P24W109B0</w:t>
            </w:r>
          </w:p>
        </w:tc>
        <w:tc>
          <w:tcPr>
            <w:tcW w:w="1196" w:type="dxa"/>
            <w:vAlign w:val="center"/>
          </w:tcPr>
          <w:p>
            <w:pPr>
              <w:jc w:val="center"/>
              <w:rPr>
                <w:sz w:val="21"/>
                <w:szCs w:val="21"/>
              </w:rPr>
            </w:pPr>
            <w:r>
              <w:t>TMK274_8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autonomous power-on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P24W110B7</w:t>
            </w:r>
          </w:p>
        </w:tc>
        <w:tc>
          <w:tcPr>
            <w:tcW w:w="1196" w:type="dxa"/>
            <w:vAlign w:val="center"/>
          </w:tcPr>
          <w:p>
            <w:pPr>
              <w:jc w:val="center"/>
              <w:rPr>
                <w:sz w:val="21"/>
                <w:szCs w:val="21"/>
              </w:rPr>
            </w:pPr>
            <w:r>
              <w:t>TMK275_1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anti-radiation-self-diagnosis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Allowed</w:t>
            </w:r>
            <w:r>
              <w:t>;</w:t>
            </w:r>
          </w:p>
          <w:p>
            <w:pPr>
              <w:jc w:val="center"/>
              <w:rPr>
                <w:sz w:val="21"/>
                <w:szCs w:val="21"/>
              </w:rPr>
            </w:pPr>
            <w:r>
              <w:t>0x01:</w:t>
            </w:r>
            <w:r>
              <w:rPr>
                <w:rFonts w:hint="eastAsia"/>
                <w:lang w:val="en-US" w:eastAsia="zh-CN"/>
              </w:rPr>
              <w:t xml:space="preserve"> Not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P24W110B6</w:t>
            </w:r>
          </w:p>
        </w:tc>
        <w:tc>
          <w:tcPr>
            <w:tcW w:w="1196" w:type="dxa"/>
            <w:vAlign w:val="center"/>
          </w:tcPr>
          <w:p>
            <w:pPr>
              <w:jc w:val="center"/>
              <w:rPr>
                <w:sz w:val="21"/>
                <w:szCs w:val="21"/>
              </w:rPr>
            </w:pPr>
            <w:r>
              <w:t>TMK275_2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orbit calculation introduction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P24W110B5</w:t>
            </w:r>
          </w:p>
        </w:tc>
        <w:tc>
          <w:tcPr>
            <w:tcW w:w="1196" w:type="dxa"/>
            <w:vAlign w:val="center"/>
          </w:tcPr>
          <w:p>
            <w:pPr>
              <w:jc w:val="center"/>
              <w:rPr>
                <w:sz w:val="21"/>
                <w:szCs w:val="21"/>
              </w:rPr>
            </w:pPr>
            <w:r>
              <w:t>TMK275_3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orbit check introduction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P24W110B4</w:t>
            </w:r>
          </w:p>
        </w:tc>
        <w:tc>
          <w:tcPr>
            <w:tcW w:w="1196" w:type="dxa"/>
            <w:vAlign w:val="center"/>
          </w:tcPr>
          <w:p>
            <w:pPr>
              <w:jc w:val="center"/>
              <w:rPr>
                <w:sz w:val="21"/>
                <w:szCs w:val="21"/>
              </w:rPr>
            </w:pPr>
            <w:r>
              <w:t>TMK275_4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orbit data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rFonts w:ascii="Times New Roman" w:hAnsi="Times New Roman" w:eastAsia="宋体" w:cs="Times New Roman"/>
                <w:kern w:val="2"/>
                <w:sz w:val="21"/>
                <w:szCs w:val="21"/>
                <w:lang w:val="en-US" w:eastAsia="zh-CN" w:bidi="ar-SA"/>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P24W110B3~B1</w:t>
            </w:r>
          </w:p>
        </w:tc>
        <w:tc>
          <w:tcPr>
            <w:tcW w:w="1196" w:type="dxa"/>
            <w:vAlign w:val="center"/>
          </w:tcPr>
          <w:p>
            <w:pPr>
              <w:jc w:val="center"/>
              <w:rPr>
                <w:sz w:val="21"/>
                <w:szCs w:val="21"/>
              </w:rPr>
            </w:pPr>
            <w:r>
              <w:t>TMK275_5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Reset entry</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Reserved</w:t>
            </w:r>
            <w:r>
              <w:t>;</w:t>
            </w:r>
          </w:p>
          <w:p>
            <w:pPr>
              <w:jc w:val="center"/>
            </w:pPr>
            <w:r>
              <w:t>0x01:</w:t>
            </w:r>
            <w:r>
              <w:rPr>
                <w:rFonts w:hint="eastAsia"/>
                <w:lang w:val="en-US" w:eastAsia="zh-CN"/>
              </w:rPr>
              <w:t xml:space="preserve"> </w:t>
            </w:r>
            <w:r>
              <w:rPr>
                <w:rFonts w:hint="eastAsia"/>
              </w:rPr>
              <w:t>Initialization mode 1</w:t>
            </w:r>
            <w:r>
              <w:t>;</w:t>
            </w:r>
          </w:p>
          <w:p>
            <w:pPr>
              <w:jc w:val="center"/>
            </w:pPr>
            <w:r>
              <w:t>0x02:</w:t>
            </w:r>
            <w:r>
              <w:rPr>
                <w:rFonts w:hint="eastAsia"/>
                <w:lang w:val="en-US" w:eastAsia="zh-CN"/>
              </w:rPr>
              <w:t xml:space="preserve"> </w:t>
            </w:r>
            <w:r>
              <w:rPr>
                <w:rFonts w:hint="eastAsia"/>
              </w:rPr>
              <w:t xml:space="preserve">Initialization mode </w:t>
            </w:r>
            <w:r>
              <w:t>2;</w:t>
            </w:r>
          </w:p>
          <w:p>
            <w:pPr>
              <w:jc w:val="center"/>
            </w:pPr>
            <w:r>
              <w:t>0x03:</w:t>
            </w:r>
            <w:r>
              <w:rPr>
                <w:rFonts w:hint="eastAsia"/>
                <w:lang w:val="en-US" w:eastAsia="zh-CN"/>
              </w:rPr>
              <w:t xml:space="preserve"> </w:t>
            </w:r>
            <w:r>
              <w:rPr>
                <w:rFonts w:hint="eastAsia"/>
              </w:rPr>
              <w:t xml:space="preserve">Initialization mode </w:t>
            </w:r>
            <w:r>
              <w:t>3;</w:t>
            </w:r>
          </w:p>
          <w:p>
            <w:pPr>
              <w:jc w:val="center"/>
            </w:pPr>
            <w:r>
              <w:t>0x04:</w:t>
            </w:r>
            <w:r>
              <w:rPr>
                <w:rFonts w:hint="eastAsia"/>
                <w:lang w:val="en-US" w:eastAsia="zh-CN"/>
              </w:rPr>
              <w:t xml:space="preserve"> </w:t>
            </w:r>
            <w:r>
              <w:rPr>
                <w:rFonts w:hint="eastAsia"/>
              </w:rPr>
              <w:t xml:space="preserve">Initialization mode </w:t>
            </w:r>
            <w:r>
              <w:t>4;</w:t>
            </w:r>
          </w:p>
          <w:p>
            <w:pPr>
              <w:jc w:val="center"/>
              <w:rPr>
                <w:sz w:val="21"/>
                <w:szCs w:val="21"/>
              </w:rPr>
            </w:pPr>
            <w:r>
              <w:t>0x05:</w:t>
            </w:r>
            <w:r>
              <w:rPr>
                <w:rFonts w:hint="eastAsia"/>
                <w:lang w:val="en-US" w:eastAsia="zh-CN"/>
              </w:rPr>
              <w:t xml:space="preserve"> </w:t>
            </w:r>
            <w:r>
              <w:rPr>
                <w:rFonts w:hint="eastAsia"/>
              </w:rPr>
              <w:t xml:space="preserve">Initialization mode </w:t>
            </w:r>
            <w:r>
              <w:t>5</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122</w:t>
            </w:r>
          </w:p>
        </w:tc>
        <w:tc>
          <w:tcPr>
            <w:tcW w:w="999" w:type="dxa"/>
            <w:vAlign w:val="center"/>
          </w:tcPr>
          <w:p>
            <w:pPr>
              <w:jc w:val="center"/>
              <w:rPr>
                <w:sz w:val="21"/>
                <w:szCs w:val="21"/>
              </w:rPr>
            </w:pPr>
            <w:r>
              <w:t>P24W110B0</w:t>
            </w:r>
          </w:p>
        </w:tc>
        <w:tc>
          <w:tcPr>
            <w:tcW w:w="1196" w:type="dxa"/>
            <w:vAlign w:val="center"/>
          </w:tcPr>
          <w:p>
            <w:pPr>
              <w:jc w:val="center"/>
              <w:rPr>
                <w:sz w:val="21"/>
                <w:szCs w:val="21"/>
              </w:rPr>
            </w:pPr>
            <w:r>
              <w:t>TMK275_6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CAN bus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t>B</w:t>
            </w:r>
            <w:r>
              <w:rPr>
                <w:rFonts w:hint="eastAsia"/>
                <w:lang w:val="en-US" w:eastAsia="zh-CN"/>
              </w:rPr>
              <w:t xml:space="preserve"> bus</w:t>
            </w:r>
            <w:r>
              <w:t>;</w:t>
            </w:r>
          </w:p>
          <w:p>
            <w:pPr>
              <w:jc w:val="center"/>
              <w:rPr>
                <w:rFonts w:hint="eastAsia" w:eastAsia="宋体"/>
                <w:sz w:val="21"/>
                <w:szCs w:val="21"/>
                <w:lang w:eastAsia="zh-CN"/>
              </w:rPr>
            </w:pPr>
            <w:r>
              <w:t>0x01:</w:t>
            </w:r>
            <w:r>
              <w:rPr>
                <w:rFonts w:hint="eastAsia"/>
                <w:lang w:val="en-US" w:eastAsia="zh-CN"/>
              </w:rPr>
              <w:t xml:space="preserve"> A bus</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123</w:t>
            </w:r>
          </w:p>
        </w:tc>
        <w:tc>
          <w:tcPr>
            <w:tcW w:w="999" w:type="dxa"/>
            <w:vAlign w:val="center"/>
          </w:tcPr>
          <w:p>
            <w:pPr>
              <w:jc w:val="center"/>
              <w:rPr>
                <w:sz w:val="21"/>
                <w:szCs w:val="21"/>
              </w:rPr>
            </w:pPr>
            <w:r>
              <w:t>P24W111B7</w:t>
            </w:r>
          </w:p>
        </w:tc>
        <w:tc>
          <w:tcPr>
            <w:tcW w:w="1196" w:type="dxa"/>
            <w:vAlign w:val="center"/>
          </w:tcPr>
          <w:p>
            <w:pPr>
              <w:jc w:val="center"/>
              <w:rPr>
                <w:sz w:val="21"/>
                <w:szCs w:val="21"/>
              </w:rPr>
            </w:pPr>
            <w:r>
              <w:t>TMK276_1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eastAsia="宋体"/>
                <w:sz w:val="21"/>
                <w:szCs w:val="21"/>
                <w:lang w:eastAsia="zh-CN"/>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124</w:t>
            </w:r>
          </w:p>
        </w:tc>
        <w:tc>
          <w:tcPr>
            <w:tcW w:w="999" w:type="dxa"/>
            <w:vAlign w:val="center"/>
          </w:tcPr>
          <w:p>
            <w:pPr>
              <w:jc w:val="center"/>
              <w:rPr>
                <w:sz w:val="21"/>
                <w:szCs w:val="21"/>
              </w:rPr>
            </w:pPr>
            <w:r>
              <w:t>P24W111B6</w:t>
            </w:r>
          </w:p>
        </w:tc>
        <w:tc>
          <w:tcPr>
            <w:tcW w:w="1196" w:type="dxa"/>
            <w:vAlign w:val="center"/>
          </w:tcPr>
          <w:p>
            <w:pPr>
              <w:jc w:val="center"/>
              <w:rPr>
                <w:sz w:val="21"/>
                <w:szCs w:val="21"/>
              </w:rPr>
            </w:pPr>
            <w:r>
              <w:t>TMK276_2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sz w:val="21"/>
                <w:szCs w:val="21"/>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125</w:t>
            </w:r>
          </w:p>
        </w:tc>
        <w:tc>
          <w:tcPr>
            <w:tcW w:w="999" w:type="dxa"/>
            <w:vAlign w:val="center"/>
          </w:tcPr>
          <w:p>
            <w:pPr>
              <w:jc w:val="center"/>
              <w:rPr>
                <w:sz w:val="21"/>
                <w:szCs w:val="21"/>
              </w:rPr>
            </w:pPr>
            <w:r>
              <w:t>P24W111B5</w:t>
            </w:r>
          </w:p>
        </w:tc>
        <w:tc>
          <w:tcPr>
            <w:tcW w:w="1196" w:type="dxa"/>
            <w:vAlign w:val="center"/>
          </w:tcPr>
          <w:p>
            <w:pPr>
              <w:jc w:val="center"/>
              <w:rPr>
                <w:sz w:val="21"/>
                <w:szCs w:val="21"/>
              </w:rPr>
            </w:pPr>
            <w:r>
              <w:t>TMK276_3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sz w:val="21"/>
                <w:szCs w:val="21"/>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126</w:t>
            </w:r>
          </w:p>
        </w:tc>
        <w:tc>
          <w:tcPr>
            <w:tcW w:w="999" w:type="dxa"/>
            <w:vAlign w:val="center"/>
          </w:tcPr>
          <w:p>
            <w:pPr>
              <w:jc w:val="center"/>
              <w:rPr>
                <w:sz w:val="21"/>
                <w:szCs w:val="21"/>
              </w:rPr>
            </w:pPr>
            <w:r>
              <w:t>P24W111B4</w:t>
            </w:r>
          </w:p>
        </w:tc>
        <w:tc>
          <w:tcPr>
            <w:tcW w:w="1196" w:type="dxa"/>
            <w:vAlign w:val="center"/>
          </w:tcPr>
          <w:p>
            <w:pPr>
              <w:jc w:val="center"/>
              <w:rPr>
                <w:sz w:val="21"/>
                <w:szCs w:val="21"/>
              </w:rPr>
            </w:pPr>
            <w:r>
              <w:t>TMK276_4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self-diagnosis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sz w:val="21"/>
                <w:szCs w:val="21"/>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127</w:t>
            </w:r>
          </w:p>
        </w:tc>
        <w:tc>
          <w:tcPr>
            <w:tcW w:w="999" w:type="dxa"/>
            <w:vAlign w:val="center"/>
          </w:tcPr>
          <w:p>
            <w:pPr>
              <w:jc w:val="center"/>
              <w:rPr>
                <w:sz w:val="21"/>
                <w:szCs w:val="21"/>
              </w:rPr>
            </w:pPr>
            <w:r>
              <w:t>P24W111B3</w:t>
            </w:r>
          </w:p>
        </w:tc>
        <w:tc>
          <w:tcPr>
            <w:tcW w:w="1196" w:type="dxa"/>
            <w:vAlign w:val="center"/>
          </w:tcPr>
          <w:p>
            <w:pPr>
              <w:jc w:val="center"/>
              <w:rPr>
                <w:sz w:val="21"/>
                <w:szCs w:val="21"/>
              </w:rPr>
            </w:pPr>
            <w:r>
              <w:t>TMK276_5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installation deviation calculation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 calculation</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Calculation </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128</w:t>
            </w:r>
          </w:p>
        </w:tc>
        <w:tc>
          <w:tcPr>
            <w:tcW w:w="999" w:type="dxa"/>
            <w:vAlign w:val="center"/>
          </w:tcPr>
          <w:p>
            <w:pPr>
              <w:jc w:val="center"/>
              <w:rPr>
                <w:sz w:val="21"/>
                <w:szCs w:val="21"/>
              </w:rPr>
            </w:pPr>
            <w:r>
              <w:t>P24W111B2</w:t>
            </w:r>
          </w:p>
        </w:tc>
        <w:tc>
          <w:tcPr>
            <w:tcW w:w="1196" w:type="dxa"/>
            <w:vAlign w:val="center"/>
          </w:tcPr>
          <w:p>
            <w:pPr>
              <w:jc w:val="center"/>
              <w:rPr>
                <w:sz w:val="21"/>
                <w:szCs w:val="21"/>
              </w:rPr>
            </w:pPr>
            <w:r>
              <w:t>TMK276_6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installation deviation correction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 correction</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Correction </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129</w:t>
            </w:r>
          </w:p>
        </w:tc>
        <w:tc>
          <w:tcPr>
            <w:tcW w:w="999" w:type="dxa"/>
            <w:vAlign w:val="center"/>
          </w:tcPr>
          <w:p>
            <w:pPr>
              <w:jc w:val="center"/>
              <w:rPr>
                <w:sz w:val="21"/>
                <w:szCs w:val="21"/>
              </w:rPr>
            </w:pPr>
            <w:r>
              <w:t>P24W111B1</w:t>
            </w:r>
          </w:p>
        </w:tc>
        <w:tc>
          <w:tcPr>
            <w:tcW w:w="1196" w:type="dxa"/>
            <w:vAlign w:val="center"/>
          </w:tcPr>
          <w:p>
            <w:pPr>
              <w:jc w:val="center"/>
              <w:rPr>
                <w:sz w:val="21"/>
                <w:szCs w:val="21"/>
              </w:rPr>
            </w:pPr>
            <w:r>
              <w:t>TMK276_7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light aberration correction permission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 correction</w:t>
            </w:r>
            <w:r>
              <w:t>;</w:t>
            </w:r>
          </w:p>
          <w:p>
            <w:pPr>
              <w:jc w:val="center"/>
              <w:rPr>
                <w:sz w:val="21"/>
                <w:szCs w:val="21"/>
              </w:rPr>
            </w:pPr>
            <w:r>
              <w:t>0x01:</w:t>
            </w:r>
            <w:r>
              <w:rPr>
                <w:rFonts w:hint="eastAsia"/>
                <w:lang w:val="en-US" w:eastAsia="zh-CN"/>
              </w:rPr>
              <w:t xml:space="preserve"> Correction </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130</w:t>
            </w:r>
          </w:p>
        </w:tc>
        <w:tc>
          <w:tcPr>
            <w:tcW w:w="999" w:type="dxa"/>
            <w:vAlign w:val="center"/>
          </w:tcPr>
          <w:p>
            <w:pPr>
              <w:jc w:val="center"/>
              <w:rPr>
                <w:sz w:val="21"/>
                <w:szCs w:val="21"/>
              </w:rPr>
            </w:pPr>
            <w:r>
              <w:t>P24W111B0</w:t>
            </w:r>
          </w:p>
        </w:tc>
        <w:tc>
          <w:tcPr>
            <w:tcW w:w="1196" w:type="dxa"/>
            <w:vAlign w:val="center"/>
          </w:tcPr>
          <w:p>
            <w:pPr>
              <w:jc w:val="center"/>
              <w:rPr>
                <w:sz w:val="21"/>
                <w:szCs w:val="21"/>
              </w:rPr>
            </w:pPr>
            <w:r>
              <w:t>TMK276_8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light aberration correction permission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 correction</w:t>
            </w:r>
            <w:r>
              <w:t>;</w:t>
            </w:r>
          </w:p>
          <w:p>
            <w:pPr>
              <w:jc w:val="center"/>
              <w:rPr>
                <w:sz w:val="21"/>
                <w:szCs w:val="21"/>
              </w:rPr>
            </w:pPr>
            <w:r>
              <w:t>0x01:</w:t>
            </w:r>
            <w:r>
              <w:rPr>
                <w:rFonts w:hint="eastAsia"/>
                <w:lang w:val="en-US" w:eastAsia="zh-CN"/>
              </w:rPr>
              <w:t xml:space="preserve"> Correction </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131</w:t>
            </w:r>
          </w:p>
        </w:tc>
        <w:tc>
          <w:tcPr>
            <w:tcW w:w="999" w:type="dxa"/>
            <w:vAlign w:val="center"/>
          </w:tcPr>
          <w:p>
            <w:pPr>
              <w:jc w:val="center"/>
              <w:rPr>
                <w:sz w:val="21"/>
                <w:szCs w:val="21"/>
              </w:rPr>
            </w:pPr>
            <w:r>
              <w:t>P24W112B7</w:t>
            </w:r>
          </w:p>
        </w:tc>
        <w:tc>
          <w:tcPr>
            <w:tcW w:w="1196" w:type="dxa"/>
            <w:vAlign w:val="center"/>
          </w:tcPr>
          <w:p>
            <w:pPr>
              <w:jc w:val="center"/>
              <w:rPr>
                <w:sz w:val="21"/>
                <w:szCs w:val="21"/>
              </w:rPr>
            </w:pPr>
            <w:r>
              <w:t>TMK277_1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Rate damping method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Momentum wheel</w:t>
            </w:r>
            <w:r>
              <w:t>;</w:t>
            </w:r>
          </w:p>
          <w:p>
            <w:pPr>
              <w:jc w:val="center"/>
              <w:rPr>
                <w:sz w:val="21"/>
                <w:szCs w:val="21"/>
              </w:rPr>
            </w:pPr>
            <w:r>
              <w:t>0x01:</w:t>
            </w:r>
            <w:r>
              <w:rPr>
                <w:rFonts w:hint="eastAsia"/>
                <w:lang w:val="en-US" w:eastAsia="zh-CN"/>
              </w:rPr>
              <w:t xml:space="preserve"> </w:t>
            </w:r>
            <w:r>
              <w:rPr>
                <w:rFonts w:hint="eastAsia"/>
              </w:rPr>
              <w:t>Magnetic Torque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132</w:t>
            </w:r>
          </w:p>
        </w:tc>
        <w:tc>
          <w:tcPr>
            <w:tcW w:w="999" w:type="dxa"/>
            <w:vAlign w:val="center"/>
          </w:tcPr>
          <w:p>
            <w:pPr>
              <w:jc w:val="center"/>
              <w:rPr>
                <w:sz w:val="21"/>
                <w:szCs w:val="21"/>
              </w:rPr>
            </w:pPr>
            <w:r>
              <w:t>P24W112B6</w:t>
            </w:r>
          </w:p>
        </w:tc>
        <w:tc>
          <w:tcPr>
            <w:tcW w:w="1196" w:type="dxa"/>
            <w:vAlign w:val="center"/>
          </w:tcPr>
          <w:p>
            <w:pPr>
              <w:jc w:val="center"/>
              <w:rPr>
                <w:sz w:val="21"/>
                <w:szCs w:val="21"/>
              </w:rPr>
            </w:pPr>
            <w:r>
              <w:t>TMK277_2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Magnetic damping method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Gyro</w:t>
            </w:r>
            <w:r>
              <w:t>;</w:t>
            </w:r>
          </w:p>
          <w:p>
            <w:pPr>
              <w:jc w:val="center"/>
              <w:rPr>
                <w:rFonts w:hint="default" w:ascii="Times New Roman" w:hAnsi="Times New Roman" w:eastAsia="宋体" w:cs="Times New Roman"/>
                <w:kern w:val="2"/>
                <w:sz w:val="21"/>
                <w:szCs w:val="21"/>
                <w:lang w:val="en-US" w:eastAsia="zh-CN" w:bidi="ar-SA"/>
              </w:rPr>
            </w:pPr>
            <w:r>
              <w:t>0x01:</w:t>
            </w:r>
            <w:r>
              <w:rPr>
                <w:rFonts w:hint="eastAsia"/>
                <w:lang w:val="en-US" w:eastAsia="zh-CN"/>
              </w:rPr>
              <w:t xml:space="preserve"> </w:t>
            </w:r>
            <w:r>
              <w:rPr>
                <w:rFonts w:hint="eastAsia"/>
              </w:rPr>
              <w:t>Magnet</w:t>
            </w:r>
            <w:r>
              <w:rPr>
                <w:rFonts w:hint="eastAsia"/>
                <w:lang w:val="en-US" w:eastAsia="zh-CN"/>
              </w:rPr>
              <w:t>ometer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133</w:t>
            </w:r>
          </w:p>
        </w:tc>
        <w:tc>
          <w:tcPr>
            <w:tcW w:w="999" w:type="dxa"/>
            <w:vAlign w:val="center"/>
          </w:tcPr>
          <w:p>
            <w:pPr>
              <w:jc w:val="center"/>
              <w:rPr>
                <w:sz w:val="21"/>
                <w:szCs w:val="21"/>
              </w:rPr>
            </w:pPr>
            <w:r>
              <w:t>P24W112B5</w:t>
            </w:r>
          </w:p>
        </w:tc>
        <w:tc>
          <w:tcPr>
            <w:tcW w:w="1196" w:type="dxa"/>
            <w:vAlign w:val="center"/>
          </w:tcPr>
          <w:p>
            <w:pPr>
              <w:jc w:val="center"/>
              <w:rPr>
                <w:sz w:val="21"/>
                <w:szCs w:val="21"/>
              </w:rPr>
            </w:pPr>
            <w:r>
              <w:t>TMK277_3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in-use flag in rate damping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Allowed</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134</w:t>
            </w:r>
          </w:p>
        </w:tc>
        <w:tc>
          <w:tcPr>
            <w:tcW w:w="999" w:type="dxa"/>
            <w:vAlign w:val="center"/>
          </w:tcPr>
          <w:p>
            <w:pPr>
              <w:jc w:val="center"/>
              <w:rPr>
                <w:sz w:val="21"/>
                <w:szCs w:val="21"/>
              </w:rPr>
            </w:pPr>
            <w:r>
              <w:t>P24W112B4</w:t>
            </w:r>
          </w:p>
        </w:tc>
        <w:tc>
          <w:tcPr>
            <w:tcW w:w="1196" w:type="dxa"/>
            <w:vAlign w:val="center"/>
          </w:tcPr>
          <w:p>
            <w:pPr>
              <w:jc w:val="center"/>
              <w:rPr>
                <w:sz w:val="21"/>
                <w:szCs w:val="21"/>
              </w:rPr>
            </w:pPr>
            <w:r>
              <w:t>TMK277_4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Sensor used for attitude adjustment to Earth Pointing Mode(EPM)</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star sensor</w:t>
            </w:r>
            <w:r>
              <w:t>;</w:t>
            </w:r>
          </w:p>
          <w:p>
            <w:pPr>
              <w:jc w:val="center"/>
              <w:rPr>
                <w:rFonts w:hint="default" w:ascii="Times New Roman" w:hAnsi="Times New Roman" w:eastAsia="宋体" w:cs="Times New Roman"/>
                <w:kern w:val="2"/>
                <w:sz w:val="21"/>
                <w:szCs w:val="21"/>
                <w:lang w:val="en-US" w:eastAsia="zh-CN" w:bidi="ar-SA"/>
              </w:rPr>
            </w:pPr>
            <w:r>
              <w:t>0x01:</w:t>
            </w:r>
            <w:r>
              <w:rPr>
                <w:rFonts w:hint="eastAsia"/>
                <w:lang w:val="en-US" w:eastAsia="zh-CN"/>
              </w:rPr>
              <w:t xml:space="preserve"> </w:t>
            </w:r>
            <w:r>
              <w:rPr>
                <w:rFonts w:hint="eastAsia"/>
              </w:rPr>
              <w:t>Magnet</w:t>
            </w:r>
            <w:r>
              <w:rPr>
                <w:rFonts w:hint="eastAsia"/>
                <w:lang w:val="en-US" w:eastAsia="zh-CN"/>
              </w:rPr>
              <w:t>ometer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135</w:t>
            </w:r>
          </w:p>
        </w:tc>
        <w:tc>
          <w:tcPr>
            <w:tcW w:w="999" w:type="dxa"/>
            <w:vAlign w:val="center"/>
          </w:tcPr>
          <w:p>
            <w:pPr>
              <w:jc w:val="center"/>
              <w:rPr>
                <w:sz w:val="21"/>
                <w:szCs w:val="21"/>
              </w:rPr>
            </w:pPr>
            <w:r>
              <w:t>P24W112B3</w:t>
            </w:r>
          </w:p>
        </w:tc>
        <w:tc>
          <w:tcPr>
            <w:tcW w:w="1196" w:type="dxa"/>
            <w:vAlign w:val="center"/>
          </w:tcPr>
          <w:p>
            <w:pPr>
              <w:jc w:val="center"/>
              <w:rPr>
                <w:sz w:val="21"/>
                <w:szCs w:val="21"/>
              </w:rPr>
            </w:pPr>
            <w:r>
              <w:t>TMK277_5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Sensor used for attitude adjustment to Sun Pointing Mode(SPM)</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star sensor</w:t>
            </w:r>
            <w:r>
              <w:t>;</w:t>
            </w:r>
          </w:p>
          <w:p>
            <w:pPr>
              <w:jc w:val="center"/>
              <w:rPr>
                <w:rFonts w:hint="default" w:ascii="Times New Roman" w:hAnsi="Times New Roman" w:eastAsia="宋体" w:cs="Times New Roman"/>
                <w:kern w:val="2"/>
                <w:sz w:val="21"/>
                <w:szCs w:val="21"/>
                <w:lang w:val="en-US" w:eastAsia="zh-CN" w:bidi="ar-SA"/>
              </w:rPr>
            </w:pPr>
            <w:r>
              <w:t>0x01:</w:t>
            </w:r>
            <w:r>
              <w:rPr>
                <w:rFonts w:hint="eastAsia"/>
                <w:lang w:val="en-US" w:eastAsia="zh-CN"/>
              </w:rPr>
              <w:t xml:space="preserve"> </w:t>
            </w:r>
            <w:r>
              <w:rPr>
                <w:rFonts w:hint="eastAsia"/>
              </w:rPr>
              <w:t>Magnet</w:t>
            </w:r>
            <w:r>
              <w:rPr>
                <w:rFonts w:hint="eastAsia"/>
                <w:lang w:val="en-US" w:eastAsia="zh-CN"/>
              </w:rPr>
              <w:t>ometer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136</w:t>
            </w:r>
          </w:p>
        </w:tc>
        <w:tc>
          <w:tcPr>
            <w:tcW w:w="999" w:type="dxa"/>
            <w:vAlign w:val="center"/>
          </w:tcPr>
          <w:p>
            <w:pPr>
              <w:jc w:val="center"/>
              <w:rPr>
                <w:sz w:val="21"/>
                <w:szCs w:val="21"/>
              </w:rPr>
            </w:pPr>
            <w:r>
              <w:t>P24W112B2</w:t>
            </w:r>
          </w:p>
        </w:tc>
        <w:tc>
          <w:tcPr>
            <w:tcW w:w="1196" w:type="dxa"/>
            <w:vAlign w:val="center"/>
          </w:tcPr>
          <w:p>
            <w:pPr>
              <w:jc w:val="center"/>
              <w:rPr>
                <w:sz w:val="21"/>
                <w:szCs w:val="21"/>
              </w:rPr>
            </w:pPr>
            <w:r>
              <w:t>TMK277_6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MagUnloadFlag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137</w:t>
            </w:r>
          </w:p>
        </w:tc>
        <w:tc>
          <w:tcPr>
            <w:tcW w:w="999" w:type="dxa"/>
            <w:vAlign w:val="center"/>
          </w:tcPr>
          <w:p>
            <w:pPr>
              <w:jc w:val="center"/>
              <w:rPr>
                <w:sz w:val="21"/>
                <w:szCs w:val="21"/>
              </w:rPr>
            </w:pPr>
            <w:r>
              <w:t>P24W112B1</w:t>
            </w:r>
          </w:p>
        </w:tc>
        <w:tc>
          <w:tcPr>
            <w:tcW w:w="1196" w:type="dxa"/>
            <w:vAlign w:val="center"/>
          </w:tcPr>
          <w:p>
            <w:pPr>
              <w:jc w:val="center"/>
              <w:rPr>
                <w:sz w:val="21"/>
                <w:szCs w:val="21"/>
              </w:rPr>
            </w:pPr>
            <w:r>
              <w:t>TMK277_7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MagCalFlag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No use</w:t>
            </w:r>
            <w:r>
              <w:t>;</w:t>
            </w:r>
          </w:p>
          <w:p>
            <w:pPr>
              <w:jc w:val="center"/>
              <w:rPr>
                <w:rFonts w:hint="default" w:eastAsia="宋体"/>
                <w:sz w:val="21"/>
                <w:szCs w:val="21"/>
                <w:lang w:val="en-US" w:eastAsia="zh-CN"/>
              </w:rPr>
            </w:pPr>
            <w:r>
              <w:t>0x01:</w:t>
            </w:r>
            <w:r>
              <w:rPr>
                <w:rFonts w:hint="eastAsia"/>
                <w:lang w:val="en-US" w:eastAsia="zh-CN"/>
              </w:rPr>
              <w:t xml:space="preserve"> Use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138</w:t>
            </w:r>
          </w:p>
        </w:tc>
        <w:tc>
          <w:tcPr>
            <w:tcW w:w="999" w:type="dxa"/>
            <w:vAlign w:val="center"/>
          </w:tcPr>
          <w:p>
            <w:pPr>
              <w:jc w:val="center"/>
              <w:rPr>
                <w:sz w:val="21"/>
                <w:szCs w:val="21"/>
              </w:rPr>
            </w:pPr>
            <w:r>
              <w:t>P24W112B0</w:t>
            </w:r>
          </w:p>
        </w:tc>
        <w:tc>
          <w:tcPr>
            <w:tcW w:w="1196" w:type="dxa"/>
            <w:vAlign w:val="center"/>
          </w:tcPr>
          <w:p>
            <w:pPr>
              <w:jc w:val="center"/>
              <w:rPr>
                <w:sz w:val="21"/>
                <w:szCs w:val="21"/>
              </w:rPr>
            </w:pPr>
            <w:r>
              <w:t>TMK277_8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Capture-earth command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0x00:</w:t>
            </w:r>
            <w:r>
              <w:rPr>
                <w:rFonts w:hint="eastAsia"/>
              </w:rPr>
              <w:t>Not captured</w:t>
            </w:r>
            <w:r>
              <w:t>;0x01:</w:t>
            </w:r>
            <w:r>
              <w:rPr>
                <w:rFonts w:hint="eastAsia"/>
              </w:rPr>
              <w:t>Captured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139</w:t>
            </w:r>
          </w:p>
        </w:tc>
        <w:tc>
          <w:tcPr>
            <w:tcW w:w="999" w:type="dxa"/>
            <w:vAlign w:val="center"/>
          </w:tcPr>
          <w:p>
            <w:pPr>
              <w:jc w:val="center"/>
              <w:rPr>
                <w:sz w:val="21"/>
                <w:szCs w:val="21"/>
              </w:rPr>
            </w:pPr>
            <w:r>
              <w:t>P24W113B7</w:t>
            </w:r>
          </w:p>
        </w:tc>
        <w:tc>
          <w:tcPr>
            <w:tcW w:w="1196" w:type="dxa"/>
            <w:vAlign w:val="center"/>
          </w:tcPr>
          <w:p>
            <w:pPr>
              <w:jc w:val="center"/>
              <w:rPr>
                <w:sz w:val="21"/>
                <w:szCs w:val="21"/>
              </w:rPr>
            </w:pPr>
            <w:r>
              <w:t>TMK278_1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Capture-sun command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0x00:</w:t>
            </w:r>
            <w:r>
              <w:rPr>
                <w:rFonts w:hint="eastAsia"/>
              </w:rPr>
              <w:t>Not switch to</w:t>
            </w:r>
            <w:r>
              <w:t>;0x01:</w:t>
            </w:r>
            <w:r>
              <w:rPr>
                <w:rFonts w:hint="eastAsia"/>
              </w:rPr>
              <w:t>Switch to</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140</w:t>
            </w:r>
          </w:p>
        </w:tc>
        <w:tc>
          <w:tcPr>
            <w:tcW w:w="999" w:type="dxa"/>
            <w:vAlign w:val="center"/>
          </w:tcPr>
          <w:p>
            <w:pPr>
              <w:jc w:val="center"/>
              <w:rPr>
                <w:sz w:val="21"/>
                <w:szCs w:val="21"/>
              </w:rPr>
            </w:pPr>
            <w:r>
              <w:t>P24W113B6</w:t>
            </w:r>
          </w:p>
        </w:tc>
        <w:tc>
          <w:tcPr>
            <w:tcW w:w="1196" w:type="dxa"/>
            <w:vAlign w:val="center"/>
          </w:tcPr>
          <w:p>
            <w:pPr>
              <w:jc w:val="center"/>
              <w:rPr>
                <w:sz w:val="21"/>
                <w:szCs w:val="21"/>
              </w:rPr>
            </w:pPr>
            <w:r>
              <w:t>TMK278_2</w:t>
            </w:r>
          </w:p>
        </w:tc>
        <w:tc>
          <w:tcPr>
            <w:tcW w:w="1491" w:type="dxa"/>
            <w:vAlign w:val="center"/>
          </w:tcPr>
          <w:p>
            <w:pPr>
              <w:keepNext w:val="0"/>
              <w:keepLines w:val="0"/>
              <w:widowControl/>
              <w:suppressLineNumbers w:val="0"/>
              <w:jc w:val="left"/>
              <w:textAlignment w:val="center"/>
              <w:rPr>
                <w:rFonts w:hint="default" w:ascii="Times New Roman" w:hAnsi="Times New Roman" w:cs="Times New Roman"/>
                <w:i w:val="0"/>
                <w:color w:val="000000"/>
                <w:sz w:val="24"/>
                <w:szCs w:val="24"/>
                <w:u w:val="none"/>
              </w:rPr>
            </w:pPr>
            <w:r>
              <w:rPr>
                <w:rFonts w:hint="default" w:ascii="Times New Roman" w:hAnsi="Times New Roman" w:eastAsia="宋体" w:cs="Times New Roman"/>
                <w:i w:val="0"/>
                <w:color w:val="000000"/>
                <w:kern w:val="0"/>
                <w:sz w:val="24"/>
                <w:szCs w:val="24"/>
                <w:u w:val="none"/>
                <w:lang w:val="en-US" w:eastAsia="zh-CN" w:bidi="ar"/>
              </w:rPr>
              <w:t>SSCatchSunFlag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141</w:t>
            </w:r>
          </w:p>
        </w:tc>
        <w:tc>
          <w:tcPr>
            <w:tcW w:w="999" w:type="dxa"/>
            <w:vAlign w:val="center"/>
          </w:tcPr>
          <w:p>
            <w:pPr>
              <w:jc w:val="center"/>
              <w:rPr>
                <w:sz w:val="21"/>
                <w:szCs w:val="21"/>
              </w:rPr>
            </w:pPr>
            <w:r>
              <w:t>P24W113B5</w:t>
            </w:r>
          </w:p>
        </w:tc>
        <w:tc>
          <w:tcPr>
            <w:tcW w:w="1196" w:type="dxa"/>
            <w:vAlign w:val="center"/>
          </w:tcPr>
          <w:p>
            <w:pPr>
              <w:jc w:val="center"/>
              <w:rPr>
                <w:sz w:val="21"/>
                <w:szCs w:val="21"/>
              </w:rPr>
            </w:pPr>
            <w:r>
              <w:t>TMK278_3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in-use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0x00:</w:t>
            </w:r>
            <w:r>
              <w:rPr>
                <w:rFonts w:hint="eastAsia"/>
              </w:rPr>
              <w:t>Magnet</w:t>
            </w:r>
            <w:r>
              <w:rPr>
                <w:rFonts w:hint="eastAsia"/>
                <w:lang w:val="en-US" w:eastAsia="zh-CN"/>
              </w:rPr>
              <w:t xml:space="preserve">ometer </w:t>
            </w:r>
            <w:r>
              <w:t>A;0x01:</w:t>
            </w:r>
            <w:r>
              <w:rPr>
                <w:rFonts w:hint="eastAsia"/>
              </w:rPr>
              <w:t>Magnet</w:t>
            </w:r>
            <w:r>
              <w:rPr>
                <w:rFonts w:hint="eastAsia"/>
                <w:lang w:val="en-US" w:eastAsia="zh-CN"/>
              </w:rPr>
              <w:t xml:space="preserve">ometer </w:t>
            </w:r>
            <w:r>
              <w:t>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142</w:t>
            </w:r>
          </w:p>
        </w:tc>
        <w:tc>
          <w:tcPr>
            <w:tcW w:w="999" w:type="dxa"/>
            <w:vAlign w:val="center"/>
          </w:tcPr>
          <w:p>
            <w:pPr>
              <w:jc w:val="center"/>
              <w:rPr>
                <w:sz w:val="21"/>
                <w:szCs w:val="21"/>
              </w:rPr>
            </w:pPr>
            <w:r>
              <w:t>P24W113B4</w:t>
            </w:r>
          </w:p>
        </w:tc>
        <w:tc>
          <w:tcPr>
            <w:tcW w:w="1196" w:type="dxa"/>
            <w:vAlign w:val="center"/>
          </w:tcPr>
          <w:p>
            <w:pPr>
              <w:jc w:val="center"/>
              <w:rPr>
                <w:sz w:val="21"/>
                <w:szCs w:val="21"/>
              </w:rPr>
            </w:pPr>
            <w:r>
              <w:t>TMK278_4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Long term running attitude 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Sun Pointing Mode(SPM)</w:t>
            </w:r>
            <w:r>
              <w:t>;</w:t>
            </w:r>
          </w:p>
          <w:p>
            <w:pPr>
              <w:jc w:val="center"/>
              <w:rPr>
                <w:rFonts w:hint="eastAsia" w:eastAsia="宋体"/>
                <w:sz w:val="21"/>
                <w:szCs w:val="21"/>
                <w:lang w:eastAsia="zh-CN"/>
              </w:rPr>
            </w:pPr>
            <w:r>
              <w:t>0x01:</w:t>
            </w:r>
            <w:r>
              <w:rPr>
                <w:rFonts w:hint="eastAsia"/>
                <w:lang w:val="en-US" w:eastAsia="zh-CN"/>
              </w:rPr>
              <w:t xml:space="preserve"> Earth Pointing Mode(EPM)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143</w:t>
            </w:r>
          </w:p>
        </w:tc>
        <w:tc>
          <w:tcPr>
            <w:tcW w:w="999" w:type="dxa"/>
            <w:vAlign w:val="center"/>
          </w:tcPr>
          <w:p>
            <w:pPr>
              <w:jc w:val="center"/>
              <w:rPr>
                <w:sz w:val="21"/>
                <w:szCs w:val="21"/>
              </w:rPr>
            </w:pPr>
            <w:r>
              <w:t>P24W113B3</w:t>
            </w:r>
          </w:p>
        </w:tc>
        <w:tc>
          <w:tcPr>
            <w:tcW w:w="1196" w:type="dxa"/>
            <w:vAlign w:val="center"/>
          </w:tcPr>
          <w:p>
            <w:pPr>
              <w:jc w:val="center"/>
              <w:rPr>
                <w:sz w:val="21"/>
                <w:szCs w:val="21"/>
              </w:rPr>
            </w:pPr>
            <w:r>
              <w:t>TMK278_5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Auto-switch flag between EPM and SPM</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144</w:t>
            </w:r>
          </w:p>
        </w:tc>
        <w:tc>
          <w:tcPr>
            <w:tcW w:w="999" w:type="dxa"/>
            <w:vAlign w:val="center"/>
          </w:tcPr>
          <w:p>
            <w:pPr>
              <w:jc w:val="center"/>
              <w:rPr>
                <w:sz w:val="21"/>
                <w:szCs w:val="21"/>
              </w:rPr>
            </w:pPr>
            <w:r>
              <w:t>P24W113B2</w:t>
            </w:r>
          </w:p>
        </w:tc>
        <w:tc>
          <w:tcPr>
            <w:tcW w:w="1196" w:type="dxa"/>
            <w:vAlign w:val="center"/>
          </w:tcPr>
          <w:p>
            <w:pPr>
              <w:jc w:val="center"/>
              <w:rPr>
                <w:sz w:val="21"/>
                <w:szCs w:val="21"/>
              </w:rPr>
            </w:pPr>
            <w:r>
              <w:t>TMK278_6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Drift angle introduction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rFonts w:ascii="Times New Roman" w:hAnsi="Times New Roman" w:eastAsia="宋体" w:cs="Times New Roman"/>
                <w:kern w:val="2"/>
                <w:sz w:val="21"/>
                <w:szCs w:val="21"/>
                <w:lang w:val="en-US" w:eastAsia="zh-CN" w:bidi="ar-SA"/>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145</w:t>
            </w:r>
          </w:p>
        </w:tc>
        <w:tc>
          <w:tcPr>
            <w:tcW w:w="999" w:type="dxa"/>
            <w:vAlign w:val="center"/>
          </w:tcPr>
          <w:p>
            <w:pPr>
              <w:jc w:val="center"/>
              <w:rPr>
                <w:sz w:val="21"/>
                <w:szCs w:val="21"/>
              </w:rPr>
            </w:pPr>
            <w:r>
              <w:t>P24W113B1</w:t>
            </w:r>
          </w:p>
        </w:tc>
        <w:tc>
          <w:tcPr>
            <w:tcW w:w="1196" w:type="dxa"/>
            <w:vAlign w:val="center"/>
          </w:tcPr>
          <w:p>
            <w:pPr>
              <w:jc w:val="center"/>
              <w:rPr>
                <w:sz w:val="21"/>
                <w:szCs w:val="21"/>
              </w:rPr>
            </w:pPr>
            <w:r>
              <w:t>TMK278_7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Quaternion filter mode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Double vectors</w:t>
            </w:r>
            <w:r>
              <w:t>;</w:t>
            </w:r>
          </w:p>
          <w:p>
            <w:pPr>
              <w:jc w:val="center"/>
              <w:rPr>
                <w:rFonts w:hint="default" w:ascii="Times New Roman" w:hAnsi="Times New Roman" w:eastAsia="宋体" w:cs="Times New Roman"/>
                <w:kern w:val="2"/>
                <w:sz w:val="21"/>
                <w:szCs w:val="21"/>
                <w:lang w:val="en-US" w:eastAsia="zh-CN" w:bidi="ar-SA"/>
              </w:rPr>
            </w:pPr>
            <w:r>
              <w:t>0x01:</w:t>
            </w:r>
            <w:r>
              <w:rPr>
                <w:rFonts w:hint="eastAsia"/>
                <w:lang w:val="en-US" w:eastAsia="zh-CN"/>
              </w:rPr>
              <w:t xml:space="preserve"> </w:t>
            </w:r>
            <w:r>
              <w:rPr>
                <w:rFonts w:hint="eastAsia"/>
              </w:rPr>
              <w:t>Magnet</w:t>
            </w:r>
            <w:r>
              <w:rPr>
                <w:rFonts w:hint="eastAsia"/>
                <w:lang w:val="en-US" w:eastAsia="zh-CN"/>
              </w:rPr>
              <w:t>ometer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146</w:t>
            </w:r>
          </w:p>
        </w:tc>
        <w:tc>
          <w:tcPr>
            <w:tcW w:w="999" w:type="dxa"/>
            <w:vAlign w:val="center"/>
          </w:tcPr>
          <w:p>
            <w:pPr>
              <w:jc w:val="center"/>
              <w:rPr>
                <w:sz w:val="21"/>
                <w:szCs w:val="21"/>
              </w:rPr>
            </w:pPr>
            <w:r>
              <w:t>P24W113B0</w:t>
            </w:r>
          </w:p>
        </w:tc>
        <w:tc>
          <w:tcPr>
            <w:tcW w:w="1196" w:type="dxa"/>
            <w:vAlign w:val="center"/>
          </w:tcPr>
          <w:p>
            <w:pPr>
              <w:jc w:val="center"/>
              <w:rPr>
                <w:sz w:val="21"/>
                <w:szCs w:val="21"/>
              </w:rPr>
            </w:pPr>
            <w:r>
              <w:t>TMK278_8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Attitude determination pattern auto-switch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147</w:t>
            </w:r>
          </w:p>
        </w:tc>
        <w:tc>
          <w:tcPr>
            <w:tcW w:w="999" w:type="dxa"/>
            <w:vAlign w:val="center"/>
          </w:tcPr>
          <w:p>
            <w:pPr>
              <w:jc w:val="center"/>
              <w:rPr>
                <w:sz w:val="21"/>
                <w:szCs w:val="21"/>
              </w:rPr>
            </w:pPr>
            <w:r>
              <w:t>P24W114B7~B6</w:t>
            </w:r>
          </w:p>
        </w:tc>
        <w:tc>
          <w:tcPr>
            <w:tcW w:w="1196" w:type="dxa"/>
            <w:vAlign w:val="center"/>
          </w:tcPr>
          <w:p>
            <w:pPr>
              <w:jc w:val="center"/>
              <w:rPr>
                <w:sz w:val="21"/>
                <w:szCs w:val="21"/>
              </w:rPr>
            </w:pPr>
            <w:r>
              <w:t>TMK279_1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Yaw calibration direction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0x00:</w:t>
            </w:r>
            <w:r>
              <w:rPr>
                <w:rFonts w:hint="eastAsia"/>
              </w:rPr>
              <w:t>No maneuver</w:t>
            </w:r>
            <w:r>
              <w:t>;0x01:</w:t>
            </w:r>
            <w:r>
              <w:rPr>
                <w:rFonts w:hint="eastAsia"/>
              </w:rPr>
              <w:t>Positive 90</w:t>
            </w:r>
            <w:r>
              <w:t>;0x02:</w:t>
            </w:r>
            <w:r>
              <w:rPr>
                <w:rFonts w:hint="eastAsia"/>
              </w:rPr>
              <w:t>Negative 90</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148</w:t>
            </w:r>
          </w:p>
        </w:tc>
        <w:tc>
          <w:tcPr>
            <w:tcW w:w="999" w:type="dxa"/>
            <w:vAlign w:val="center"/>
          </w:tcPr>
          <w:p>
            <w:pPr>
              <w:jc w:val="center"/>
              <w:rPr>
                <w:sz w:val="21"/>
                <w:szCs w:val="21"/>
              </w:rPr>
            </w:pPr>
            <w:r>
              <w:t>P24W114B5</w:t>
            </w:r>
          </w:p>
        </w:tc>
        <w:tc>
          <w:tcPr>
            <w:tcW w:w="1196" w:type="dxa"/>
            <w:vAlign w:val="center"/>
          </w:tcPr>
          <w:p>
            <w:pPr>
              <w:jc w:val="center"/>
              <w:rPr>
                <w:sz w:val="21"/>
                <w:szCs w:val="21"/>
              </w:rPr>
            </w:pPr>
            <w:r>
              <w:t>TMK279_2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STSUpdateQbiFlag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rFonts w:hint="eastAsia" w:ascii="Times New Roman" w:hAnsi="Times New Roman" w:eastAsia="宋体" w:cs="Times New Roman"/>
                <w:kern w:val="2"/>
                <w:sz w:val="21"/>
                <w:szCs w:val="21"/>
                <w:lang w:val="en-US" w:eastAsia="zh-CN" w:bidi="ar-SA"/>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149</w:t>
            </w:r>
          </w:p>
        </w:tc>
        <w:tc>
          <w:tcPr>
            <w:tcW w:w="999" w:type="dxa"/>
            <w:vAlign w:val="center"/>
          </w:tcPr>
          <w:p>
            <w:pPr>
              <w:jc w:val="center"/>
              <w:rPr>
                <w:sz w:val="21"/>
                <w:szCs w:val="21"/>
              </w:rPr>
            </w:pPr>
            <w:r>
              <w:t>P24W114B4</w:t>
            </w:r>
          </w:p>
        </w:tc>
        <w:tc>
          <w:tcPr>
            <w:tcW w:w="1196" w:type="dxa"/>
            <w:vAlign w:val="center"/>
          </w:tcPr>
          <w:p>
            <w:pPr>
              <w:jc w:val="center"/>
              <w:rPr>
                <w:sz w:val="21"/>
                <w:szCs w:val="21"/>
              </w:rPr>
            </w:pPr>
            <w:r>
              <w:t>TMK279_3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AttBiasValid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rFonts w:ascii="Times New Roman" w:hAnsi="Times New Roman" w:eastAsia="宋体" w:cs="Times New Roman"/>
                <w:kern w:val="2"/>
                <w:sz w:val="21"/>
                <w:szCs w:val="21"/>
                <w:lang w:val="en-US" w:eastAsia="zh-CN" w:bidi="ar-SA"/>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150</w:t>
            </w:r>
          </w:p>
        </w:tc>
        <w:tc>
          <w:tcPr>
            <w:tcW w:w="999" w:type="dxa"/>
            <w:vAlign w:val="center"/>
          </w:tcPr>
          <w:p>
            <w:pPr>
              <w:jc w:val="center"/>
              <w:rPr>
                <w:sz w:val="21"/>
                <w:szCs w:val="21"/>
              </w:rPr>
            </w:pPr>
            <w:r>
              <w:t>P24W114B3</w:t>
            </w:r>
          </w:p>
        </w:tc>
        <w:tc>
          <w:tcPr>
            <w:tcW w:w="1196" w:type="dxa"/>
            <w:vAlign w:val="center"/>
          </w:tcPr>
          <w:p>
            <w:pPr>
              <w:jc w:val="center"/>
              <w:rPr>
                <w:sz w:val="21"/>
                <w:szCs w:val="21"/>
              </w:rPr>
            </w:pPr>
            <w:r>
              <w:t>TMK279_4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 fault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Abnormal</w:t>
            </w:r>
            <w:r>
              <w:t>;</w:t>
            </w:r>
          </w:p>
          <w:p>
            <w:pPr>
              <w:jc w:val="center"/>
              <w:rPr>
                <w:sz w:val="21"/>
                <w:szCs w:val="21"/>
              </w:rPr>
            </w:pPr>
            <w:r>
              <w:t>0x1:</w:t>
            </w:r>
            <w:r>
              <w:rPr>
                <w:rFonts w:hint="eastAsia"/>
                <w:lang w:val="en-US" w:eastAsia="zh-CN"/>
              </w:rPr>
              <w:t xml:space="preserve"> </w:t>
            </w:r>
            <w:r>
              <w:rPr>
                <w:rFonts w:hint="eastAsia"/>
              </w:rPr>
              <w:t>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151</w:t>
            </w:r>
          </w:p>
        </w:tc>
        <w:tc>
          <w:tcPr>
            <w:tcW w:w="999" w:type="dxa"/>
            <w:vAlign w:val="center"/>
          </w:tcPr>
          <w:p>
            <w:pPr>
              <w:jc w:val="center"/>
              <w:rPr>
                <w:sz w:val="21"/>
                <w:szCs w:val="21"/>
              </w:rPr>
            </w:pPr>
            <w:r>
              <w:t>P24W114B2</w:t>
            </w:r>
          </w:p>
        </w:tc>
        <w:tc>
          <w:tcPr>
            <w:tcW w:w="1196" w:type="dxa"/>
            <w:vAlign w:val="center"/>
          </w:tcPr>
          <w:p>
            <w:pPr>
              <w:jc w:val="center"/>
              <w:rPr>
                <w:sz w:val="21"/>
                <w:szCs w:val="21"/>
              </w:rPr>
            </w:pPr>
            <w:r>
              <w:t>TMK279_5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AttDeterSHInitFlag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eastAsia="宋体"/>
                <w:sz w:val="21"/>
                <w:szCs w:val="21"/>
                <w:lang w:eastAsia="zh-CN"/>
              </w:rPr>
            </w:pPr>
            <w:r>
              <w:t>0x00:</w:t>
            </w:r>
            <w:r>
              <w:rPr>
                <w:rFonts w:hint="eastAsia"/>
              </w:rPr>
              <w:t>No reset</w:t>
            </w:r>
            <w:r>
              <w:t>;0x01:</w:t>
            </w:r>
            <w:r>
              <w:rPr>
                <w:rFonts w:hint="eastAsia"/>
                <w:lang w:val="en-US" w:eastAsia="zh-CN"/>
              </w:rPr>
              <w:t>Reset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152</w:t>
            </w:r>
          </w:p>
        </w:tc>
        <w:tc>
          <w:tcPr>
            <w:tcW w:w="999" w:type="dxa"/>
            <w:vAlign w:val="center"/>
          </w:tcPr>
          <w:p>
            <w:pPr>
              <w:jc w:val="center"/>
              <w:rPr>
                <w:sz w:val="21"/>
                <w:szCs w:val="21"/>
              </w:rPr>
            </w:pPr>
            <w:r>
              <w:t>P24W114B1</w:t>
            </w:r>
          </w:p>
        </w:tc>
        <w:tc>
          <w:tcPr>
            <w:tcW w:w="1196" w:type="dxa"/>
            <w:vAlign w:val="center"/>
          </w:tcPr>
          <w:p>
            <w:pPr>
              <w:jc w:val="center"/>
              <w:rPr>
                <w:sz w:val="21"/>
                <w:szCs w:val="21"/>
              </w:rPr>
            </w:pPr>
            <w:r>
              <w:t>TMK279_6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GPSEnforceUseFlag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rFonts w:ascii="Times New Roman" w:hAnsi="Times New Roman" w:eastAsia="宋体" w:cs="Times New Roman"/>
                <w:kern w:val="2"/>
                <w:sz w:val="21"/>
                <w:szCs w:val="21"/>
                <w:lang w:val="en-US" w:eastAsia="zh-CN" w:bidi="ar-SA"/>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153</w:t>
            </w:r>
          </w:p>
        </w:tc>
        <w:tc>
          <w:tcPr>
            <w:tcW w:w="999" w:type="dxa"/>
            <w:vAlign w:val="center"/>
          </w:tcPr>
          <w:p>
            <w:pPr>
              <w:jc w:val="center"/>
              <w:rPr>
                <w:sz w:val="21"/>
                <w:szCs w:val="21"/>
              </w:rPr>
            </w:pPr>
            <w:r>
              <w:t>P24W114B0</w:t>
            </w:r>
          </w:p>
        </w:tc>
        <w:tc>
          <w:tcPr>
            <w:tcW w:w="1196" w:type="dxa"/>
            <w:vAlign w:val="center"/>
          </w:tcPr>
          <w:p>
            <w:pPr>
              <w:jc w:val="center"/>
              <w:rPr>
                <w:sz w:val="21"/>
                <w:szCs w:val="21"/>
              </w:rPr>
            </w:pPr>
            <w:r>
              <w:t>TMK279_7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 fault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Abnormal</w:t>
            </w:r>
            <w:r>
              <w:t>;</w:t>
            </w:r>
          </w:p>
          <w:p>
            <w:pPr>
              <w:jc w:val="center"/>
              <w:rPr>
                <w:rFonts w:ascii="Times New Roman" w:hAnsi="Times New Roman" w:eastAsia="宋体" w:cs="Times New Roman"/>
                <w:kern w:val="2"/>
                <w:sz w:val="21"/>
                <w:szCs w:val="21"/>
                <w:lang w:val="en-US" w:eastAsia="zh-CN" w:bidi="ar-SA"/>
              </w:rPr>
            </w:pPr>
            <w:r>
              <w:t>0x1:</w:t>
            </w:r>
            <w:r>
              <w:rPr>
                <w:rFonts w:hint="eastAsia"/>
                <w:lang w:val="en-US" w:eastAsia="zh-CN"/>
              </w:rPr>
              <w:t xml:space="preserve"> </w:t>
            </w:r>
            <w:r>
              <w:rPr>
                <w:rFonts w:hint="eastAsia"/>
              </w:rPr>
              <w:t>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154</w:t>
            </w:r>
          </w:p>
        </w:tc>
        <w:tc>
          <w:tcPr>
            <w:tcW w:w="999" w:type="dxa"/>
            <w:vAlign w:val="center"/>
          </w:tcPr>
          <w:p>
            <w:pPr>
              <w:jc w:val="center"/>
              <w:rPr>
                <w:sz w:val="21"/>
                <w:szCs w:val="21"/>
              </w:rPr>
            </w:pPr>
            <w:r>
              <w:t>P24W115B7</w:t>
            </w:r>
          </w:p>
        </w:tc>
        <w:tc>
          <w:tcPr>
            <w:tcW w:w="1196" w:type="dxa"/>
            <w:vAlign w:val="center"/>
          </w:tcPr>
          <w:p>
            <w:pPr>
              <w:jc w:val="center"/>
              <w:rPr>
                <w:sz w:val="21"/>
                <w:szCs w:val="21"/>
              </w:rPr>
            </w:pPr>
            <w:r>
              <w:t>TMK280_1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capture success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Not successful</w:t>
            </w:r>
            <w:r>
              <w:t>;</w:t>
            </w:r>
          </w:p>
          <w:p>
            <w:pPr>
              <w:jc w:val="center"/>
              <w:rPr>
                <w:sz w:val="21"/>
                <w:szCs w:val="21"/>
              </w:rPr>
            </w:pPr>
            <w:r>
              <w:t>0x01:</w:t>
            </w:r>
            <w:r>
              <w:rPr>
                <w:rFonts w:hint="eastAsia"/>
                <w:lang w:val="en-US" w:eastAsia="zh-CN"/>
              </w:rPr>
              <w:t xml:space="preserve"> </w:t>
            </w:r>
            <w:r>
              <w:rPr>
                <w:rFonts w:hint="eastAsia"/>
              </w:rPr>
              <w:t>Successful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155</w:t>
            </w:r>
          </w:p>
        </w:tc>
        <w:tc>
          <w:tcPr>
            <w:tcW w:w="999" w:type="dxa"/>
            <w:vAlign w:val="center"/>
          </w:tcPr>
          <w:p>
            <w:pPr>
              <w:jc w:val="center"/>
              <w:rPr>
                <w:sz w:val="21"/>
                <w:szCs w:val="21"/>
              </w:rPr>
            </w:pPr>
            <w:r>
              <w:t>P24W115B6</w:t>
            </w:r>
          </w:p>
        </w:tc>
        <w:tc>
          <w:tcPr>
            <w:tcW w:w="1196" w:type="dxa"/>
            <w:vAlign w:val="center"/>
          </w:tcPr>
          <w:p>
            <w:pPr>
              <w:jc w:val="center"/>
              <w:rPr>
                <w:sz w:val="21"/>
                <w:szCs w:val="21"/>
              </w:rPr>
            </w:pPr>
            <w:r>
              <w:t>TMK280_2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Geomagnetic capture success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Not successful</w:t>
            </w:r>
            <w:r>
              <w:t>;</w:t>
            </w:r>
          </w:p>
          <w:p>
            <w:pPr>
              <w:jc w:val="center"/>
              <w:rPr>
                <w:rFonts w:ascii="Times New Roman" w:hAnsi="Times New Roman" w:eastAsia="宋体" w:cs="Times New Roman"/>
                <w:kern w:val="2"/>
                <w:sz w:val="21"/>
                <w:szCs w:val="21"/>
                <w:lang w:val="en-US" w:eastAsia="zh-CN" w:bidi="ar-SA"/>
              </w:rPr>
            </w:pPr>
            <w:r>
              <w:t>0x01:</w:t>
            </w:r>
            <w:r>
              <w:rPr>
                <w:rFonts w:hint="eastAsia"/>
                <w:lang w:val="en-US" w:eastAsia="zh-CN"/>
              </w:rPr>
              <w:t xml:space="preserve"> </w:t>
            </w:r>
            <w:r>
              <w:rPr>
                <w:rFonts w:hint="eastAsia"/>
              </w:rPr>
              <w:t>Successful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156</w:t>
            </w:r>
          </w:p>
        </w:tc>
        <w:tc>
          <w:tcPr>
            <w:tcW w:w="999" w:type="dxa"/>
            <w:vAlign w:val="center"/>
          </w:tcPr>
          <w:p>
            <w:pPr>
              <w:jc w:val="center"/>
              <w:rPr>
                <w:sz w:val="21"/>
                <w:szCs w:val="21"/>
              </w:rPr>
            </w:pPr>
            <w:r>
              <w:t>P24W115B5</w:t>
            </w:r>
          </w:p>
        </w:tc>
        <w:tc>
          <w:tcPr>
            <w:tcW w:w="1196" w:type="dxa"/>
            <w:vAlign w:val="center"/>
          </w:tcPr>
          <w:p>
            <w:pPr>
              <w:jc w:val="center"/>
              <w:rPr>
                <w:sz w:val="21"/>
                <w:szCs w:val="21"/>
              </w:rPr>
            </w:pPr>
            <w:r>
              <w:t>TMK280_3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SunZoneFlag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0x01:</w:t>
            </w:r>
            <w:r>
              <w:rPr>
                <w:rFonts w:hint="eastAsia"/>
              </w:rPr>
              <w:t>Solar Zone</w:t>
            </w:r>
            <w:r>
              <w:t>;0x00:</w:t>
            </w:r>
            <w:r>
              <w:rPr>
                <w:rFonts w:hint="eastAsia"/>
              </w:rPr>
              <w:t>Shadow Zone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157</w:t>
            </w:r>
          </w:p>
        </w:tc>
        <w:tc>
          <w:tcPr>
            <w:tcW w:w="999" w:type="dxa"/>
            <w:vAlign w:val="center"/>
          </w:tcPr>
          <w:p>
            <w:pPr>
              <w:jc w:val="center"/>
              <w:rPr>
                <w:sz w:val="21"/>
                <w:szCs w:val="21"/>
              </w:rPr>
            </w:pPr>
            <w:r>
              <w:t>P24W115B4</w:t>
            </w:r>
          </w:p>
        </w:tc>
        <w:tc>
          <w:tcPr>
            <w:tcW w:w="1196" w:type="dxa"/>
            <w:vAlign w:val="center"/>
          </w:tcPr>
          <w:p>
            <w:pPr>
              <w:jc w:val="center"/>
              <w:rPr>
                <w:sz w:val="21"/>
                <w:szCs w:val="21"/>
              </w:rPr>
            </w:pPr>
            <w:r>
              <w:t>TMK280_4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DssMonitorFlag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w:t>
            </w:r>
            <w:r>
              <w:rPr>
                <w:rFonts w:hint="eastAsia"/>
              </w:rPr>
              <w:t>No use</w:t>
            </w:r>
            <w:r>
              <w:t>;</w:t>
            </w:r>
          </w:p>
          <w:p>
            <w:pPr>
              <w:jc w:val="center"/>
              <w:rPr>
                <w:rFonts w:hint="default" w:ascii="Times New Roman" w:hAnsi="Times New Roman" w:eastAsia="宋体" w:cs="Times New Roman"/>
                <w:kern w:val="2"/>
                <w:sz w:val="21"/>
                <w:szCs w:val="21"/>
                <w:lang w:val="en-US" w:eastAsia="zh-CN" w:bidi="ar-SA"/>
              </w:rPr>
            </w:pPr>
            <w:r>
              <w:t>0x01:</w:t>
            </w:r>
            <w:r>
              <w:rPr>
                <w:rFonts w:hint="eastAsia"/>
                <w:lang w:val="en-US" w:eastAsia="zh-CN"/>
              </w:rPr>
              <w:t xml:space="preserve"> Use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158</w:t>
            </w:r>
          </w:p>
        </w:tc>
        <w:tc>
          <w:tcPr>
            <w:tcW w:w="999" w:type="dxa"/>
            <w:vAlign w:val="center"/>
          </w:tcPr>
          <w:p>
            <w:pPr>
              <w:jc w:val="center"/>
              <w:rPr>
                <w:sz w:val="21"/>
                <w:szCs w:val="21"/>
              </w:rPr>
            </w:pPr>
            <w:r>
              <w:t>P24W115B3~B2</w:t>
            </w:r>
          </w:p>
        </w:tc>
        <w:tc>
          <w:tcPr>
            <w:tcW w:w="1196" w:type="dxa"/>
            <w:vAlign w:val="center"/>
          </w:tcPr>
          <w:p>
            <w:pPr>
              <w:jc w:val="center"/>
              <w:rPr>
                <w:sz w:val="21"/>
                <w:szCs w:val="21"/>
              </w:rPr>
            </w:pPr>
            <w:r>
              <w:t>TMK280_5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MagCatchSunValidFlag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available</w:t>
            </w:r>
            <w:r>
              <w:t>;</w:t>
            </w:r>
          </w:p>
          <w:p>
            <w:pPr>
              <w:jc w:val="center"/>
            </w:pPr>
            <w:r>
              <w:t>0x01:</w:t>
            </w:r>
            <w:r>
              <w:rPr>
                <w:rFonts w:hint="eastAsia"/>
              </w:rPr>
              <w:t>Analog sun sensor(ASS) available</w:t>
            </w:r>
            <w:r>
              <w:t>;</w:t>
            </w:r>
          </w:p>
          <w:p>
            <w:pPr>
              <w:jc w:val="center"/>
              <w:rPr>
                <w:sz w:val="21"/>
                <w:szCs w:val="21"/>
              </w:rPr>
            </w:pPr>
            <w:r>
              <w:t>0x02:</w:t>
            </w:r>
            <w:r>
              <w:rPr>
                <w:rFonts w:hint="eastAsia"/>
              </w:rPr>
              <w:t>On-chip digital sun sensor(DSS) available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159</w:t>
            </w:r>
          </w:p>
        </w:tc>
        <w:tc>
          <w:tcPr>
            <w:tcW w:w="999" w:type="dxa"/>
            <w:vAlign w:val="center"/>
          </w:tcPr>
          <w:p>
            <w:pPr>
              <w:jc w:val="center"/>
              <w:rPr>
                <w:sz w:val="21"/>
                <w:szCs w:val="21"/>
              </w:rPr>
            </w:pPr>
            <w:r>
              <w:t>P24W115B1~B0</w:t>
            </w:r>
          </w:p>
        </w:tc>
        <w:tc>
          <w:tcPr>
            <w:tcW w:w="1196" w:type="dxa"/>
            <w:vAlign w:val="center"/>
          </w:tcPr>
          <w:p>
            <w:pPr>
              <w:jc w:val="center"/>
              <w:rPr>
                <w:sz w:val="21"/>
                <w:szCs w:val="21"/>
              </w:rPr>
            </w:pPr>
            <w:r>
              <w:t>TMK280_6</w:t>
            </w:r>
          </w:p>
        </w:tc>
        <w:tc>
          <w:tcPr>
            <w:tcW w:w="1491" w:type="dxa"/>
            <w:vAlign w:val="center"/>
          </w:tcPr>
          <w:p>
            <w:pPr>
              <w:keepNext w:val="0"/>
              <w:keepLines w:val="0"/>
              <w:widowControl/>
              <w:suppressLineNumbers w:val="0"/>
              <w:jc w:val="left"/>
              <w:textAlignment w:val="center"/>
              <w:rPr>
                <w:rFonts w:hint="default"/>
                <w:sz w:val="24"/>
                <w:szCs w:val="24"/>
                <w:lang w:val="en-US"/>
              </w:rPr>
            </w:pPr>
            <w:r>
              <w:rPr>
                <w:rFonts w:hint="eastAsia" w:cs="Times New Roman"/>
                <w:i w:val="0"/>
                <w:color w:val="000000"/>
                <w:kern w:val="0"/>
                <w:sz w:val="24"/>
                <w:szCs w:val="24"/>
                <w:u w:val="none"/>
                <w:lang w:val="en-US" w:eastAsia="zh-CN" w:bidi="ar"/>
              </w:rPr>
              <w:t>Attitude determination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Others</w:t>
            </w:r>
            <w:r>
              <w:t>;</w:t>
            </w:r>
          </w:p>
          <w:p>
            <w:pPr>
              <w:jc w:val="center"/>
            </w:pPr>
            <w:r>
              <w:t>0x01:</w:t>
            </w:r>
            <w:r>
              <w:rPr>
                <w:rFonts w:hint="eastAsia"/>
              </w:rPr>
              <w:t>Star sensor(STS) and Gyro</w:t>
            </w:r>
            <w:r>
              <w:t>;</w:t>
            </w:r>
          </w:p>
          <w:p>
            <w:pPr>
              <w:jc w:val="center"/>
            </w:pPr>
            <w:r>
              <w:t>0x02:</w:t>
            </w:r>
            <w:r>
              <w:rPr>
                <w:rFonts w:hint="eastAsia"/>
              </w:rPr>
              <w:t>Star sensor(STS) without Gyro</w:t>
            </w:r>
            <w:r>
              <w:t>;</w:t>
            </w:r>
          </w:p>
          <w:p>
            <w:pPr>
              <w:jc w:val="center"/>
              <w:rPr>
                <w:sz w:val="21"/>
                <w:szCs w:val="21"/>
              </w:rPr>
            </w:pPr>
            <w:r>
              <w:t>0x3:</w:t>
            </w:r>
            <w:r>
              <w:rPr>
                <w:rFonts w:hint="eastAsia"/>
              </w:rPr>
              <w:t>Magnetometer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160</w:t>
            </w:r>
          </w:p>
        </w:tc>
        <w:tc>
          <w:tcPr>
            <w:tcW w:w="999" w:type="dxa"/>
            <w:vAlign w:val="center"/>
          </w:tcPr>
          <w:p>
            <w:pPr>
              <w:jc w:val="center"/>
              <w:rPr>
                <w:sz w:val="21"/>
                <w:szCs w:val="21"/>
              </w:rPr>
            </w:pPr>
            <w:r>
              <w:t>P24W116B7</w:t>
            </w:r>
          </w:p>
        </w:tc>
        <w:tc>
          <w:tcPr>
            <w:tcW w:w="1196" w:type="dxa"/>
            <w:vAlign w:val="center"/>
          </w:tcPr>
          <w:p>
            <w:pPr>
              <w:jc w:val="center"/>
              <w:rPr>
                <w:sz w:val="21"/>
                <w:szCs w:val="21"/>
              </w:rPr>
            </w:pPr>
            <w:r>
              <w:t>TMK281_1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GyroWaitForFaultDiag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0x00:</w:t>
            </w:r>
            <w:r>
              <w:rPr>
                <w:rFonts w:hint="eastAsia"/>
              </w:rPr>
              <w:t>No abnormality</w:t>
            </w:r>
            <w:r>
              <w:t>;0x01:</w:t>
            </w:r>
            <w:r>
              <w:rPr>
                <w:rFonts w:hint="eastAsia"/>
              </w:rPr>
              <w:t>Abnormality</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161</w:t>
            </w:r>
          </w:p>
        </w:tc>
        <w:tc>
          <w:tcPr>
            <w:tcW w:w="999" w:type="dxa"/>
            <w:vAlign w:val="center"/>
          </w:tcPr>
          <w:p>
            <w:pPr>
              <w:jc w:val="center"/>
              <w:rPr>
                <w:sz w:val="21"/>
                <w:szCs w:val="21"/>
              </w:rPr>
            </w:pPr>
            <w:r>
              <w:t>P24W116B6</w:t>
            </w:r>
          </w:p>
        </w:tc>
        <w:tc>
          <w:tcPr>
            <w:tcW w:w="1196" w:type="dxa"/>
            <w:vAlign w:val="center"/>
          </w:tcPr>
          <w:p>
            <w:pPr>
              <w:jc w:val="center"/>
              <w:rPr>
                <w:sz w:val="21"/>
                <w:szCs w:val="21"/>
              </w:rPr>
            </w:pPr>
            <w:r>
              <w:t>TMK281_2</w:t>
            </w:r>
          </w:p>
        </w:tc>
        <w:tc>
          <w:tcPr>
            <w:tcW w:w="1491" w:type="dxa"/>
            <w:vAlign w:val="center"/>
          </w:tcPr>
          <w:p>
            <w:pPr>
              <w:keepNext w:val="0"/>
              <w:keepLines w:val="0"/>
              <w:widowControl/>
              <w:suppressLineNumbers w:val="0"/>
              <w:jc w:val="left"/>
              <w:textAlignment w:val="center"/>
              <w:rPr>
                <w:rFonts w:hint="default"/>
                <w:sz w:val="24"/>
                <w:szCs w:val="24"/>
                <w:lang w:val="en-US"/>
              </w:rPr>
            </w:pPr>
            <w:r>
              <w:rPr>
                <w:rFonts w:hint="default" w:ascii="Times New Roman" w:hAnsi="Times New Roman" w:eastAsia="宋体" w:cs="Times New Roman"/>
                <w:i w:val="0"/>
                <w:color w:val="000000"/>
                <w:kern w:val="0"/>
                <w:sz w:val="24"/>
                <w:szCs w:val="24"/>
                <w:u w:val="none"/>
                <w:lang w:val="en-US" w:eastAsia="zh-CN" w:bidi="ar"/>
              </w:rPr>
              <w:t>Double-vector attitude determination valid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Invalid</w:t>
            </w:r>
            <w:r>
              <w:t>;</w:t>
            </w:r>
          </w:p>
          <w:p>
            <w:pPr>
              <w:jc w:val="center"/>
              <w:rPr>
                <w:rFonts w:ascii="Times New Roman" w:hAnsi="Times New Roman" w:eastAsia="宋体" w:cs="Times New Roman"/>
                <w:kern w:val="2"/>
                <w:sz w:val="21"/>
                <w:szCs w:val="21"/>
                <w:lang w:val="en-US" w:eastAsia="zh-CN" w:bidi="ar-SA"/>
              </w:rPr>
            </w:pPr>
            <w:r>
              <w:t>0x01:</w:t>
            </w:r>
            <w:r>
              <w:rPr>
                <w:rFonts w:hint="eastAsia"/>
                <w:lang w:val="en-US" w:eastAsia="zh-CN"/>
              </w:rPr>
              <w:t xml:space="preserve"> Valid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162</w:t>
            </w:r>
          </w:p>
        </w:tc>
        <w:tc>
          <w:tcPr>
            <w:tcW w:w="999" w:type="dxa"/>
            <w:vAlign w:val="center"/>
          </w:tcPr>
          <w:p>
            <w:pPr>
              <w:jc w:val="center"/>
              <w:rPr>
                <w:sz w:val="21"/>
                <w:szCs w:val="21"/>
              </w:rPr>
            </w:pPr>
            <w:r>
              <w:t>P24W116B5</w:t>
            </w:r>
          </w:p>
        </w:tc>
        <w:tc>
          <w:tcPr>
            <w:tcW w:w="1196" w:type="dxa"/>
            <w:vAlign w:val="center"/>
          </w:tcPr>
          <w:p>
            <w:pPr>
              <w:jc w:val="center"/>
              <w:rPr>
                <w:sz w:val="21"/>
                <w:szCs w:val="21"/>
              </w:rPr>
            </w:pPr>
            <w:r>
              <w:t>TMK281_4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MAM star sensor introduction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163</w:t>
            </w:r>
          </w:p>
        </w:tc>
        <w:tc>
          <w:tcPr>
            <w:tcW w:w="999" w:type="dxa"/>
            <w:vAlign w:val="center"/>
          </w:tcPr>
          <w:p>
            <w:pPr>
              <w:jc w:val="center"/>
              <w:rPr>
                <w:sz w:val="21"/>
                <w:szCs w:val="21"/>
              </w:rPr>
            </w:pPr>
            <w:r>
              <w:t>P24W116B4</w:t>
            </w:r>
          </w:p>
        </w:tc>
        <w:tc>
          <w:tcPr>
            <w:tcW w:w="1196" w:type="dxa"/>
            <w:vAlign w:val="center"/>
          </w:tcPr>
          <w:p>
            <w:pPr>
              <w:jc w:val="center"/>
              <w:rPr>
                <w:sz w:val="21"/>
                <w:szCs w:val="21"/>
              </w:rPr>
            </w:pPr>
            <w:r>
              <w:t>TMK281_5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AMM star sensor introduction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rPr>
              <w:t>Not introduced</w:t>
            </w:r>
            <w:r>
              <w:t>;</w:t>
            </w:r>
          </w:p>
          <w:p>
            <w:pPr>
              <w:jc w:val="center"/>
              <w:rPr>
                <w:sz w:val="21"/>
                <w:szCs w:val="21"/>
              </w:rPr>
            </w:pPr>
            <w:r>
              <w:t>0x01:</w:t>
            </w:r>
            <w:r>
              <w:rPr>
                <w:rFonts w:hint="eastAsia"/>
              </w:rPr>
              <w:t>Introduced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164</w:t>
            </w:r>
          </w:p>
        </w:tc>
        <w:tc>
          <w:tcPr>
            <w:tcW w:w="999" w:type="dxa"/>
            <w:vAlign w:val="center"/>
          </w:tcPr>
          <w:p>
            <w:pPr>
              <w:jc w:val="center"/>
              <w:rPr>
                <w:sz w:val="21"/>
                <w:szCs w:val="21"/>
              </w:rPr>
            </w:pPr>
            <w:r>
              <w:t>P24W116B3~B0</w:t>
            </w:r>
          </w:p>
        </w:tc>
        <w:tc>
          <w:tcPr>
            <w:tcW w:w="1196" w:type="dxa"/>
            <w:vAlign w:val="center"/>
          </w:tcPr>
          <w:p>
            <w:pPr>
              <w:jc w:val="center"/>
              <w:rPr>
                <w:sz w:val="21"/>
                <w:szCs w:val="21"/>
              </w:rPr>
            </w:pPr>
            <w:r>
              <w:t>TMK281_6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Reasons of switch into AAM</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0x00: Initialization mode 1;</w:t>
            </w:r>
          </w:p>
          <w:p>
            <w:pPr>
              <w:jc w:val="center"/>
              <w:rPr>
                <w:rFonts w:hint="eastAsia"/>
              </w:rPr>
            </w:pPr>
            <w:r>
              <w:rPr>
                <w:rFonts w:hint="eastAsia"/>
              </w:rPr>
              <w:t>0x01: Initialization mode 3;</w:t>
            </w:r>
          </w:p>
          <w:p>
            <w:pPr>
              <w:jc w:val="center"/>
              <w:rPr>
                <w:rFonts w:hint="eastAsia"/>
              </w:rPr>
            </w:pPr>
            <w:r>
              <w:rPr>
                <w:rFonts w:hint="eastAsia"/>
              </w:rPr>
              <w:t>0x02: Data instruction;</w:t>
            </w:r>
          </w:p>
          <w:p>
            <w:pPr>
              <w:jc w:val="center"/>
              <w:rPr>
                <w:rFonts w:hint="eastAsia"/>
              </w:rPr>
            </w:pPr>
            <w:r>
              <w:rPr>
                <w:rFonts w:hint="eastAsia"/>
              </w:rPr>
              <w:t>0x03: Attitude angle out-of-tolerance in Sun Pointing Mode(SPM);</w:t>
            </w:r>
          </w:p>
          <w:p>
            <w:pPr>
              <w:jc w:val="center"/>
              <w:rPr>
                <w:rFonts w:hint="eastAsia"/>
              </w:rPr>
            </w:pPr>
            <w:r>
              <w:rPr>
                <w:rFonts w:hint="eastAsia"/>
              </w:rPr>
              <w:t>0x04: Attitude angular velo</w:t>
            </w:r>
            <w:r>
              <w:rPr>
                <w:rFonts w:hint="eastAsia"/>
                <w:lang w:val="en-US" w:eastAsia="zh-CN"/>
              </w:rPr>
              <w:t>c</w:t>
            </w:r>
            <w:r>
              <w:rPr>
                <w:rFonts w:hint="eastAsia"/>
              </w:rPr>
              <w:t>ity out-of-tolerance in Sun Pointing Mode(SPM);</w:t>
            </w:r>
          </w:p>
          <w:p>
            <w:pPr>
              <w:jc w:val="center"/>
              <w:rPr>
                <w:rFonts w:hint="eastAsia"/>
              </w:rPr>
            </w:pPr>
            <w:r>
              <w:rPr>
                <w:rFonts w:hint="eastAsia"/>
              </w:rPr>
              <w:t>0x05: STS invalid in Sun Pointing Mode(SPM);</w:t>
            </w:r>
          </w:p>
          <w:p>
            <w:pPr>
              <w:jc w:val="center"/>
              <w:rPr>
                <w:rFonts w:hint="eastAsia"/>
              </w:rPr>
            </w:pPr>
            <w:r>
              <w:rPr>
                <w:rFonts w:hint="eastAsia"/>
              </w:rPr>
              <w:t>0x06: Attitude angle out-of-tolerance in Earth Pointing Mode(EPM);</w:t>
            </w:r>
          </w:p>
          <w:p>
            <w:pPr>
              <w:jc w:val="center"/>
              <w:rPr>
                <w:rFonts w:hint="eastAsia"/>
              </w:rPr>
            </w:pPr>
            <w:r>
              <w:rPr>
                <w:rFonts w:hint="eastAsia"/>
              </w:rPr>
              <w:t>0x07: Attitude angular velovity out-of-tolerance in Earth Pointing Mode(EPM);</w:t>
            </w:r>
          </w:p>
          <w:p>
            <w:pPr>
              <w:jc w:val="center"/>
              <w:rPr>
                <w:rFonts w:hint="eastAsia"/>
              </w:rPr>
            </w:pPr>
            <w:r>
              <w:rPr>
                <w:rFonts w:hint="eastAsia"/>
              </w:rPr>
              <w:t>0x08: STS invalid in Earth Pointing Mode(EPM);</w:t>
            </w:r>
          </w:p>
          <w:p>
            <w:pPr>
              <w:jc w:val="center"/>
              <w:rPr>
                <w:rFonts w:hint="eastAsia"/>
              </w:rPr>
            </w:pPr>
            <w:r>
              <w:rPr>
                <w:rFonts w:hint="eastAsia"/>
              </w:rPr>
              <w:t>0x09: Attitude maneuver overtime;</w:t>
            </w:r>
          </w:p>
          <w:p>
            <w:pPr>
              <w:jc w:val="center"/>
              <w:rPr>
                <w:rFonts w:hint="eastAsia"/>
              </w:rPr>
            </w:pPr>
            <w:r>
              <w:rPr>
                <w:rFonts w:hint="eastAsia"/>
              </w:rPr>
              <w:t>0x0A: Bias-flight overtime;</w:t>
            </w:r>
          </w:p>
          <w:p>
            <w:pPr>
              <w:jc w:val="center"/>
              <w:rPr>
                <w:sz w:val="21"/>
                <w:szCs w:val="21"/>
              </w:rPr>
            </w:pPr>
            <w:r>
              <w:rPr>
                <w:rFonts w:hint="eastAsia"/>
              </w:rPr>
              <w:t>0x0B: Sun sensor invalid in Sun Pointing Mode(EPM)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165</w:t>
            </w:r>
          </w:p>
        </w:tc>
        <w:tc>
          <w:tcPr>
            <w:tcW w:w="999" w:type="dxa"/>
            <w:vAlign w:val="center"/>
          </w:tcPr>
          <w:p>
            <w:pPr>
              <w:jc w:val="center"/>
              <w:rPr>
                <w:sz w:val="21"/>
                <w:szCs w:val="21"/>
              </w:rPr>
            </w:pPr>
            <w:r>
              <w:t>P24W117</w:t>
            </w:r>
          </w:p>
        </w:tc>
        <w:tc>
          <w:tcPr>
            <w:tcW w:w="1196" w:type="dxa"/>
            <w:vAlign w:val="center"/>
          </w:tcPr>
          <w:p>
            <w:pPr>
              <w:jc w:val="center"/>
              <w:rPr>
                <w:sz w:val="21"/>
                <w:szCs w:val="21"/>
              </w:rPr>
            </w:pPr>
            <w:r>
              <w:t>TMK282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Program injection frame identifier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166</w:t>
            </w:r>
          </w:p>
        </w:tc>
        <w:tc>
          <w:tcPr>
            <w:tcW w:w="999" w:type="dxa"/>
            <w:vAlign w:val="center"/>
          </w:tcPr>
          <w:p>
            <w:pPr>
              <w:jc w:val="center"/>
              <w:rPr>
                <w:sz w:val="21"/>
                <w:szCs w:val="21"/>
              </w:rPr>
            </w:pPr>
            <w:r>
              <w:t>P24W118~W119</w:t>
            </w:r>
          </w:p>
        </w:tc>
        <w:tc>
          <w:tcPr>
            <w:tcW w:w="1196" w:type="dxa"/>
            <w:vAlign w:val="center"/>
          </w:tcPr>
          <w:p>
            <w:pPr>
              <w:jc w:val="center"/>
              <w:rPr>
                <w:sz w:val="21"/>
                <w:szCs w:val="21"/>
              </w:rPr>
            </w:pPr>
            <w:r>
              <w:t>TMK283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 difference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(-3.2767,3.2767)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167</w:t>
            </w:r>
          </w:p>
        </w:tc>
        <w:tc>
          <w:tcPr>
            <w:tcW w:w="999" w:type="dxa"/>
            <w:vAlign w:val="center"/>
          </w:tcPr>
          <w:p>
            <w:pPr>
              <w:jc w:val="center"/>
              <w:rPr>
                <w:sz w:val="21"/>
                <w:szCs w:val="21"/>
              </w:rPr>
            </w:pPr>
            <w:r>
              <w:t>P24W120B7</w:t>
            </w:r>
          </w:p>
        </w:tc>
        <w:tc>
          <w:tcPr>
            <w:tcW w:w="1196" w:type="dxa"/>
            <w:vAlign w:val="center"/>
          </w:tcPr>
          <w:p>
            <w:pPr>
              <w:jc w:val="center"/>
              <w:rPr>
                <w:sz w:val="21"/>
                <w:szCs w:val="21"/>
              </w:rPr>
            </w:pPr>
            <w:r>
              <w:t>TMK284_7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 optical signal input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Yes</w:t>
            </w:r>
            <w:r>
              <w:t>;</w:t>
            </w:r>
          </w:p>
          <w:p>
            <w:pPr>
              <w:jc w:val="center"/>
              <w:rPr>
                <w:rFonts w:hint="default" w:eastAsia="宋体"/>
                <w:sz w:val="21"/>
                <w:szCs w:val="21"/>
                <w:lang w:val="en-US" w:eastAsia="zh-CN"/>
              </w:rPr>
            </w:pPr>
            <w:r>
              <w:t>0x01:</w:t>
            </w:r>
            <w:r>
              <w:rPr>
                <w:rFonts w:hint="eastAsia"/>
                <w:lang w:val="en-US" w:eastAsia="zh-CN"/>
              </w:rPr>
              <w:t>No</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168</w:t>
            </w:r>
          </w:p>
        </w:tc>
        <w:tc>
          <w:tcPr>
            <w:tcW w:w="999" w:type="dxa"/>
            <w:vAlign w:val="center"/>
          </w:tcPr>
          <w:p>
            <w:pPr>
              <w:jc w:val="center"/>
              <w:rPr>
                <w:sz w:val="21"/>
                <w:szCs w:val="21"/>
              </w:rPr>
            </w:pPr>
            <w:r>
              <w:t>P24W120B6</w:t>
            </w:r>
          </w:p>
        </w:tc>
        <w:tc>
          <w:tcPr>
            <w:tcW w:w="1196" w:type="dxa"/>
            <w:vAlign w:val="center"/>
          </w:tcPr>
          <w:p>
            <w:pPr>
              <w:jc w:val="center"/>
              <w:rPr>
                <w:sz w:val="21"/>
                <w:szCs w:val="21"/>
              </w:rPr>
            </w:pPr>
            <w:r>
              <w:t>TMK284_6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 optical signal input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Yes</w:t>
            </w:r>
            <w:r>
              <w:t>;</w:t>
            </w:r>
          </w:p>
          <w:p>
            <w:pPr>
              <w:jc w:val="center"/>
              <w:rPr>
                <w:sz w:val="21"/>
                <w:szCs w:val="21"/>
              </w:rPr>
            </w:pPr>
            <w:r>
              <w:t>0x01:</w:t>
            </w:r>
            <w:r>
              <w:rPr>
                <w:rFonts w:hint="eastAsia"/>
                <w:lang w:val="en-US" w:eastAsia="zh-CN"/>
              </w:rPr>
              <w:t>No</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169</w:t>
            </w:r>
          </w:p>
        </w:tc>
        <w:tc>
          <w:tcPr>
            <w:tcW w:w="999" w:type="dxa"/>
            <w:vAlign w:val="center"/>
          </w:tcPr>
          <w:p>
            <w:pPr>
              <w:jc w:val="center"/>
              <w:rPr>
                <w:sz w:val="21"/>
                <w:szCs w:val="21"/>
              </w:rPr>
            </w:pPr>
            <w:r>
              <w:t>P24W120B5</w:t>
            </w:r>
          </w:p>
        </w:tc>
        <w:tc>
          <w:tcPr>
            <w:tcW w:w="1196" w:type="dxa"/>
            <w:vAlign w:val="center"/>
          </w:tcPr>
          <w:p>
            <w:pPr>
              <w:jc w:val="center"/>
              <w:rPr>
                <w:sz w:val="21"/>
                <w:szCs w:val="21"/>
              </w:rPr>
            </w:pPr>
            <w:r>
              <w:t>TMK284_5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 optical signal input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Yes</w:t>
            </w:r>
            <w:r>
              <w:t>;</w:t>
            </w:r>
          </w:p>
          <w:p>
            <w:pPr>
              <w:jc w:val="center"/>
              <w:rPr>
                <w:sz w:val="21"/>
                <w:szCs w:val="21"/>
              </w:rPr>
            </w:pPr>
            <w:r>
              <w:t>0x01:</w:t>
            </w:r>
            <w:r>
              <w:rPr>
                <w:rFonts w:hint="eastAsia"/>
                <w:lang w:val="en-US" w:eastAsia="zh-CN"/>
              </w:rPr>
              <w:t>No</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170</w:t>
            </w:r>
          </w:p>
        </w:tc>
        <w:tc>
          <w:tcPr>
            <w:tcW w:w="999" w:type="dxa"/>
            <w:vAlign w:val="center"/>
          </w:tcPr>
          <w:p>
            <w:pPr>
              <w:jc w:val="center"/>
              <w:rPr>
                <w:sz w:val="21"/>
                <w:szCs w:val="21"/>
              </w:rPr>
            </w:pPr>
            <w:r>
              <w:t>P24W120B4</w:t>
            </w:r>
          </w:p>
        </w:tc>
        <w:tc>
          <w:tcPr>
            <w:tcW w:w="1196" w:type="dxa"/>
            <w:vAlign w:val="center"/>
          </w:tcPr>
          <w:p>
            <w:pPr>
              <w:jc w:val="center"/>
              <w:rPr>
                <w:sz w:val="21"/>
                <w:szCs w:val="21"/>
              </w:rPr>
            </w:pPr>
            <w:r>
              <w:t>TMK284_4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S optical signal input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Yes</w:t>
            </w:r>
            <w:r>
              <w:t>;</w:t>
            </w:r>
          </w:p>
          <w:p>
            <w:pPr>
              <w:jc w:val="center"/>
              <w:rPr>
                <w:sz w:val="21"/>
                <w:szCs w:val="21"/>
              </w:rPr>
            </w:pPr>
            <w:r>
              <w:t>0x01:</w:t>
            </w:r>
            <w:r>
              <w:rPr>
                <w:rFonts w:hint="eastAsia"/>
                <w:lang w:val="en-US" w:eastAsia="zh-CN"/>
              </w:rPr>
              <w:t>No</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171</w:t>
            </w:r>
          </w:p>
        </w:tc>
        <w:tc>
          <w:tcPr>
            <w:tcW w:w="999" w:type="dxa"/>
            <w:vAlign w:val="center"/>
          </w:tcPr>
          <w:p>
            <w:pPr>
              <w:jc w:val="center"/>
              <w:rPr>
                <w:sz w:val="21"/>
                <w:szCs w:val="21"/>
              </w:rPr>
            </w:pPr>
            <w:r>
              <w:t>P24W120B3</w:t>
            </w:r>
          </w:p>
        </w:tc>
        <w:tc>
          <w:tcPr>
            <w:tcW w:w="1196" w:type="dxa"/>
            <w:vAlign w:val="center"/>
          </w:tcPr>
          <w:p>
            <w:pPr>
              <w:jc w:val="center"/>
              <w:rPr>
                <w:sz w:val="21"/>
                <w:szCs w:val="21"/>
              </w:rPr>
            </w:pPr>
            <w:r>
              <w:t>TMK284_3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 xml:space="preserve">Flag of allowing momentum wheel low-speed start using high current </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sz w:val="21"/>
                <w:szCs w:val="21"/>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172</w:t>
            </w:r>
          </w:p>
        </w:tc>
        <w:tc>
          <w:tcPr>
            <w:tcW w:w="999" w:type="dxa"/>
            <w:vAlign w:val="center"/>
          </w:tcPr>
          <w:p>
            <w:pPr>
              <w:jc w:val="center"/>
              <w:rPr>
                <w:sz w:val="21"/>
                <w:szCs w:val="21"/>
              </w:rPr>
            </w:pPr>
            <w:r>
              <w:t>P24W120B2</w:t>
            </w:r>
          </w:p>
        </w:tc>
        <w:tc>
          <w:tcPr>
            <w:tcW w:w="1196" w:type="dxa"/>
            <w:vAlign w:val="center"/>
          </w:tcPr>
          <w:p>
            <w:pPr>
              <w:jc w:val="center"/>
              <w:rPr>
                <w:sz w:val="21"/>
                <w:szCs w:val="21"/>
              </w:rPr>
            </w:pPr>
            <w:r>
              <w:t>TMK284_2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AOCC communication abnormal auto-switch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sz w:val="21"/>
                <w:szCs w:val="21"/>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173</w:t>
            </w:r>
          </w:p>
        </w:tc>
        <w:tc>
          <w:tcPr>
            <w:tcW w:w="999" w:type="dxa"/>
            <w:vAlign w:val="center"/>
          </w:tcPr>
          <w:p>
            <w:pPr>
              <w:jc w:val="center"/>
              <w:rPr>
                <w:sz w:val="21"/>
                <w:szCs w:val="21"/>
              </w:rPr>
            </w:pPr>
            <w:r>
              <w:t>P24W120B1~B0</w:t>
            </w:r>
          </w:p>
        </w:tc>
        <w:tc>
          <w:tcPr>
            <w:tcW w:w="1196" w:type="dxa"/>
            <w:vAlign w:val="center"/>
          </w:tcPr>
          <w:p>
            <w:pPr>
              <w:jc w:val="center"/>
              <w:rPr>
                <w:sz w:val="21"/>
                <w:szCs w:val="21"/>
              </w:rPr>
            </w:pPr>
            <w:r>
              <w:t>TMK284_1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Not allowed</w:t>
            </w:r>
            <w:r>
              <w:t>;</w:t>
            </w:r>
          </w:p>
          <w:p>
            <w:pPr>
              <w:jc w:val="center"/>
              <w:rPr>
                <w:sz w:val="21"/>
                <w:szCs w:val="21"/>
              </w:rPr>
            </w:pPr>
            <w:r>
              <w:t>0x01:</w:t>
            </w:r>
            <w:r>
              <w:rPr>
                <w:rFonts w:hint="eastAsia"/>
                <w:lang w:val="en-US" w:eastAsia="zh-CN"/>
              </w:rPr>
              <w:t xml:space="preserve"> Allowed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174</w:t>
            </w:r>
          </w:p>
        </w:tc>
        <w:tc>
          <w:tcPr>
            <w:tcW w:w="999" w:type="dxa"/>
            <w:vAlign w:val="center"/>
          </w:tcPr>
          <w:p>
            <w:pPr>
              <w:jc w:val="center"/>
              <w:rPr>
                <w:sz w:val="21"/>
                <w:szCs w:val="21"/>
              </w:rPr>
            </w:pPr>
            <w:r>
              <w:t>P24W121~W122</w:t>
            </w:r>
          </w:p>
        </w:tc>
        <w:tc>
          <w:tcPr>
            <w:tcW w:w="1196" w:type="dxa"/>
            <w:vAlign w:val="center"/>
          </w:tcPr>
          <w:p>
            <w:pPr>
              <w:jc w:val="center"/>
              <w:rPr>
                <w:sz w:val="21"/>
                <w:szCs w:val="21"/>
              </w:rPr>
            </w:pPr>
            <w:r>
              <w:t>TMK285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Drift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175</w:t>
            </w:r>
          </w:p>
        </w:tc>
        <w:tc>
          <w:tcPr>
            <w:tcW w:w="999" w:type="dxa"/>
            <w:vAlign w:val="center"/>
          </w:tcPr>
          <w:p>
            <w:pPr>
              <w:jc w:val="center"/>
              <w:rPr>
                <w:sz w:val="21"/>
                <w:szCs w:val="21"/>
              </w:rPr>
            </w:pPr>
            <w:r>
              <w:t>P24W123~W124</w:t>
            </w:r>
          </w:p>
        </w:tc>
        <w:tc>
          <w:tcPr>
            <w:tcW w:w="1196" w:type="dxa"/>
            <w:vAlign w:val="center"/>
          </w:tcPr>
          <w:p>
            <w:pPr>
              <w:jc w:val="center"/>
              <w:rPr>
                <w:sz w:val="21"/>
                <w:szCs w:val="21"/>
              </w:rPr>
            </w:pPr>
            <w:r>
              <w:t>TMK286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balance equation difference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176</w:t>
            </w:r>
          </w:p>
        </w:tc>
        <w:tc>
          <w:tcPr>
            <w:tcW w:w="999" w:type="dxa"/>
            <w:vAlign w:val="center"/>
          </w:tcPr>
          <w:p>
            <w:pPr>
              <w:jc w:val="center"/>
              <w:rPr>
                <w:sz w:val="21"/>
                <w:szCs w:val="21"/>
              </w:rPr>
            </w:pPr>
            <w:r>
              <w:t>P24W125~W126</w:t>
            </w:r>
          </w:p>
        </w:tc>
        <w:tc>
          <w:tcPr>
            <w:tcW w:w="1196" w:type="dxa"/>
            <w:vAlign w:val="center"/>
          </w:tcPr>
          <w:p>
            <w:pPr>
              <w:jc w:val="center"/>
              <w:rPr>
                <w:sz w:val="21"/>
                <w:szCs w:val="21"/>
              </w:rPr>
            </w:pPr>
            <w:r>
              <w:t>TMK287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AB optical axis angle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0.0055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177</w:t>
            </w:r>
          </w:p>
        </w:tc>
        <w:tc>
          <w:tcPr>
            <w:tcW w:w="999" w:type="dxa"/>
            <w:vAlign w:val="center"/>
          </w:tcPr>
          <w:p>
            <w:pPr>
              <w:jc w:val="center"/>
              <w:rPr>
                <w:sz w:val="21"/>
                <w:szCs w:val="21"/>
              </w:rPr>
            </w:pPr>
            <w:r>
              <w:t>P24W127</w:t>
            </w:r>
          </w:p>
        </w:tc>
        <w:tc>
          <w:tcPr>
            <w:tcW w:w="1196" w:type="dxa"/>
            <w:vAlign w:val="center"/>
          </w:tcPr>
          <w:p>
            <w:pPr>
              <w:jc w:val="center"/>
              <w:rPr>
                <w:sz w:val="21"/>
                <w:szCs w:val="21"/>
              </w:rPr>
            </w:pPr>
            <w:r>
              <w:t>TMK288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Request to return important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eastAsia="宋体"/>
                <w:sz w:val="21"/>
                <w:szCs w:val="21"/>
                <w:lang w:eastAsia="zh-CN"/>
              </w:rPr>
            </w:pPr>
            <w:r>
              <w:t>0x55:</w:t>
            </w:r>
            <w:r>
              <w:rPr>
                <w:rFonts w:hint="eastAsia"/>
                <w:lang w:val="en-US" w:eastAsia="zh-CN"/>
              </w:rPr>
              <w:t xml:space="preserve"> </w:t>
            </w:r>
            <w:r>
              <w:rPr>
                <w:rFonts w:hint="eastAsia"/>
              </w:rPr>
              <w:t>Request the satellite subsystem to send back important data</w:t>
            </w:r>
          </w:p>
        </w:tc>
        <w:tc>
          <w:tcPr>
            <w:tcW w:w="1120" w:type="dxa"/>
            <w:vAlign w:val="center"/>
          </w:tcPr>
          <w:p>
            <w:pPr>
              <w:jc w:val="center"/>
              <w:rPr>
                <w:sz w:val="21"/>
                <w:szCs w:val="21"/>
              </w:rPr>
            </w:pPr>
          </w:p>
        </w:tc>
      </w:tr>
    </w:tbl>
    <w:p/>
    <w:p>
      <w:pPr>
        <w:pStyle w:val="5"/>
      </w:pPr>
      <w:bookmarkStart w:id="79" w:name="_Toc25385"/>
      <w:r>
        <w:rPr>
          <w:b/>
          <w:lang w:val="en-US"/>
        </w:rPr>
        <w:t>AOCC_GPS_Orbit_Calculation_TM(24H)</w:t>
      </w:r>
      <w:bookmarkEnd w:id="79"/>
    </w:p>
    <w:p>
      <w:r>
        <w:t>Pack ID=24H；Pack length=127（Bytes=128）</w:t>
      </w:r>
      <w:r>
        <w:rPr>
          <w:lang w:val="zh-CN"/>
        </w:rPr>
        <w:t>。</w:t>
      </w:r>
    </w:p>
    <w:p>
      <w:pPr>
        <w:jc w:val="center"/>
      </w:pPr>
      <w:r>
        <w:rPr>
          <w:b/>
        </w:rPr>
        <w:t>Table 8-18AOCC_GPS_Orbit_Calculation_TMTable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P24W0B7~B4</w:t>
            </w:r>
          </w:p>
        </w:tc>
        <w:tc>
          <w:tcPr>
            <w:tcW w:w="1196" w:type="dxa"/>
            <w:vAlign w:val="center"/>
          </w:tcPr>
          <w:p>
            <w:pPr>
              <w:jc w:val="center"/>
              <w:rPr>
                <w:sz w:val="21"/>
                <w:szCs w:val="21"/>
              </w:rPr>
            </w:pPr>
            <w:r>
              <w:t>TMK301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P24W0B3~W3B0</w:t>
            </w:r>
          </w:p>
        </w:tc>
        <w:tc>
          <w:tcPr>
            <w:tcW w:w="1196" w:type="dxa"/>
            <w:vAlign w:val="center"/>
          </w:tcPr>
          <w:p>
            <w:pPr>
              <w:jc w:val="center"/>
              <w:rPr>
                <w:sz w:val="21"/>
                <w:szCs w:val="21"/>
              </w:rPr>
            </w:pPr>
            <w:r>
              <w:t>TMK302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P24W4</w:t>
            </w:r>
          </w:p>
        </w:tc>
        <w:tc>
          <w:tcPr>
            <w:tcW w:w="1196" w:type="dxa"/>
            <w:vAlign w:val="center"/>
          </w:tcPr>
          <w:p>
            <w:pPr>
              <w:jc w:val="center"/>
              <w:rPr>
                <w:sz w:val="21"/>
                <w:szCs w:val="21"/>
              </w:rPr>
            </w:pPr>
            <w:r>
              <w:t>TMK303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 mode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P24W5~W8</w:t>
            </w:r>
          </w:p>
        </w:tc>
        <w:tc>
          <w:tcPr>
            <w:tcW w:w="1196" w:type="dxa"/>
            <w:vAlign w:val="center"/>
          </w:tcPr>
          <w:p>
            <w:pPr>
              <w:jc w:val="center"/>
              <w:rPr>
                <w:sz w:val="21"/>
                <w:szCs w:val="21"/>
              </w:rPr>
            </w:pPr>
            <w:r>
              <w:t>TMK304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(0,4294967295)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P24W9~W12</w:t>
            </w:r>
          </w:p>
        </w:tc>
        <w:tc>
          <w:tcPr>
            <w:tcW w:w="1196" w:type="dxa"/>
            <w:vAlign w:val="center"/>
          </w:tcPr>
          <w:p>
            <w:pPr>
              <w:jc w:val="center"/>
              <w:rPr>
                <w:sz w:val="21"/>
                <w:szCs w:val="21"/>
              </w:rPr>
            </w:pPr>
            <w:r>
              <w:t>TMK305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position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(-2147483647,2147483647)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P24W13~W16</w:t>
            </w:r>
          </w:p>
        </w:tc>
        <w:tc>
          <w:tcPr>
            <w:tcW w:w="1196" w:type="dxa"/>
            <w:vAlign w:val="center"/>
          </w:tcPr>
          <w:p>
            <w:pPr>
              <w:jc w:val="center"/>
              <w:rPr>
                <w:sz w:val="21"/>
                <w:szCs w:val="21"/>
              </w:rPr>
            </w:pPr>
            <w:r>
              <w:t>TMK306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position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(-2147483647,2147483647)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P24W17~W20</w:t>
            </w:r>
          </w:p>
        </w:tc>
        <w:tc>
          <w:tcPr>
            <w:tcW w:w="1196" w:type="dxa"/>
            <w:vAlign w:val="center"/>
          </w:tcPr>
          <w:p>
            <w:pPr>
              <w:jc w:val="center"/>
              <w:rPr>
                <w:sz w:val="21"/>
                <w:szCs w:val="21"/>
              </w:rPr>
            </w:pPr>
            <w:r>
              <w:t>TMK307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position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(-2147483647,2147483647)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P24W21~W24</w:t>
            </w:r>
          </w:p>
        </w:tc>
        <w:tc>
          <w:tcPr>
            <w:tcW w:w="1196" w:type="dxa"/>
            <w:vAlign w:val="center"/>
          </w:tcPr>
          <w:p>
            <w:pPr>
              <w:jc w:val="center"/>
              <w:rPr>
                <w:sz w:val="21"/>
                <w:szCs w:val="21"/>
              </w:rPr>
            </w:pPr>
            <w:r>
              <w:t>TMK308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speed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(-2147483647,2147483647)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P24W25~W28</w:t>
            </w:r>
          </w:p>
        </w:tc>
        <w:tc>
          <w:tcPr>
            <w:tcW w:w="1196" w:type="dxa"/>
            <w:vAlign w:val="center"/>
          </w:tcPr>
          <w:p>
            <w:pPr>
              <w:jc w:val="center"/>
              <w:rPr>
                <w:sz w:val="21"/>
                <w:szCs w:val="21"/>
              </w:rPr>
            </w:pPr>
            <w:r>
              <w:t>TMK309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speed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(-2147483647,2147483647)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P24W29~W32</w:t>
            </w:r>
          </w:p>
        </w:tc>
        <w:tc>
          <w:tcPr>
            <w:tcW w:w="1196" w:type="dxa"/>
            <w:vAlign w:val="center"/>
          </w:tcPr>
          <w:p>
            <w:pPr>
              <w:jc w:val="center"/>
              <w:rPr>
                <w:sz w:val="21"/>
                <w:szCs w:val="21"/>
              </w:rPr>
            </w:pPr>
            <w:r>
              <w:t>TMK310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speed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(-2147483647,2147483647)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P24W33B7</w:t>
            </w:r>
          </w:p>
        </w:tc>
        <w:tc>
          <w:tcPr>
            <w:tcW w:w="1196" w:type="dxa"/>
            <w:vAlign w:val="center"/>
          </w:tcPr>
          <w:p>
            <w:pPr>
              <w:jc w:val="center"/>
              <w:rPr>
                <w:sz w:val="21"/>
                <w:szCs w:val="21"/>
              </w:rPr>
            </w:pPr>
            <w:r>
              <w:t>TMK311_3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P24W33B6~B4</w:t>
            </w:r>
          </w:p>
        </w:tc>
        <w:tc>
          <w:tcPr>
            <w:tcW w:w="1196" w:type="dxa"/>
            <w:vAlign w:val="center"/>
          </w:tcPr>
          <w:p>
            <w:pPr>
              <w:jc w:val="center"/>
              <w:rPr>
                <w:sz w:val="21"/>
                <w:szCs w:val="21"/>
              </w:rPr>
            </w:pPr>
            <w:r>
              <w:t>TMK311_1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GPS data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0x06: Orbit extrapolation data;</w:t>
            </w:r>
          </w:p>
          <w:p>
            <w:pPr>
              <w:jc w:val="center"/>
              <w:rPr>
                <w:rFonts w:hint="eastAsia"/>
              </w:rPr>
            </w:pPr>
            <w:r>
              <w:rPr>
                <w:rFonts w:hint="eastAsia"/>
              </w:rPr>
              <w:t>0x05: Absolute positioning data;</w:t>
            </w:r>
          </w:p>
          <w:p>
            <w:pPr>
              <w:jc w:val="center"/>
              <w:rPr>
                <w:sz w:val="21"/>
                <w:szCs w:val="21"/>
              </w:rPr>
            </w:pPr>
            <w:r>
              <w:rPr>
                <w:rFonts w:hint="eastAsia"/>
              </w:rPr>
              <w:t>0x03: Orbit determination filtering data</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P24W33B3~B0</w:t>
            </w:r>
          </w:p>
        </w:tc>
        <w:tc>
          <w:tcPr>
            <w:tcW w:w="1196" w:type="dxa"/>
            <w:vAlign w:val="center"/>
          </w:tcPr>
          <w:p>
            <w:pPr>
              <w:jc w:val="center"/>
              <w:rPr>
                <w:sz w:val="21"/>
                <w:szCs w:val="21"/>
              </w:rPr>
            </w:pPr>
            <w:r>
              <w:t>TMK311_2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Available stars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P24W34B7~B6</w:t>
            </w:r>
          </w:p>
        </w:tc>
        <w:tc>
          <w:tcPr>
            <w:tcW w:w="1196" w:type="dxa"/>
            <w:vAlign w:val="center"/>
          </w:tcPr>
          <w:p>
            <w:pPr>
              <w:jc w:val="center"/>
              <w:rPr>
                <w:sz w:val="21"/>
                <w:szCs w:val="21"/>
              </w:rPr>
            </w:pPr>
            <w:r>
              <w:t>TMK311_3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Working 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eastAsia="宋体"/>
                <w:sz w:val="21"/>
                <w:szCs w:val="21"/>
                <w:lang w:eastAsia="zh-CN"/>
              </w:rPr>
            </w:pPr>
            <w:r>
              <w:t>0x1:</w:t>
            </w:r>
            <w:r>
              <w:rPr>
                <w:rFonts w:hint="eastAsia"/>
                <w:lang w:val="en-US" w:eastAsia="zh-CN"/>
              </w:rPr>
              <w:t xml:space="preserve"> Single GPS</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P24W34B5~B4</w:t>
            </w:r>
          </w:p>
        </w:tc>
        <w:tc>
          <w:tcPr>
            <w:tcW w:w="1196" w:type="dxa"/>
            <w:vAlign w:val="center"/>
          </w:tcPr>
          <w:p>
            <w:pPr>
              <w:jc w:val="center"/>
              <w:rPr>
                <w:sz w:val="21"/>
                <w:szCs w:val="21"/>
              </w:rPr>
            </w:pPr>
            <w:r>
              <w:t>TMK311_4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Orbit determination output enable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0x3:</w:t>
            </w:r>
            <w:r>
              <w:rPr>
                <w:rFonts w:hint="eastAsia"/>
              </w:rPr>
              <w:t>Orbit data output allowed</w:t>
            </w:r>
            <w:r>
              <w:t>;</w:t>
            </w:r>
          </w:p>
          <w:p>
            <w:pPr>
              <w:jc w:val="center"/>
              <w:rPr>
                <w:sz w:val="21"/>
                <w:szCs w:val="21"/>
              </w:rPr>
            </w:pPr>
            <w:r>
              <w:t>0x2:</w:t>
            </w:r>
            <w:r>
              <w:rPr>
                <w:rFonts w:hint="eastAsia"/>
              </w:rPr>
              <w:t>Orbit data output forbidden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P24W34B3~B0</w:t>
            </w:r>
          </w:p>
        </w:tc>
        <w:tc>
          <w:tcPr>
            <w:tcW w:w="1196" w:type="dxa"/>
            <w:vAlign w:val="center"/>
          </w:tcPr>
          <w:p>
            <w:pPr>
              <w:jc w:val="center"/>
              <w:rPr>
                <w:sz w:val="21"/>
                <w:szCs w:val="21"/>
              </w:rPr>
            </w:pPr>
            <w:r>
              <w:t>TMK311_5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Unsolved</w:t>
            </w:r>
            <w:r>
              <w:t>;</w:t>
            </w:r>
          </w:p>
          <w:p>
            <w:pPr>
              <w:jc w:val="center"/>
              <w:rPr>
                <w:rFonts w:hint="eastAsia" w:eastAsia="宋体"/>
                <w:sz w:val="21"/>
                <w:szCs w:val="21"/>
                <w:lang w:eastAsia="zh-CN"/>
              </w:rPr>
            </w:pPr>
            <w:r>
              <w:t>0x5:</w:t>
            </w:r>
            <w:r>
              <w:rPr>
                <w:rFonts w:hint="eastAsia"/>
                <w:lang w:val="en-US" w:eastAsia="zh-CN"/>
              </w:rPr>
              <w:t xml:space="preserve"> Single GPS Solution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P24W35~W126</w:t>
            </w:r>
          </w:p>
        </w:tc>
        <w:tc>
          <w:tcPr>
            <w:tcW w:w="1196" w:type="dxa"/>
            <w:vAlign w:val="center"/>
          </w:tcPr>
          <w:p>
            <w:pPr>
              <w:jc w:val="center"/>
              <w:rPr>
                <w:sz w:val="21"/>
                <w:szCs w:val="21"/>
              </w:rPr>
            </w:pPr>
            <w:r>
              <w:t>RSV</w:t>
            </w:r>
          </w:p>
        </w:tc>
        <w:tc>
          <w:tcPr>
            <w:tcW w:w="1491" w:type="dxa"/>
            <w:vAlign w:val="center"/>
          </w:tcPr>
          <w:p>
            <w:pPr>
              <w:jc w:val="both"/>
              <w:rPr>
                <w:sz w:val="21"/>
                <w:szCs w:val="21"/>
              </w:rPr>
            </w:pPr>
            <w: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P24W127</w:t>
            </w:r>
          </w:p>
        </w:tc>
        <w:tc>
          <w:tcPr>
            <w:tcW w:w="1196" w:type="dxa"/>
            <w:vAlign w:val="center"/>
          </w:tcPr>
          <w:p>
            <w:pPr>
              <w:jc w:val="center"/>
              <w:rPr>
                <w:sz w:val="21"/>
                <w:szCs w:val="21"/>
              </w:rPr>
            </w:pPr>
            <w:r>
              <w:t>TMK376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Request to return important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eastAsia="宋体"/>
                <w:sz w:val="21"/>
                <w:szCs w:val="21"/>
                <w:lang w:eastAsia="zh-CN"/>
              </w:rPr>
            </w:pPr>
            <w:r>
              <w:t>0x55:</w:t>
            </w:r>
            <w:r>
              <w:rPr>
                <w:rFonts w:hint="eastAsia"/>
                <w:lang w:val="en-US" w:eastAsia="zh-CN"/>
              </w:rPr>
              <w:t xml:space="preserve"> Request the satellite subsystem to send back important data</w:t>
            </w:r>
          </w:p>
        </w:tc>
        <w:tc>
          <w:tcPr>
            <w:tcW w:w="1120" w:type="dxa"/>
            <w:vAlign w:val="center"/>
          </w:tcPr>
          <w:p>
            <w:pPr>
              <w:jc w:val="center"/>
              <w:rPr>
                <w:sz w:val="21"/>
                <w:szCs w:val="21"/>
              </w:rPr>
            </w:pPr>
          </w:p>
        </w:tc>
      </w:tr>
    </w:tbl>
    <w:p/>
    <w:p>
      <w:pPr>
        <w:pStyle w:val="5"/>
      </w:pPr>
      <w:bookmarkStart w:id="80" w:name="_Toc24807"/>
      <w:r>
        <w:rPr>
          <w:b/>
          <w:lang w:val="en-US"/>
        </w:rPr>
        <w:t>AOCC_Orbit_Parameter_Injection_ReturnTM(24H)</w:t>
      </w:r>
      <w:bookmarkEnd w:id="80"/>
    </w:p>
    <w:p>
      <w:r>
        <w:t>Pack ID=24H；Pack length=127（Bytes=128）</w:t>
      </w:r>
      <w:r>
        <w:rPr>
          <w:lang w:val="zh-CN"/>
        </w:rPr>
        <w:t>。</w:t>
      </w:r>
    </w:p>
    <w:p>
      <w:pPr>
        <w:jc w:val="center"/>
      </w:pPr>
      <w:r>
        <w:rPr>
          <w:b/>
        </w:rPr>
        <w:t>Table 8-19AOCC_Orbit_Parameter_Injection_ReturnTMTable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P24W0B7~B4</w:t>
            </w:r>
          </w:p>
        </w:tc>
        <w:tc>
          <w:tcPr>
            <w:tcW w:w="1196" w:type="dxa"/>
            <w:vAlign w:val="center"/>
          </w:tcPr>
          <w:p>
            <w:pPr>
              <w:jc w:val="center"/>
              <w:rPr>
                <w:sz w:val="21"/>
                <w:szCs w:val="21"/>
              </w:rPr>
            </w:pPr>
            <w:r>
              <w:t>TMK401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P24W0B3~W3B0</w:t>
            </w:r>
          </w:p>
        </w:tc>
        <w:tc>
          <w:tcPr>
            <w:tcW w:w="1196" w:type="dxa"/>
            <w:vAlign w:val="center"/>
          </w:tcPr>
          <w:p>
            <w:pPr>
              <w:jc w:val="center"/>
              <w:rPr>
                <w:sz w:val="21"/>
                <w:szCs w:val="21"/>
              </w:rPr>
            </w:pPr>
            <w:r>
              <w:t>TMK402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P24W4</w:t>
            </w:r>
          </w:p>
        </w:tc>
        <w:tc>
          <w:tcPr>
            <w:tcW w:w="1196" w:type="dxa"/>
            <w:vAlign w:val="center"/>
          </w:tcPr>
          <w:p>
            <w:pPr>
              <w:jc w:val="center"/>
              <w:rPr>
                <w:sz w:val="21"/>
                <w:szCs w:val="21"/>
              </w:rPr>
            </w:pPr>
            <w:r>
              <w:t>TMK403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 mode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P24W31~W38</w:t>
            </w:r>
          </w:p>
        </w:tc>
        <w:tc>
          <w:tcPr>
            <w:tcW w:w="1196" w:type="dxa"/>
            <w:vAlign w:val="center"/>
          </w:tcPr>
          <w:p>
            <w:pPr>
              <w:jc w:val="center"/>
              <w:rPr>
                <w:sz w:val="21"/>
                <w:szCs w:val="21"/>
              </w:rPr>
            </w:pPr>
            <w:r>
              <w:t>TMK430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Injected orbital parameter reference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Func0004</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double</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P24W39~W42</w:t>
            </w:r>
          </w:p>
        </w:tc>
        <w:tc>
          <w:tcPr>
            <w:tcW w:w="1196" w:type="dxa"/>
            <w:vAlign w:val="center"/>
          </w:tcPr>
          <w:p>
            <w:pPr>
              <w:jc w:val="center"/>
              <w:rPr>
                <w:sz w:val="21"/>
                <w:szCs w:val="21"/>
              </w:rPr>
            </w:pPr>
            <w:r>
              <w:t>TMK431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orbital quasi-flat half long axis minus earth radius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P24W43~W46</w:t>
            </w:r>
          </w:p>
        </w:tc>
        <w:tc>
          <w:tcPr>
            <w:tcW w:w="1196" w:type="dxa"/>
            <w:vAlign w:val="center"/>
          </w:tcPr>
          <w:p>
            <w:pPr>
              <w:jc w:val="center"/>
              <w:rPr>
                <w:sz w:val="21"/>
                <w:szCs w:val="21"/>
              </w:rPr>
            </w:pPr>
            <w:r>
              <w:t>TMK432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First-order long-term coefficient of the semi-major axis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P24W47~W50</w:t>
            </w:r>
          </w:p>
        </w:tc>
        <w:tc>
          <w:tcPr>
            <w:tcW w:w="1196" w:type="dxa"/>
            <w:vAlign w:val="center"/>
          </w:tcPr>
          <w:p>
            <w:pPr>
              <w:jc w:val="center"/>
              <w:rPr>
                <w:sz w:val="21"/>
                <w:szCs w:val="21"/>
              </w:rPr>
            </w:pPr>
            <w:r>
              <w:t>TMK433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Pseudo-orbital inclination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P24W51~W54</w:t>
            </w:r>
          </w:p>
        </w:tc>
        <w:tc>
          <w:tcPr>
            <w:tcW w:w="1196" w:type="dxa"/>
            <w:vAlign w:val="center"/>
          </w:tcPr>
          <w:p>
            <w:pPr>
              <w:jc w:val="center"/>
              <w:rPr>
                <w:sz w:val="21"/>
                <w:szCs w:val="21"/>
              </w:rPr>
            </w:pPr>
            <w:r>
              <w:t>TMK434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Quasi-level ascending point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P24W55~W58</w:t>
            </w:r>
          </w:p>
        </w:tc>
        <w:tc>
          <w:tcPr>
            <w:tcW w:w="1196" w:type="dxa"/>
            <w:vAlign w:val="center"/>
          </w:tcPr>
          <w:p>
            <w:pPr>
              <w:jc w:val="center"/>
              <w:rPr>
                <w:sz w:val="21"/>
                <w:szCs w:val="21"/>
              </w:rPr>
            </w:pPr>
            <w:r>
              <w:t>TMK435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First-order long-term term coefficient of the right ascension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P24W59~W62</w:t>
            </w:r>
          </w:p>
        </w:tc>
        <w:tc>
          <w:tcPr>
            <w:tcW w:w="1196" w:type="dxa"/>
            <w:vAlign w:val="center"/>
          </w:tcPr>
          <w:p>
            <w:pPr>
              <w:jc w:val="center"/>
              <w:rPr>
                <w:sz w:val="21"/>
                <w:szCs w:val="21"/>
              </w:rPr>
            </w:pPr>
            <w:r>
              <w:t>TMK436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ksi First-order long-term term coefficient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P24W63~W66</w:t>
            </w:r>
          </w:p>
        </w:tc>
        <w:tc>
          <w:tcPr>
            <w:tcW w:w="1196" w:type="dxa"/>
            <w:vAlign w:val="center"/>
          </w:tcPr>
          <w:p>
            <w:pPr>
              <w:jc w:val="center"/>
              <w:rPr>
                <w:sz w:val="21"/>
                <w:szCs w:val="21"/>
              </w:rPr>
            </w:pPr>
            <w:r>
              <w:t>TMK437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eta First-order long-term term coefficient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P24W67~W70</w:t>
            </w:r>
          </w:p>
        </w:tc>
        <w:tc>
          <w:tcPr>
            <w:tcW w:w="1196" w:type="dxa"/>
            <w:vAlign w:val="center"/>
          </w:tcPr>
          <w:p>
            <w:pPr>
              <w:jc w:val="center"/>
              <w:rPr>
                <w:sz w:val="21"/>
                <w:szCs w:val="21"/>
              </w:rPr>
            </w:pPr>
            <w:r>
              <w:t>TMK438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First-order long-term term coefficient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P24W71~W74</w:t>
            </w:r>
          </w:p>
        </w:tc>
        <w:tc>
          <w:tcPr>
            <w:tcW w:w="1196" w:type="dxa"/>
            <w:vAlign w:val="center"/>
          </w:tcPr>
          <w:p>
            <w:pPr>
              <w:jc w:val="center"/>
              <w:rPr>
                <w:sz w:val="21"/>
                <w:szCs w:val="21"/>
              </w:rPr>
            </w:pPr>
            <w:r>
              <w:t>TMK439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eta_m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P24W75~W78</w:t>
            </w:r>
          </w:p>
        </w:tc>
        <w:tc>
          <w:tcPr>
            <w:tcW w:w="1196" w:type="dxa"/>
            <w:vAlign w:val="center"/>
          </w:tcPr>
          <w:p>
            <w:pPr>
              <w:jc w:val="center"/>
              <w:rPr>
                <w:sz w:val="21"/>
                <w:szCs w:val="21"/>
              </w:rPr>
            </w:pPr>
            <w:r>
              <w:t>TMK440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ksi_eta Long period variable amplitude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P24W79~W82</w:t>
            </w:r>
          </w:p>
        </w:tc>
        <w:tc>
          <w:tcPr>
            <w:tcW w:w="1196" w:type="dxa"/>
            <w:vAlign w:val="center"/>
          </w:tcPr>
          <w:p>
            <w:pPr>
              <w:jc w:val="center"/>
              <w:rPr>
                <w:sz w:val="21"/>
                <w:szCs w:val="21"/>
              </w:rPr>
            </w:pPr>
            <w:r>
              <w:t>TMK441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ksi_eta Long period variable amplitude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P24W83~W86</w:t>
            </w:r>
          </w:p>
        </w:tc>
        <w:tc>
          <w:tcPr>
            <w:tcW w:w="1196" w:type="dxa"/>
            <w:vAlign w:val="center"/>
          </w:tcPr>
          <w:p>
            <w:pPr>
              <w:jc w:val="center"/>
              <w:rPr>
                <w:sz w:val="21"/>
                <w:szCs w:val="21"/>
              </w:rPr>
            </w:pPr>
            <w:r>
              <w:t>TMK442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lambda Initial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P24W87~W90</w:t>
            </w:r>
          </w:p>
        </w:tc>
        <w:tc>
          <w:tcPr>
            <w:tcW w:w="1196" w:type="dxa"/>
            <w:vAlign w:val="center"/>
          </w:tcPr>
          <w:p>
            <w:pPr>
              <w:jc w:val="center"/>
              <w:rPr>
                <w:sz w:val="21"/>
                <w:szCs w:val="21"/>
              </w:rPr>
            </w:pPr>
            <w:r>
              <w:t>TMK443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lambda Long-term coefficient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P24W91~W94</w:t>
            </w:r>
          </w:p>
        </w:tc>
        <w:tc>
          <w:tcPr>
            <w:tcW w:w="1196" w:type="dxa"/>
            <w:vAlign w:val="center"/>
          </w:tcPr>
          <w:p>
            <w:pPr>
              <w:jc w:val="center"/>
              <w:rPr>
                <w:sz w:val="21"/>
                <w:szCs w:val="21"/>
              </w:rPr>
            </w:pPr>
            <w:r>
              <w:t>TMK444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lambda Second-order long-term term coefficient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P24W95~W98</w:t>
            </w:r>
          </w:p>
        </w:tc>
        <w:tc>
          <w:tcPr>
            <w:tcW w:w="1196" w:type="dxa"/>
            <w:vAlign w:val="center"/>
          </w:tcPr>
          <w:p>
            <w:pPr>
              <w:jc w:val="center"/>
              <w:rPr>
                <w:sz w:val="21"/>
                <w:szCs w:val="21"/>
              </w:rPr>
            </w:pPr>
            <w:r>
              <w:t>TMK445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Greenwich stellar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P24W99~W102</w:t>
            </w:r>
          </w:p>
        </w:tc>
        <w:tc>
          <w:tcPr>
            <w:tcW w:w="1196" w:type="dxa"/>
            <w:vAlign w:val="center"/>
          </w:tcPr>
          <w:p>
            <w:pPr>
              <w:jc w:val="center"/>
              <w:rPr>
                <w:sz w:val="21"/>
                <w:szCs w:val="21"/>
              </w:rPr>
            </w:pPr>
            <w:r>
              <w:t>TMK446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Sun near angle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P24W103~W106</w:t>
            </w:r>
          </w:p>
        </w:tc>
        <w:tc>
          <w:tcPr>
            <w:tcW w:w="1196" w:type="dxa"/>
            <w:vAlign w:val="center"/>
          </w:tcPr>
          <w:p>
            <w:pPr>
              <w:jc w:val="center"/>
              <w:rPr>
                <w:sz w:val="21"/>
                <w:szCs w:val="21"/>
              </w:rPr>
            </w:pPr>
            <w:r>
              <w:t>TMK447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Peripheral angle of the sun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P24W107~W110</w:t>
            </w:r>
          </w:p>
        </w:tc>
        <w:tc>
          <w:tcPr>
            <w:tcW w:w="1196" w:type="dxa"/>
            <w:vAlign w:val="center"/>
          </w:tcPr>
          <w:p>
            <w:pPr>
              <w:jc w:val="center"/>
              <w:rPr>
                <w:sz w:val="21"/>
                <w:szCs w:val="21"/>
              </w:rPr>
            </w:pPr>
            <w:r>
              <w:t>TMK448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t0 ascending node of the sun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Func0003</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float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P24W111~W118</w:t>
            </w:r>
          </w:p>
        </w:tc>
        <w:tc>
          <w:tcPr>
            <w:tcW w:w="1196" w:type="dxa"/>
            <w:vAlign w:val="center"/>
          </w:tcPr>
          <w:p>
            <w:pPr>
              <w:jc w:val="center"/>
              <w:rPr>
                <w:sz w:val="21"/>
                <w:szCs w:val="21"/>
              </w:rPr>
            </w:pPr>
            <w:r>
              <w:t>TMK449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UTC from 090101 to the S-R separation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Func0004</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double</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P24W119~W126</w:t>
            </w:r>
          </w:p>
        </w:tc>
        <w:tc>
          <w:tcPr>
            <w:tcW w:w="1196" w:type="dxa"/>
            <w:vAlign w:val="center"/>
          </w:tcPr>
          <w:p>
            <w:pPr>
              <w:jc w:val="center"/>
              <w:rPr>
                <w:sz w:val="21"/>
                <w:szCs w:val="21"/>
              </w:rPr>
            </w:pPr>
            <w:r>
              <w:t>RSV</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numPr>
                <w:ilvl w:val="0"/>
                <w:numId w:val="44"/>
              </w:numPr>
              <w:ind w:left="432" w:leftChars="0" w:hanging="432" w:firstLineChars="0"/>
              <w:jc w:val="center"/>
              <w:rPr>
                <w:sz w:val="24"/>
                <w:szCs w:val="24"/>
              </w:rPr>
            </w:pPr>
          </w:p>
        </w:tc>
        <w:tc>
          <w:tcPr>
            <w:tcW w:w="999" w:type="dxa"/>
            <w:vAlign w:val="center"/>
          </w:tcPr>
          <w:p>
            <w:pPr>
              <w:jc w:val="center"/>
              <w:rPr>
                <w:sz w:val="21"/>
                <w:szCs w:val="21"/>
              </w:rPr>
            </w:pPr>
            <w:r>
              <w:t>P24W127</w:t>
            </w:r>
          </w:p>
        </w:tc>
        <w:tc>
          <w:tcPr>
            <w:tcW w:w="1196" w:type="dxa"/>
            <w:vAlign w:val="center"/>
          </w:tcPr>
          <w:p>
            <w:pPr>
              <w:jc w:val="center"/>
              <w:rPr>
                <w:sz w:val="21"/>
                <w:szCs w:val="21"/>
              </w:rPr>
            </w:pPr>
            <w:r>
              <w:t>TMK476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Request to return important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0x55:</w:t>
            </w:r>
            <w:r>
              <w:rPr>
                <w:rFonts w:hint="eastAsia"/>
                <w:lang w:val="en-US" w:eastAsia="zh-CN"/>
              </w:rPr>
              <w:t xml:space="preserve"> </w:t>
            </w:r>
            <w:r>
              <w:rPr>
                <w:rFonts w:hint="eastAsia"/>
              </w:rPr>
              <w:t>Request the satellite subsystem to send back important data</w:t>
            </w:r>
          </w:p>
        </w:tc>
        <w:tc>
          <w:tcPr>
            <w:tcW w:w="1120" w:type="dxa"/>
            <w:vAlign w:val="center"/>
          </w:tcPr>
          <w:p>
            <w:pPr>
              <w:jc w:val="center"/>
              <w:rPr>
                <w:sz w:val="21"/>
                <w:szCs w:val="21"/>
              </w:rPr>
            </w:pPr>
          </w:p>
        </w:tc>
      </w:tr>
    </w:tbl>
    <w:p/>
    <w:p>
      <w:pPr>
        <w:pStyle w:val="5"/>
      </w:pPr>
      <w:bookmarkStart w:id="81" w:name="_Toc17102"/>
      <w:r>
        <w:rPr>
          <w:b/>
          <w:lang w:val="en-US"/>
        </w:rPr>
        <w:t>AOCC_Memory_Dump_TM(24H)</w:t>
      </w:r>
      <w:bookmarkEnd w:id="81"/>
    </w:p>
    <w:p>
      <w:r>
        <w:t>Pack ID=24H；Pack length=127（Bytes=128）</w:t>
      </w:r>
      <w:r>
        <w:rPr>
          <w:lang w:val="zh-CN"/>
        </w:rPr>
        <w:t>。</w:t>
      </w:r>
    </w:p>
    <w:p>
      <w:pPr>
        <w:jc w:val="center"/>
      </w:pPr>
      <w:r>
        <w:rPr>
          <w:b/>
          <w:lang w:val="zh-CN"/>
        </w:rPr>
        <w:t>Table 8-20AOCC_Memory_Dump_TMTable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P24W0B7~B4</w:t>
            </w:r>
          </w:p>
        </w:tc>
        <w:tc>
          <w:tcPr>
            <w:tcW w:w="1196" w:type="dxa"/>
            <w:vAlign w:val="center"/>
          </w:tcPr>
          <w:p>
            <w:pPr>
              <w:jc w:val="center"/>
              <w:rPr>
                <w:sz w:val="21"/>
                <w:szCs w:val="21"/>
              </w:rPr>
            </w:pPr>
            <w:r>
              <w:t>TMK501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P24W0B3~W3B0</w:t>
            </w:r>
          </w:p>
        </w:tc>
        <w:tc>
          <w:tcPr>
            <w:tcW w:w="1196" w:type="dxa"/>
            <w:vAlign w:val="center"/>
          </w:tcPr>
          <w:p>
            <w:pPr>
              <w:jc w:val="center"/>
              <w:rPr>
                <w:sz w:val="21"/>
                <w:szCs w:val="21"/>
              </w:rPr>
            </w:pPr>
            <w:r>
              <w:t>TMK502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P24W4</w:t>
            </w:r>
          </w:p>
        </w:tc>
        <w:tc>
          <w:tcPr>
            <w:tcW w:w="1196" w:type="dxa"/>
            <w:vAlign w:val="center"/>
          </w:tcPr>
          <w:p>
            <w:pPr>
              <w:jc w:val="center"/>
              <w:rPr>
                <w:sz w:val="21"/>
                <w:szCs w:val="21"/>
              </w:rPr>
            </w:pPr>
            <w:r>
              <w:t>TMK503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 mode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P24W5</w:t>
            </w:r>
          </w:p>
        </w:tc>
        <w:tc>
          <w:tcPr>
            <w:tcW w:w="1196" w:type="dxa"/>
            <w:vAlign w:val="center"/>
          </w:tcPr>
          <w:p>
            <w:pPr>
              <w:jc w:val="center"/>
              <w:rPr>
                <w:sz w:val="21"/>
                <w:szCs w:val="21"/>
              </w:rPr>
            </w:pPr>
            <w:r>
              <w:t>TMK504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Total number of telemetry frames under the memory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P24W6</w:t>
            </w:r>
          </w:p>
        </w:tc>
        <w:tc>
          <w:tcPr>
            <w:tcW w:w="1196" w:type="dxa"/>
            <w:vAlign w:val="center"/>
          </w:tcPr>
          <w:p>
            <w:pPr>
              <w:jc w:val="center"/>
              <w:rPr>
                <w:sz w:val="21"/>
                <w:szCs w:val="21"/>
              </w:rPr>
            </w:pPr>
            <w:r>
              <w:t>TMK505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Frame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P24W7~W14</w:t>
            </w:r>
          </w:p>
        </w:tc>
        <w:tc>
          <w:tcPr>
            <w:tcW w:w="1196" w:type="dxa"/>
            <w:vAlign w:val="center"/>
          </w:tcPr>
          <w:p>
            <w:pPr>
              <w:jc w:val="center"/>
              <w:rPr>
                <w:sz w:val="21"/>
                <w:szCs w:val="21"/>
              </w:rPr>
            </w:pPr>
            <w:r>
              <w:t>TMK506_1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P24W15~W22</w:t>
            </w:r>
          </w:p>
        </w:tc>
        <w:tc>
          <w:tcPr>
            <w:tcW w:w="1196" w:type="dxa"/>
            <w:vAlign w:val="center"/>
          </w:tcPr>
          <w:p>
            <w:pPr>
              <w:jc w:val="center"/>
              <w:rPr>
                <w:sz w:val="21"/>
                <w:szCs w:val="21"/>
              </w:rPr>
            </w:pPr>
            <w:r>
              <w:t>TMK506_2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P24W23~W30</w:t>
            </w:r>
          </w:p>
        </w:tc>
        <w:tc>
          <w:tcPr>
            <w:tcW w:w="1196" w:type="dxa"/>
            <w:vAlign w:val="center"/>
          </w:tcPr>
          <w:p>
            <w:pPr>
              <w:jc w:val="center"/>
              <w:rPr>
                <w:sz w:val="21"/>
                <w:szCs w:val="21"/>
              </w:rPr>
            </w:pPr>
            <w:r>
              <w:t>TMK506_3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3</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P24W31~W38</w:t>
            </w:r>
          </w:p>
        </w:tc>
        <w:tc>
          <w:tcPr>
            <w:tcW w:w="1196" w:type="dxa"/>
            <w:vAlign w:val="center"/>
          </w:tcPr>
          <w:p>
            <w:pPr>
              <w:jc w:val="center"/>
              <w:rPr>
                <w:sz w:val="21"/>
                <w:szCs w:val="21"/>
              </w:rPr>
            </w:pPr>
            <w:r>
              <w:t>TMK506_4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4</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P24W39~W46</w:t>
            </w:r>
          </w:p>
        </w:tc>
        <w:tc>
          <w:tcPr>
            <w:tcW w:w="1196" w:type="dxa"/>
            <w:vAlign w:val="center"/>
          </w:tcPr>
          <w:p>
            <w:pPr>
              <w:jc w:val="center"/>
              <w:rPr>
                <w:sz w:val="21"/>
                <w:szCs w:val="21"/>
              </w:rPr>
            </w:pPr>
            <w:r>
              <w:t>TMK506_5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5</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P24W47~W54</w:t>
            </w:r>
          </w:p>
        </w:tc>
        <w:tc>
          <w:tcPr>
            <w:tcW w:w="1196" w:type="dxa"/>
            <w:vAlign w:val="center"/>
          </w:tcPr>
          <w:p>
            <w:pPr>
              <w:jc w:val="center"/>
              <w:rPr>
                <w:sz w:val="21"/>
                <w:szCs w:val="21"/>
              </w:rPr>
            </w:pPr>
            <w:r>
              <w:t>TMK506_6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6</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P24W55~W62</w:t>
            </w:r>
          </w:p>
        </w:tc>
        <w:tc>
          <w:tcPr>
            <w:tcW w:w="1196" w:type="dxa"/>
            <w:vAlign w:val="center"/>
          </w:tcPr>
          <w:p>
            <w:pPr>
              <w:jc w:val="center"/>
              <w:rPr>
                <w:sz w:val="21"/>
                <w:szCs w:val="21"/>
              </w:rPr>
            </w:pPr>
            <w:r>
              <w:t>TMK506_7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7</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P24W63~W70</w:t>
            </w:r>
          </w:p>
        </w:tc>
        <w:tc>
          <w:tcPr>
            <w:tcW w:w="1196" w:type="dxa"/>
            <w:vAlign w:val="center"/>
          </w:tcPr>
          <w:p>
            <w:pPr>
              <w:jc w:val="center"/>
              <w:rPr>
                <w:sz w:val="21"/>
                <w:szCs w:val="21"/>
              </w:rPr>
            </w:pPr>
            <w:r>
              <w:t>TMK506_8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8</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P24W71~W78</w:t>
            </w:r>
          </w:p>
        </w:tc>
        <w:tc>
          <w:tcPr>
            <w:tcW w:w="1196" w:type="dxa"/>
            <w:vAlign w:val="center"/>
          </w:tcPr>
          <w:p>
            <w:pPr>
              <w:jc w:val="center"/>
              <w:rPr>
                <w:sz w:val="21"/>
                <w:szCs w:val="21"/>
              </w:rPr>
            </w:pPr>
            <w:r>
              <w:t>TMK506_9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9</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P24W79~W86</w:t>
            </w:r>
          </w:p>
        </w:tc>
        <w:tc>
          <w:tcPr>
            <w:tcW w:w="1196" w:type="dxa"/>
            <w:vAlign w:val="center"/>
          </w:tcPr>
          <w:p>
            <w:pPr>
              <w:jc w:val="center"/>
              <w:rPr>
                <w:sz w:val="21"/>
                <w:szCs w:val="21"/>
              </w:rPr>
            </w:pPr>
            <w:r>
              <w:t>TMK506_10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10</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P24W87~W94</w:t>
            </w:r>
          </w:p>
        </w:tc>
        <w:tc>
          <w:tcPr>
            <w:tcW w:w="1196" w:type="dxa"/>
            <w:vAlign w:val="center"/>
          </w:tcPr>
          <w:p>
            <w:pPr>
              <w:jc w:val="center"/>
              <w:rPr>
                <w:sz w:val="21"/>
                <w:szCs w:val="21"/>
              </w:rPr>
            </w:pPr>
            <w:r>
              <w:t>TMK506_11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P24W95~W102</w:t>
            </w:r>
          </w:p>
        </w:tc>
        <w:tc>
          <w:tcPr>
            <w:tcW w:w="1196" w:type="dxa"/>
            <w:vAlign w:val="center"/>
          </w:tcPr>
          <w:p>
            <w:pPr>
              <w:jc w:val="center"/>
              <w:rPr>
                <w:sz w:val="21"/>
                <w:szCs w:val="21"/>
              </w:rPr>
            </w:pPr>
            <w:r>
              <w:t>TMK506_12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P24W103~W110</w:t>
            </w:r>
          </w:p>
        </w:tc>
        <w:tc>
          <w:tcPr>
            <w:tcW w:w="1196" w:type="dxa"/>
            <w:vAlign w:val="center"/>
          </w:tcPr>
          <w:p>
            <w:pPr>
              <w:jc w:val="center"/>
              <w:rPr>
                <w:sz w:val="21"/>
                <w:szCs w:val="21"/>
              </w:rPr>
            </w:pPr>
            <w:r>
              <w:t>TMK506_13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13</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P24W111~W118</w:t>
            </w:r>
          </w:p>
        </w:tc>
        <w:tc>
          <w:tcPr>
            <w:tcW w:w="1196" w:type="dxa"/>
            <w:vAlign w:val="center"/>
          </w:tcPr>
          <w:p>
            <w:pPr>
              <w:jc w:val="center"/>
              <w:rPr>
                <w:sz w:val="21"/>
                <w:szCs w:val="21"/>
              </w:rPr>
            </w:pPr>
            <w:r>
              <w:t>TMK506_14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14</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P24W119~W126</w:t>
            </w:r>
          </w:p>
        </w:tc>
        <w:tc>
          <w:tcPr>
            <w:tcW w:w="1196" w:type="dxa"/>
            <w:vAlign w:val="center"/>
          </w:tcPr>
          <w:p>
            <w:pPr>
              <w:jc w:val="center"/>
              <w:rPr>
                <w:sz w:val="21"/>
                <w:szCs w:val="21"/>
              </w:rPr>
            </w:pPr>
            <w:r>
              <w:t>TMK506_15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Data content 15</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P24W127</w:t>
            </w:r>
          </w:p>
        </w:tc>
        <w:tc>
          <w:tcPr>
            <w:tcW w:w="1196" w:type="dxa"/>
            <w:vAlign w:val="center"/>
          </w:tcPr>
          <w:p>
            <w:pPr>
              <w:jc w:val="center"/>
              <w:rPr>
                <w:sz w:val="21"/>
                <w:szCs w:val="21"/>
              </w:rPr>
            </w:pPr>
            <w:r>
              <w:t>TMK576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Request to return important data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0x55:</w:t>
            </w:r>
            <w:r>
              <w:rPr>
                <w:rFonts w:hint="eastAsia"/>
                <w:lang w:val="en-US" w:eastAsia="zh-CN"/>
              </w:rPr>
              <w:t xml:space="preserve"> </w:t>
            </w:r>
            <w:r>
              <w:rPr>
                <w:rFonts w:hint="eastAsia"/>
              </w:rPr>
              <w:t>Request the satellite subsystem to send back important data</w:t>
            </w:r>
          </w:p>
        </w:tc>
        <w:tc>
          <w:tcPr>
            <w:tcW w:w="1120" w:type="dxa"/>
            <w:vAlign w:val="center"/>
          </w:tcPr>
          <w:p>
            <w:pPr>
              <w:jc w:val="center"/>
              <w:rPr>
                <w:sz w:val="21"/>
                <w:szCs w:val="21"/>
              </w:rPr>
            </w:pPr>
          </w:p>
        </w:tc>
      </w:tr>
    </w:tbl>
    <w:p/>
    <w:p>
      <w:pPr>
        <w:pStyle w:val="5"/>
      </w:pPr>
      <w:bookmarkStart w:id="82" w:name="_Toc24422"/>
      <w:r>
        <w:rPr>
          <w:b/>
          <w:lang w:val="zh-CN"/>
        </w:rPr>
        <w:t>AOC</w:t>
      </w:r>
      <w:r>
        <w:rPr>
          <w:rFonts w:hint="eastAsia"/>
          <w:b/>
          <w:lang w:val="en-US" w:eastAsia="zh-CN"/>
        </w:rPr>
        <w:t>C</w:t>
      </w:r>
      <w:r>
        <w:rPr>
          <w:b/>
          <w:lang w:val="zh-CN"/>
        </w:rPr>
        <w:t>_slow_TM1(44H)</w:t>
      </w:r>
      <w:bookmarkEnd w:id="82"/>
    </w:p>
    <w:p>
      <w:r>
        <w:t>Pack ID=44H；Pack length=127（Bytes=128）</w:t>
      </w:r>
      <w:r>
        <w:rPr>
          <w:lang w:val="zh-CN"/>
        </w:rPr>
        <w:t>。</w:t>
      </w:r>
    </w:p>
    <w:p>
      <w:pPr>
        <w:jc w:val="center"/>
      </w:pPr>
      <w:r>
        <w:rPr>
          <w:b/>
          <w:lang w:val="zh-CN"/>
        </w:rPr>
        <w:t>Table 8-21AOCs_slow_TM1Table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P44W0B7~B4</w:t>
            </w:r>
          </w:p>
        </w:tc>
        <w:tc>
          <w:tcPr>
            <w:tcW w:w="1196" w:type="dxa"/>
            <w:vAlign w:val="center"/>
          </w:tcPr>
          <w:p>
            <w:pPr>
              <w:jc w:val="center"/>
              <w:rPr>
                <w:sz w:val="21"/>
                <w:szCs w:val="21"/>
              </w:rPr>
            </w:pPr>
            <w:r>
              <w:t>TMK601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P44W0B3~W3B0</w:t>
            </w:r>
          </w:p>
        </w:tc>
        <w:tc>
          <w:tcPr>
            <w:tcW w:w="1196" w:type="dxa"/>
            <w:vAlign w:val="center"/>
          </w:tcPr>
          <w:p>
            <w:pPr>
              <w:jc w:val="center"/>
              <w:rPr>
                <w:sz w:val="21"/>
                <w:szCs w:val="21"/>
              </w:rPr>
            </w:pPr>
            <w:r>
              <w:t>TMK602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P44W4</w:t>
            </w:r>
          </w:p>
        </w:tc>
        <w:tc>
          <w:tcPr>
            <w:tcW w:w="1196" w:type="dxa"/>
            <w:vAlign w:val="center"/>
          </w:tcPr>
          <w:p>
            <w:pPr>
              <w:jc w:val="center"/>
              <w:rPr>
                <w:sz w:val="21"/>
                <w:szCs w:val="21"/>
              </w:rPr>
            </w:pPr>
            <w:r>
              <w:t>TMK603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Work mode word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P44W5~W6</w:t>
            </w:r>
          </w:p>
        </w:tc>
        <w:tc>
          <w:tcPr>
            <w:tcW w:w="1196" w:type="dxa"/>
            <w:vAlign w:val="center"/>
          </w:tcPr>
          <w:p>
            <w:pPr>
              <w:jc w:val="center"/>
              <w:rPr>
                <w:sz w:val="21"/>
                <w:szCs w:val="21"/>
              </w:rPr>
            </w:pPr>
            <w:r>
              <w:t>TMK604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Orbital inclination i0</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P44W7~W10</w:t>
            </w:r>
          </w:p>
        </w:tc>
        <w:tc>
          <w:tcPr>
            <w:tcW w:w="1196" w:type="dxa"/>
            <w:vAlign w:val="center"/>
          </w:tcPr>
          <w:p>
            <w:pPr>
              <w:jc w:val="center"/>
              <w:rPr>
                <w:sz w:val="21"/>
                <w:szCs w:val="21"/>
              </w:rPr>
            </w:pPr>
            <w:r>
              <w:t>TMK605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Semi-long axis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(0,8000000)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P44W11~W12</w:t>
            </w:r>
          </w:p>
        </w:tc>
        <w:tc>
          <w:tcPr>
            <w:tcW w:w="1196" w:type="dxa"/>
            <w:vAlign w:val="center"/>
          </w:tcPr>
          <w:p>
            <w:pPr>
              <w:jc w:val="center"/>
              <w:rPr>
                <w:sz w:val="21"/>
                <w:szCs w:val="21"/>
              </w:rPr>
            </w:pPr>
            <w:r>
              <w:t>TMK606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Ascending node omega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P44W13</w:t>
            </w:r>
          </w:p>
        </w:tc>
        <w:tc>
          <w:tcPr>
            <w:tcW w:w="1196" w:type="dxa"/>
            <w:vAlign w:val="center"/>
          </w:tcPr>
          <w:p>
            <w:pPr>
              <w:jc w:val="center"/>
              <w:rPr>
                <w:sz w:val="21"/>
                <w:szCs w:val="21"/>
              </w:rPr>
            </w:pPr>
            <w:r>
              <w:t>TMK607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Eccentricity 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(0,0.01)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P44W14~W15</w:t>
            </w:r>
          </w:p>
        </w:tc>
        <w:tc>
          <w:tcPr>
            <w:tcW w:w="1196" w:type="dxa"/>
            <w:vAlign w:val="center"/>
          </w:tcPr>
          <w:p>
            <w:pPr>
              <w:jc w:val="center"/>
              <w:rPr>
                <w:sz w:val="21"/>
                <w:szCs w:val="21"/>
              </w:rPr>
            </w:pPr>
            <w:r>
              <w:t>TMK608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Perigee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P44W16~W17</w:t>
            </w:r>
          </w:p>
        </w:tc>
        <w:tc>
          <w:tcPr>
            <w:tcW w:w="1196" w:type="dxa"/>
            <w:vAlign w:val="center"/>
          </w:tcPr>
          <w:p>
            <w:pPr>
              <w:jc w:val="center"/>
              <w:rPr>
                <w:sz w:val="21"/>
                <w:szCs w:val="21"/>
              </w:rPr>
            </w:pPr>
            <w:r>
              <w:t>TMK609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Latitude angle u</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P44W18~W19</w:t>
            </w:r>
          </w:p>
        </w:tc>
        <w:tc>
          <w:tcPr>
            <w:tcW w:w="1196" w:type="dxa"/>
            <w:vAlign w:val="center"/>
          </w:tcPr>
          <w:p>
            <w:pPr>
              <w:jc w:val="center"/>
              <w:rPr>
                <w:sz w:val="21"/>
                <w:szCs w:val="21"/>
              </w:rPr>
            </w:pPr>
            <w:r>
              <w:t>TMK610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Sub-satellite geography longitude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P44W20~W21</w:t>
            </w:r>
          </w:p>
        </w:tc>
        <w:tc>
          <w:tcPr>
            <w:tcW w:w="1196" w:type="dxa"/>
            <w:vAlign w:val="center"/>
          </w:tcPr>
          <w:p>
            <w:pPr>
              <w:jc w:val="center"/>
              <w:rPr>
                <w:sz w:val="21"/>
                <w:szCs w:val="21"/>
              </w:rPr>
            </w:pPr>
            <w:r>
              <w:t>TMK611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Sub-satellite geographic latitude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P44W22</w:t>
            </w:r>
          </w:p>
        </w:tc>
        <w:tc>
          <w:tcPr>
            <w:tcW w:w="1196" w:type="dxa"/>
            <w:vAlign w:val="center"/>
          </w:tcPr>
          <w:p>
            <w:pPr>
              <w:jc w:val="center"/>
              <w:rPr>
                <w:sz w:val="21"/>
                <w:szCs w:val="21"/>
              </w:rPr>
            </w:pPr>
            <w:r>
              <w:t>TMK612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Orbital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(-0.0128,0.0127)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P44W23</w:t>
            </w:r>
          </w:p>
        </w:tc>
        <w:tc>
          <w:tcPr>
            <w:tcW w:w="1196" w:type="dxa"/>
            <w:vAlign w:val="center"/>
          </w:tcPr>
          <w:p>
            <w:pPr>
              <w:jc w:val="center"/>
              <w:rPr>
                <w:sz w:val="21"/>
                <w:szCs w:val="21"/>
              </w:rPr>
            </w:pPr>
            <w:r>
              <w:t>TMK613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P44W24</w:t>
            </w:r>
          </w:p>
        </w:tc>
        <w:tc>
          <w:tcPr>
            <w:tcW w:w="1196" w:type="dxa"/>
            <w:vAlign w:val="center"/>
          </w:tcPr>
          <w:p>
            <w:pPr>
              <w:jc w:val="center"/>
              <w:rPr>
                <w:sz w:val="21"/>
                <w:szCs w:val="21"/>
              </w:rPr>
            </w:pPr>
            <w:r>
              <w:t>TMK614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P44W25</w:t>
            </w:r>
          </w:p>
        </w:tc>
        <w:tc>
          <w:tcPr>
            <w:tcW w:w="1196" w:type="dxa"/>
            <w:vAlign w:val="center"/>
          </w:tcPr>
          <w:p>
            <w:pPr>
              <w:jc w:val="center"/>
              <w:rPr>
                <w:sz w:val="21"/>
                <w:szCs w:val="21"/>
              </w:rPr>
            </w:pPr>
            <w:r>
              <w:t>TMK615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P44W26</w:t>
            </w:r>
          </w:p>
        </w:tc>
        <w:tc>
          <w:tcPr>
            <w:tcW w:w="1196" w:type="dxa"/>
            <w:vAlign w:val="center"/>
          </w:tcPr>
          <w:p>
            <w:pPr>
              <w:jc w:val="center"/>
              <w:rPr>
                <w:sz w:val="21"/>
                <w:szCs w:val="21"/>
              </w:rPr>
            </w:pPr>
            <w:r>
              <w:t>TMK720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P44W27~W28</w:t>
            </w:r>
          </w:p>
        </w:tc>
        <w:tc>
          <w:tcPr>
            <w:tcW w:w="1196" w:type="dxa"/>
            <w:vAlign w:val="center"/>
          </w:tcPr>
          <w:p>
            <w:pPr>
              <w:jc w:val="center"/>
              <w:rPr>
                <w:sz w:val="21"/>
                <w:szCs w:val="21"/>
              </w:rPr>
            </w:pPr>
            <w:r>
              <w:t>TMK616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Sun is oriented continuously without sun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P44W29~W30</w:t>
            </w:r>
          </w:p>
        </w:tc>
        <w:tc>
          <w:tcPr>
            <w:tcW w:w="1196" w:type="dxa"/>
            <w:vAlign w:val="center"/>
          </w:tcPr>
          <w:p>
            <w:pPr>
              <w:jc w:val="center"/>
              <w:rPr>
                <w:sz w:val="21"/>
                <w:szCs w:val="21"/>
              </w:rPr>
            </w:pPr>
            <w:r>
              <w:t>TMK617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Rate damping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P44W31</w:t>
            </w:r>
          </w:p>
        </w:tc>
        <w:tc>
          <w:tcPr>
            <w:tcW w:w="1196" w:type="dxa"/>
            <w:vAlign w:val="center"/>
          </w:tcPr>
          <w:p>
            <w:pPr>
              <w:jc w:val="center"/>
              <w:rPr>
                <w:sz w:val="21"/>
                <w:szCs w:val="21"/>
              </w:rPr>
            </w:pPr>
            <w:r>
              <w:t>TMK618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1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P44W32</w:t>
            </w:r>
          </w:p>
        </w:tc>
        <w:tc>
          <w:tcPr>
            <w:tcW w:w="1196" w:type="dxa"/>
            <w:vAlign w:val="center"/>
          </w:tcPr>
          <w:p>
            <w:pPr>
              <w:jc w:val="center"/>
              <w:rPr>
                <w:sz w:val="21"/>
                <w:szCs w:val="21"/>
              </w:rPr>
            </w:pPr>
            <w:r>
              <w:t>TMK619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2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P44W33</w:t>
            </w:r>
          </w:p>
        </w:tc>
        <w:tc>
          <w:tcPr>
            <w:tcW w:w="1196" w:type="dxa"/>
            <w:vAlign w:val="center"/>
          </w:tcPr>
          <w:p>
            <w:pPr>
              <w:jc w:val="center"/>
              <w:rPr>
                <w:sz w:val="21"/>
                <w:szCs w:val="21"/>
              </w:rPr>
            </w:pPr>
            <w:r>
              <w:t>TMK620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3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P44W34</w:t>
            </w:r>
          </w:p>
        </w:tc>
        <w:tc>
          <w:tcPr>
            <w:tcW w:w="1196" w:type="dxa"/>
            <w:vAlign w:val="center"/>
          </w:tcPr>
          <w:p>
            <w:pPr>
              <w:jc w:val="center"/>
              <w:rPr>
                <w:sz w:val="21"/>
                <w:szCs w:val="21"/>
              </w:rPr>
            </w:pPr>
            <w:r>
              <w:t>TMK621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4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P44W35</w:t>
            </w:r>
          </w:p>
        </w:tc>
        <w:tc>
          <w:tcPr>
            <w:tcW w:w="1196" w:type="dxa"/>
            <w:vAlign w:val="center"/>
          </w:tcPr>
          <w:p>
            <w:pPr>
              <w:jc w:val="center"/>
              <w:rPr>
                <w:sz w:val="21"/>
                <w:szCs w:val="21"/>
              </w:rPr>
            </w:pPr>
            <w:r>
              <w:t>TMK622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1  2V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P44W36</w:t>
            </w:r>
          </w:p>
        </w:tc>
        <w:tc>
          <w:tcPr>
            <w:tcW w:w="1196" w:type="dxa"/>
            <w:vAlign w:val="center"/>
          </w:tcPr>
          <w:p>
            <w:pPr>
              <w:jc w:val="center"/>
              <w:rPr>
                <w:sz w:val="21"/>
                <w:szCs w:val="21"/>
              </w:rPr>
            </w:pPr>
            <w:r>
              <w:t>TMK623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1  5V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P44W37</w:t>
            </w:r>
          </w:p>
        </w:tc>
        <w:tc>
          <w:tcPr>
            <w:tcW w:w="1196" w:type="dxa"/>
            <w:vAlign w:val="center"/>
          </w:tcPr>
          <w:p>
            <w:pPr>
              <w:jc w:val="center"/>
              <w:rPr>
                <w:sz w:val="21"/>
                <w:szCs w:val="21"/>
              </w:rPr>
            </w:pPr>
            <w:r>
              <w:t>TMK624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12V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P44W38</w:t>
            </w:r>
          </w:p>
        </w:tc>
        <w:tc>
          <w:tcPr>
            <w:tcW w:w="1196" w:type="dxa"/>
            <w:vAlign w:val="center"/>
          </w:tcPr>
          <w:p>
            <w:pPr>
              <w:jc w:val="center"/>
              <w:rPr>
                <w:sz w:val="21"/>
                <w:szCs w:val="21"/>
              </w:rPr>
            </w:pPr>
            <w:r>
              <w:t>TMK625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negative 12V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(-5,0)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P44W39</w:t>
            </w:r>
          </w:p>
        </w:tc>
        <w:tc>
          <w:tcPr>
            <w:tcW w:w="1196" w:type="dxa"/>
            <w:vAlign w:val="center"/>
          </w:tcPr>
          <w:p>
            <w:pPr>
              <w:jc w:val="center"/>
              <w:rPr>
                <w:sz w:val="21"/>
                <w:szCs w:val="21"/>
              </w:rPr>
            </w:pPr>
            <w:r>
              <w:t>TMK626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3  3V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P44W40~W41</w:t>
            </w:r>
          </w:p>
        </w:tc>
        <w:tc>
          <w:tcPr>
            <w:tcW w:w="1196" w:type="dxa"/>
            <w:vAlign w:val="center"/>
          </w:tcPr>
          <w:p>
            <w:pPr>
              <w:jc w:val="center"/>
              <w:rPr>
                <w:sz w:val="21"/>
                <w:szCs w:val="21"/>
              </w:rPr>
            </w:pPr>
            <w:r>
              <w:t>TMK627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P44W42</w:t>
            </w:r>
          </w:p>
        </w:tc>
        <w:tc>
          <w:tcPr>
            <w:tcW w:w="1196" w:type="dxa"/>
            <w:vAlign w:val="center"/>
          </w:tcPr>
          <w:p>
            <w:pPr>
              <w:jc w:val="center"/>
              <w:rPr>
                <w:sz w:val="21"/>
                <w:szCs w:val="21"/>
              </w:rPr>
            </w:pPr>
            <w:r>
              <w:t>TMK628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P44W43</w:t>
            </w:r>
          </w:p>
        </w:tc>
        <w:tc>
          <w:tcPr>
            <w:tcW w:w="1196" w:type="dxa"/>
            <w:vAlign w:val="center"/>
          </w:tcPr>
          <w:p>
            <w:pPr>
              <w:jc w:val="center"/>
              <w:rPr>
                <w:sz w:val="21"/>
                <w:szCs w:val="21"/>
              </w:rPr>
            </w:pPr>
            <w:r>
              <w:t>TMK629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P44W44</w:t>
            </w:r>
          </w:p>
        </w:tc>
        <w:tc>
          <w:tcPr>
            <w:tcW w:w="1196" w:type="dxa"/>
            <w:vAlign w:val="center"/>
          </w:tcPr>
          <w:p>
            <w:pPr>
              <w:jc w:val="center"/>
              <w:rPr>
                <w:sz w:val="21"/>
                <w:szCs w:val="21"/>
              </w:rPr>
            </w:pPr>
            <w:r>
              <w:t>TMK630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P44W45</w:t>
            </w:r>
          </w:p>
        </w:tc>
        <w:tc>
          <w:tcPr>
            <w:tcW w:w="1196" w:type="dxa"/>
            <w:vAlign w:val="center"/>
          </w:tcPr>
          <w:p>
            <w:pPr>
              <w:jc w:val="center"/>
              <w:rPr>
                <w:sz w:val="21"/>
                <w:szCs w:val="21"/>
              </w:rPr>
            </w:pPr>
            <w:r>
              <w:t>TMK631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3 point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P44W46</w:t>
            </w:r>
          </w:p>
        </w:tc>
        <w:tc>
          <w:tcPr>
            <w:tcW w:w="1196" w:type="dxa"/>
            <w:vAlign w:val="center"/>
          </w:tcPr>
          <w:p>
            <w:pPr>
              <w:jc w:val="center"/>
              <w:rPr>
                <w:sz w:val="21"/>
                <w:szCs w:val="21"/>
              </w:rPr>
            </w:pPr>
            <w:r>
              <w:t>TMK632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3 point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P44W47</w:t>
            </w:r>
          </w:p>
        </w:tc>
        <w:tc>
          <w:tcPr>
            <w:tcW w:w="1196" w:type="dxa"/>
            <w:vAlign w:val="center"/>
          </w:tcPr>
          <w:p>
            <w:pPr>
              <w:jc w:val="center"/>
              <w:rPr>
                <w:sz w:val="21"/>
                <w:szCs w:val="21"/>
              </w:rPr>
            </w:pPr>
            <w:r>
              <w:t>TMK633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P44W48</w:t>
            </w:r>
          </w:p>
        </w:tc>
        <w:tc>
          <w:tcPr>
            <w:tcW w:w="1196" w:type="dxa"/>
            <w:vAlign w:val="center"/>
          </w:tcPr>
          <w:p>
            <w:pPr>
              <w:jc w:val="center"/>
              <w:rPr>
                <w:sz w:val="21"/>
                <w:szCs w:val="21"/>
              </w:rPr>
            </w:pPr>
            <w:r>
              <w:t>TMK634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power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P44W49~W50</w:t>
            </w:r>
          </w:p>
        </w:tc>
        <w:tc>
          <w:tcPr>
            <w:tcW w:w="1196" w:type="dxa"/>
            <w:vAlign w:val="center"/>
          </w:tcPr>
          <w:p>
            <w:pPr>
              <w:jc w:val="center"/>
              <w:rPr>
                <w:sz w:val="21"/>
                <w:szCs w:val="21"/>
              </w:rPr>
            </w:pPr>
            <w:r>
              <w:t>TMK635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P44W51</w:t>
            </w:r>
          </w:p>
        </w:tc>
        <w:tc>
          <w:tcPr>
            <w:tcW w:w="1196" w:type="dxa"/>
            <w:vAlign w:val="center"/>
          </w:tcPr>
          <w:p>
            <w:pPr>
              <w:jc w:val="center"/>
              <w:rPr>
                <w:sz w:val="21"/>
                <w:szCs w:val="21"/>
              </w:rPr>
            </w:pPr>
            <w:r>
              <w:t>TMK636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P44W52</w:t>
            </w:r>
          </w:p>
        </w:tc>
        <w:tc>
          <w:tcPr>
            <w:tcW w:w="1196" w:type="dxa"/>
            <w:vAlign w:val="center"/>
          </w:tcPr>
          <w:p>
            <w:pPr>
              <w:jc w:val="center"/>
              <w:rPr>
                <w:sz w:val="21"/>
                <w:szCs w:val="21"/>
              </w:rPr>
            </w:pPr>
            <w:r>
              <w:t>TMK637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P44W53</w:t>
            </w:r>
          </w:p>
        </w:tc>
        <w:tc>
          <w:tcPr>
            <w:tcW w:w="1196" w:type="dxa"/>
            <w:vAlign w:val="center"/>
          </w:tcPr>
          <w:p>
            <w:pPr>
              <w:jc w:val="center"/>
              <w:rPr>
                <w:sz w:val="21"/>
                <w:szCs w:val="21"/>
              </w:rPr>
            </w:pPr>
            <w:r>
              <w:t>TMK638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P44W54</w:t>
            </w:r>
          </w:p>
        </w:tc>
        <w:tc>
          <w:tcPr>
            <w:tcW w:w="1196" w:type="dxa"/>
            <w:vAlign w:val="center"/>
          </w:tcPr>
          <w:p>
            <w:pPr>
              <w:jc w:val="center"/>
              <w:rPr>
                <w:sz w:val="21"/>
                <w:szCs w:val="21"/>
              </w:rPr>
            </w:pPr>
            <w:r>
              <w:t>TMK639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3V voltage at 3:00</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P44W55</w:t>
            </w:r>
          </w:p>
        </w:tc>
        <w:tc>
          <w:tcPr>
            <w:tcW w:w="1196" w:type="dxa"/>
            <w:vAlign w:val="center"/>
          </w:tcPr>
          <w:p>
            <w:pPr>
              <w:jc w:val="center"/>
              <w:rPr>
                <w:sz w:val="21"/>
                <w:szCs w:val="21"/>
              </w:rPr>
            </w:pPr>
            <w:r>
              <w:t>TMK640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3 point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P44W56</w:t>
            </w:r>
          </w:p>
        </w:tc>
        <w:tc>
          <w:tcPr>
            <w:tcW w:w="1196" w:type="dxa"/>
            <w:vAlign w:val="center"/>
          </w:tcPr>
          <w:p>
            <w:pPr>
              <w:jc w:val="center"/>
              <w:rPr>
                <w:sz w:val="21"/>
                <w:szCs w:val="21"/>
              </w:rPr>
            </w:pPr>
            <w:r>
              <w:t>TMK641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P44W57</w:t>
            </w:r>
          </w:p>
        </w:tc>
        <w:tc>
          <w:tcPr>
            <w:tcW w:w="1196" w:type="dxa"/>
            <w:vAlign w:val="center"/>
          </w:tcPr>
          <w:p>
            <w:pPr>
              <w:jc w:val="center"/>
              <w:rPr>
                <w:sz w:val="21"/>
                <w:szCs w:val="21"/>
              </w:rPr>
            </w:pPr>
            <w:r>
              <w:t>TMK642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power and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P44W58~W59</w:t>
            </w:r>
          </w:p>
        </w:tc>
        <w:tc>
          <w:tcPr>
            <w:tcW w:w="1196" w:type="dxa"/>
            <w:vAlign w:val="center"/>
          </w:tcPr>
          <w:p>
            <w:pPr>
              <w:jc w:val="center"/>
              <w:rPr>
                <w:sz w:val="21"/>
                <w:szCs w:val="21"/>
              </w:rPr>
            </w:pPr>
            <w:r>
              <w:t>TMK643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P44W60</w:t>
            </w:r>
          </w:p>
        </w:tc>
        <w:tc>
          <w:tcPr>
            <w:tcW w:w="1196" w:type="dxa"/>
            <w:vAlign w:val="center"/>
          </w:tcPr>
          <w:p>
            <w:pPr>
              <w:jc w:val="center"/>
              <w:rPr>
                <w:sz w:val="21"/>
                <w:szCs w:val="21"/>
              </w:rPr>
            </w:pPr>
            <w:r>
              <w:t>TMK644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P44W61</w:t>
            </w:r>
          </w:p>
        </w:tc>
        <w:tc>
          <w:tcPr>
            <w:tcW w:w="1196" w:type="dxa"/>
            <w:vAlign w:val="center"/>
          </w:tcPr>
          <w:p>
            <w:pPr>
              <w:jc w:val="center"/>
              <w:rPr>
                <w:sz w:val="21"/>
                <w:szCs w:val="21"/>
              </w:rPr>
            </w:pPr>
            <w:r>
              <w:t>TMK645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P44W62</w:t>
            </w:r>
          </w:p>
        </w:tc>
        <w:tc>
          <w:tcPr>
            <w:tcW w:w="1196" w:type="dxa"/>
            <w:vAlign w:val="center"/>
          </w:tcPr>
          <w:p>
            <w:pPr>
              <w:jc w:val="center"/>
              <w:rPr>
                <w:sz w:val="21"/>
                <w:szCs w:val="21"/>
              </w:rPr>
            </w:pPr>
            <w:r>
              <w:t>TMK646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P44W63</w:t>
            </w:r>
          </w:p>
        </w:tc>
        <w:tc>
          <w:tcPr>
            <w:tcW w:w="1196" w:type="dxa"/>
            <w:vAlign w:val="center"/>
          </w:tcPr>
          <w:p>
            <w:pPr>
              <w:jc w:val="center"/>
              <w:rPr>
                <w:sz w:val="21"/>
                <w:szCs w:val="21"/>
              </w:rPr>
            </w:pPr>
            <w:r>
              <w:t>TMK647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3 point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P44W64</w:t>
            </w:r>
          </w:p>
        </w:tc>
        <w:tc>
          <w:tcPr>
            <w:tcW w:w="1196" w:type="dxa"/>
            <w:vAlign w:val="center"/>
          </w:tcPr>
          <w:p>
            <w:pPr>
              <w:jc w:val="center"/>
              <w:rPr>
                <w:sz w:val="21"/>
                <w:szCs w:val="21"/>
              </w:rPr>
            </w:pPr>
            <w:r>
              <w:t>TMK648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3 point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P44W65</w:t>
            </w:r>
          </w:p>
        </w:tc>
        <w:tc>
          <w:tcPr>
            <w:tcW w:w="1196" w:type="dxa"/>
            <w:vAlign w:val="center"/>
          </w:tcPr>
          <w:p>
            <w:pPr>
              <w:jc w:val="center"/>
              <w:rPr>
                <w:sz w:val="21"/>
                <w:szCs w:val="21"/>
              </w:rPr>
            </w:pPr>
            <w:r>
              <w:t>TMK649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P44W66</w:t>
            </w:r>
          </w:p>
        </w:tc>
        <w:tc>
          <w:tcPr>
            <w:tcW w:w="1196" w:type="dxa"/>
            <w:vAlign w:val="center"/>
          </w:tcPr>
          <w:p>
            <w:pPr>
              <w:jc w:val="center"/>
              <w:rPr>
                <w:sz w:val="21"/>
                <w:szCs w:val="21"/>
              </w:rPr>
            </w:pPr>
            <w:r>
              <w:t>TMK650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power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P44W67~W68</w:t>
            </w:r>
          </w:p>
        </w:tc>
        <w:tc>
          <w:tcPr>
            <w:tcW w:w="1196" w:type="dxa"/>
            <w:vAlign w:val="center"/>
          </w:tcPr>
          <w:p>
            <w:pPr>
              <w:jc w:val="center"/>
              <w:rPr>
                <w:sz w:val="21"/>
                <w:szCs w:val="21"/>
              </w:rPr>
            </w:pPr>
            <w:r>
              <w:t>TMK651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P44W69</w:t>
            </w:r>
          </w:p>
        </w:tc>
        <w:tc>
          <w:tcPr>
            <w:tcW w:w="1196" w:type="dxa"/>
            <w:vAlign w:val="center"/>
          </w:tcPr>
          <w:p>
            <w:pPr>
              <w:jc w:val="center"/>
              <w:rPr>
                <w:sz w:val="21"/>
                <w:szCs w:val="21"/>
              </w:rPr>
            </w:pPr>
            <w:r>
              <w:t>TMK652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P44W70</w:t>
            </w:r>
          </w:p>
        </w:tc>
        <w:tc>
          <w:tcPr>
            <w:tcW w:w="1196" w:type="dxa"/>
            <w:vAlign w:val="center"/>
          </w:tcPr>
          <w:p>
            <w:pPr>
              <w:jc w:val="center"/>
              <w:rPr>
                <w:sz w:val="21"/>
                <w:szCs w:val="21"/>
              </w:rPr>
            </w:pPr>
            <w:r>
              <w:t>TMK653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P44W71</w:t>
            </w:r>
          </w:p>
        </w:tc>
        <w:tc>
          <w:tcPr>
            <w:tcW w:w="1196" w:type="dxa"/>
            <w:vAlign w:val="center"/>
          </w:tcPr>
          <w:p>
            <w:pPr>
              <w:jc w:val="center"/>
              <w:rPr>
                <w:sz w:val="21"/>
                <w:szCs w:val="21"/>
              </w:rPr>
            </w:pPr>
            <w:r>
              <w:t>TMK654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P44W72</w:t>
            </w:r>
          </w:p>
        </w:tc>
        <w:tc>
          <w:tcPr>
            <w:tcW w:w="1196" w:type="dxa"/>
            <w:vAlign w:val="center"/>
          </w:tcPr>
          <w:p>
            <w:pPr>
              <w:jc w:val="center"/>
              <w:rPr>
                <w:sz w:val="21"/>
                <w:szCs w:val="21"/>
              </w:rPr>
            </w:pPr>
            <w:r>
              <w:t>TMK655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3 point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P44W73</w:t>
            </w:r>
          </w:p>
        </w:tc>
        <w:tc>
          <w:tcPr>
            <w:tcW w:w="1196" w:type="dxa"/>
            <w:vAlign w:val="center"/>
          </w:tcPr>
          <w:p>
            <w:pPr>
              <w:jc w:val="center"/>
              <w:rPr>
                <w:sz w:val="21"/>
                <w:szCs w:val="21"/>
              </w:rPr>
            </w:pPr>
            <w:r>
              <w:t>TMK656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3 point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P44W74</w:t>
            </w:r>
          </w:p>
        </w:tc>
        <w:tc>
          <w:tcPr>
            <w:tcW w:w="1196" w:type="dxa"/>
            <w:vAlign w:val="center"/>
          </w:tcPr>
          <w:p>
            <w:pPr>
              <w:jc w:val="center"/>
              <w:rPr>
                <w:sz w:val="21"/>
                <w:szCs w:val="21"/>
              </w:rPr>
            </w:pPr>
            <w:r>
              <w:t>TMK657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P44W75</w:t>
            </w:r>
          </w:p>
        </w:tc>
        <w:tc>
          <w:tcPr>
            <w:tcW w:w="1196" w:type="dxa"/>
            <w:vAlign w:val="center"/>
          </w:tcPr>
          <w:p>
            <w:pPr>
              <w:jc w:val="center"/>
              <w:rPr>
                <w:sz w:val="21"/>
                <w:szCs w:val="21"/>
              </w:rPr>
            </w:pPr>
            <w:r>
              <w:t>TMK658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power and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P44W76</w:t>
            </w:r>
          </w:p>
        </w:tc>
        <w:tc>
          <w:tcPr>
            <w:tcW w:w="1196" w:type="dxa"/>
            <w:vAlign w:val="center"/>
          </w:tcPr>
          <w:p>
            <w:pPr>
              <w:jc w:val="center"/>
              <w:rPr>
                <w:sz w:val="21"/>
                <w:szCs w:val="21"/>
              </w:rPr>
            </w:pPr>
            <w:r>
              <w:t>TMK659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gyro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P44W77</w:t>
            </w:r>
          </w:p>
        </w:tc>
        <w:tc>
          <w:tcPr>
            <w:tcW w:w="1196" w:type="dxa"/>
            <w:vAlign w:val="center"/>
          </w:tcPr>
          <w:p>
            <w:pPr>
              <w:jc w:val="center"/>
              <w:rPr>
                <w:sz w:val="21"/>
                <w:szCs w:val="21"/>
              </w:rPr>
            </w:pPr>
            <w:r>
              <w:t>TMK660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Accumulated unsuccessful communication with gyro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P44W78</w:t>
            </w:r>
          </w:p>
        </w:tc>
        <w:tc>
          <w:tcPr>
            <w:tcW w:w="1196" w:type="dxa"/>
            <w:vAlign w:val="center"/>
          </w:tcPr>
          <w:p>
            <w:pPr>
              <w:jc w:val="center"/>
              <w:rPr>
                <w:sz w:val="21"/>
                <w:szCs w:val="21"/>
              </w:rPr>
            </w:pPr>
            <w:r>
              <w:t>TMK661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Accumulated unsuccessful communication with gyro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P44W79</w:t>
            </w:r>
          </w:p>
        </w:tc>
        <w:tc>
          <w:tcPr>
            <w:tcW w:w="1196" w:type="dxa"/>
            <w:vAlign w:val="center"/>
          </w:tcPr>
          <w:p>
            <w:pPr>
              <w:jc w:val="center"/>
              <w:rPr>
                <w:sz w:val="21"/>
                <w:szCs w:val="21"/>
              </w:rPr>
            </w:pPr>
            <w:r>
              <w:t>TMK662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Accumulated unsuccessful communication with gyro 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P44W80</w:t>
            </w:r>
          </w:p>
        </w:tc>
        <w:tc>
          <w:tcPr>
            <w:tcW w:w="1196" w:type="dxa"/>
            <w:vAlign w:val="center"/>
          </w:tcPr>
          <w:p>
            <w:pPr>
              <w:jc w:val="center"/>
              <w:rPr>
                <w:sz w:val="21"/>
                <w:szCs w:val="21"/>
              </w:rPr>
            </w:pPr>
            <w:r>
              <w:t>TMK663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magnetometer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P44W81</w:t>
            </w:r>
          </w:p>
        </w:tc>
        <w:tc>
          <w:tcPr>
            <w:tcW w:w="1196" w:type="dxa"/>
            <w:vAlign w:val="center"/>
          </w:tcPr>
          <w:p>
            <w:pPr>
              <w:jc w:val="center"/>
              <w:rPr>
                <w:sz w:val="21"/>
                <w:szCs w:val="21"/>
              </w:rPr>
            </w:pPr>
            <w:r>
              <w:t>TMK664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magnetometer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P44W82</w:t>
            </w:r>
          </w:p>
        </w:tc>
        <w:tc>
          <w:tcPr>
            <w:tcW w:w="1196" w:type="dxa"/>
            <w:vAlign w:val="center"/>
          </w:tcPr>
          <w:p>
            <w:pPr>
              <w:jc w:val="center"/>
              <w:rPr>
                <w:sz w:val="21"/>
                <w:szCs w:val="21"/>
              </w:rPr>
            </w:pPr>
            <w:r>
              <w:t>TMK665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Accumulated unsuccessful communications with the on-chip sun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P44W83</w:t>
            </w:r>
          </w:p>
        </w:tc>
        <w:tc>
          <w:tcPr>
            <w:tcW w:w="1196" w:type="dxa"/>
            <w:vAlign w:val="center"/>
          </w:tcPr>
          <w:p>
            <w:pPr>
              <w:jc w:val="center"/>
              <w:rPr>
                <w:sz w:val="21"/>
                <w:szCs w:val="21"/>
              </w:rPr>
            </w:pPr>
            <w:r>
              <w:t>TMK666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starmin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P44W84</w:t>
            </w:r>
          </w:p>
        </w:tc>
        <w:tc>
          <w:tcPr>
            <w:tcW w:w="1196" w:type="dxa"/>
            <w:vAlign w:val="center"/>
          </w:tcPr>
          <w:p>
            <w:pPr>
              <w:jc w:val="center"/>
              <w:rPr>
                <w:sz w:val="21"/>
                <w:szCs w:val="21"/>
              </w:rPr>
            </w:pPr>
            <w:r>
              <w:t>TMK667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starmin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P44W85</w:t>
            </w:r>
          </w:p>
        </w:tc>
        <w:tc>
          <w:tcPr>
            <w:tcW w:w="1196" w:type="dxa"/>
            <w:vAlign w:val="center"/>
          </w:tcPr>
          <w:p>
            <w:pPr>
              <w:jc w:val="center"/>
              <w:rPr>
                <w:sz w:val="21"/>
                <w:szCs w:val="21"/>
              </w:rPr>
            </w:pPr>
            <w:r>
              <w:t>TMK668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momentum wheel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P44W86</w:t>
            </w:r>
          </w:p>
        </w:tc>
        <w:tc>
          <w:tcPr>
            <w:tcW w:w="1196" w:type="dxa"/>
            <w:vAlign w:val="center"/>
          </w:tcPr>
          <w:p>
            <w:pPr>
              <w:jc w:val="center"/>
              <w:rPr>
                <w:sz w:val="21"/>
                <w:szCs w:val="21"/>
              </w:rPr>
            </w:pPr>
            <w:r>
              <w:t>TMK669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momentum wheel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P44W87</w:t>
            </w:r>
          </w:p>
        </w:tc>
        <w:tc>
          <w:tcPr>
            <w:tcW w:w="1196" w:type="dxa"/>
            <w:vAlign w:val="center"/>
          </w:tcPr>
          <w:p>
            <w:pPr>
              <w:jc w:val="center"/>
              <w:rPr>
                <w:sz w:val="21"/>
                <w:szCs w:val="21"/>
              </w:rPr>
            </w:pPr>
            <w:r>
              <w:t>TMK670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momentum wheel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P44W88</w:t>
            </w:r>
          </w:p>
        </w:tc>
        <w:tc>
          <w:tcPr>
            <w:tcW w:w="1196" w:type="dxa"/>
            <w:vAlign w:val="center"/>
          </w:tcPr>
          <w:p>
            <w:pPr>
              <w:jc w:val="center"/>
              <w:rPr>
                <w:sz w:val="21"/>
                <w:szCs w:val="21"/>
              </w:rPr>
            </w:pPr>
            <w:r>
              <w:t>TMK671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Cumulative unsuccessful communication with momentum wheel 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P44W89</w:t>
            </w:r>
          </w:p>
        </w:tc>
        <w:tc>
          <w:tcPr>
            <w:tcW w:w="1196" w:type="dxa"/>
            <w:vAlign w:val="center"/>
          </w:tcPr>
          <w:p>
            <w:pPr>
              <w:jc w:val="center"/>
              <w:rPr>
                <w:sz w:val="21"/>
                <w:szCs w:val="21"/>
              </w:rPr>
            </w:pPr>
            <w:r>
              <w:t>TMK672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CAN bus initialization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P44W89B7~B4</w:t>
            </w:r>
          </w:p>
        </w:tc>
        <w:tc>
          <w:tcPr>
            <w:tcW w:w="1196" w:type="dxa"/>
            <w:vAlign w:val="center"/>
          </w:tcPr>
          <w:p>
            <w:pPr>
              <w:jc w:val="center"/>
              <w:rPr>
                <w:sz w:val="21"/>
                <w:szCs w:val="21"/>
              </w:rPr>
            </w:pPr>
            <w:r>
              <w:t>TMK672D7D4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CAN bus A initialization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P44W89B3~B0</w:t>
            </w:r>
          </w:p>
        </w:tc>
        <w:tc>
          <w:tcPr>
            <w:tcW w:w="1196" w:type="dxa"/>
            <w:vAlign w:val="center"/>
          </w:tcPr>
          <w:p>
            <w:pPr>
              <w:jc w:val="center"/>
              <w:rPr>
                <w:sz w:val="21"/>
                <w:szCs w:val="21"/>
              </w:rPr>
            </w:pPr>
            <w:r>
              <w:t>TMK673D3D0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CAN bus B initialization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P44W90~W91</w:t>
            </w:r>
          </w:p>
        </w:tc>
        <w:tc>
          <w:tcPr>
            <w:tcW w:w="1196" w:type="dxa"/>
            <w:vAlign w:val="center"/>
          </w:tcPr>
          <w:p>
            <w:pPr>
              <w:jc w:val="center"/>
              <w:rPr>
                <w:sz w:val="21"/>
                <w:szCs w:val="21"/>
              </w:rPr>
            </w:pPr>
            <w:r>
              <w:t>TMK673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calibration of target Angle phi_AR1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P44W92~W93</w:t>
            </w:r>
          </w:p>
        </w:tc>
        <w:tc>
          <w:tcPr>
            <w:tcW w:w="1196" w:type="dxa"/>
            <w:vAlign w:val="center"/>
          </w:tcPr>
          <w:p>
            <w:pPr>
              <w:jc w:val="center"/>
              <w:rPr>
                <w:sz w:val="21"/>
                <w:szCs w:val="21"/>
              </w:rPr>
            </w:pPr>
            <w:r>
              <w:t>TMK674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calibration of target Angle phi_AR2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P44W94~W95</w:t>
            </w:r>
          </w:p>
        </w:tc>
        <w:tc>
          <w:tcPr>
            <w:tcW w:w="1196" w:type="dxa"/>
            <w:vAlign w:val="center"/>
          </w:tcPr>
          <w:p>
            <w:pPr>
              <w:jc w:val="center"/>
              <w:rPr>
                <w:sz w:val="21"/>
                <w:szCs w:val="21"/>
              </w:rPr>
            </w:pPr>
            <w:r>
              <w:t>TMK675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calibration of target Angle psi_AR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P44W96</w:t>
            </w:r>
          </w:p>
        </w:tc>
        <w:tc>
          <w:tcPr>
            <w:tcW w:w="1196" w:type="dxa"/>
            <w:vAlign w:val="center"/>
          </w:tcPr>
          <w:p>
            <w:pPr>
              <w:jc w:val="center"/>
              <w:rPr>
                <w:sz w:val="21"/>
                <w:szCs w:val="21"/>
              </w:rPr>
            </w:pPr>
            <w:r>
              <w:t>TMK676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X-axis constant drift estimation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P44W97</w:t>
            </w:r>
          </w:p>
        </w:tc>
        <w:tc>
          <w:tcPr>
            <w:tcW w:w="1196" w:type="dxa"/>
            <w:vAlign w:val="center"/>
          </w:tcPr>
          <w:p>
            <w:pPr>
              <w:jc w:val="center"/>
              <w:rPr>
                <w:sz w:val="21"/>
                <w:szCs w:val="21"/>
              </w:rPr>
            </w:pPr>
            <w:r>
              <w:t>TMK677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Y-axis constant drift estimation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P44W98</w:t>
            </w:r>
          </w:p>
        </w:tc>
        <w:tc>
          <w:tcPr>
            <w:tcW w:w="1196" w:type="dxa"/>
            <w:vAlign w:val="center"/>
          </w:tcPr>
          <w:p>
            <w:pPr>
              <w:jc w:val="center"/>
              <w:rPr>
                <w:sz w:val="21"/>
                <w:szCs w:val="21"/>
              </w:rPr>
            </w:pPr>
            <w:r>
              <w:t>TMK678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Z-axis constant drift estimation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P44W99</w:t>
            </w:r>
          </w:p>
        </w:tc>
        <w:tc>
          <w:tcPr>
            <w:tcW w:w="1196" w:type="dxa"/>
            <w:vAlign w:val="center"/>
          </w:tcPr>
          <w:p>
            <w:pPr>
              <w:jc w:val="center"/>
              <w:rPr>
                <w:sz w:val="21"/>
                <w:szCs w:val="21"/>
              </w:rPr>
            </w:pPr>
            <w:r>
              <w:t>TMK679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X-axis constant drift valuation_magnetic positioning</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P44W100</w:t>
            </w:r>
          </w:p>
        </w:tc>
        <w:tc>
          <w:tcPr>
            <w:tcW w:w="1196" w:type="dxa"/>
            <w:vAlign w:val="center"/>
          </w:tcPr>
          <w:p>
            <w:pPr>
              <w:jc w:val="center"/>
              <w:rPr>
                <w:sz w:val="21"/>
                <w:szCs w:val="21"/>
              </w:rPr>
            </w:pPr>
            <w:r>
              <w:t>TMK680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Y-axis constant drift valuation_magnetic positioning</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P44W101</w:t>
            </w:r>
          </w:p>
        </w:tc>
        <w:tc>
          <w:tcPr>
            <w:tcW w:w="1196" w:type="dxa"/>
            <w:vAlign w:val="center"/>
          </w:tcPr>
          <w:p>
            <w:pPr>
              <w:jc w:val="center"/>
              <w:rPr>
                <w:sz w:val="21"/>
                <w:szCs w:val="21"/>
              </w:rPr>
            </w:pPr>
            <w:r>
              <w:t>TMK681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Gyro Z-axis constant drift valuation_magnetic positioning</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0.2</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(-25.4,25.4)</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P44W102</w:t>
            </w:r>
          </w:p>
        </w:tc>
        <w:tc>
          <w:tcPr>
            <w:tcW w:w="1196" w:type="dxa"/>
            <w:vAlign w:val="center"/>
          </w:tcPr>
          <w:p>
            <w:pPr>
              <w:jc w:val="center"/>
              <w:rPr>
                <w:sz w:val="21"/>
                <w:szCs w:val="21"/>
              </w:rPr>
            </w:pPr>
            <w:r>
              <w:t>TMK682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nominal angular momentum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0.0028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(-0.36,0.36)</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P44W103</w:t>
            </w:r>
          </w:p>
        </w:tc>
        <w:tc>
          <w:tcPr>
            <w:tcW w:w="1196" w:type="dxa"/>
            <w:vAlign w:val="center"/>
          </w:tcPr>
          <w:p>
            <w:pPr>
              <w:jc w:val="center"/>
              <w:rPr>
                <w:sz w:val="21"/>
                <w:szCs w:val="21"/>
              </w:rPr>
            </w:pPr>
            <w:r>
              <w:t>TMK683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nominal angular momentum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0.0028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(-0.36,0.36)</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P44W104</w:t>
            </w:r>
          </w:p>
        </w:tc>
        <w:tc>
          <w:tcPr>
            <w:tcW w:w="1196" w:type="dxa"/>
            <w:vAlign w:val="center"/>
          </w:tcPr>
          <w:p>
            <w:pPr>
              <w:jc w:val="center"/>
              <w:rPr>
                <w:sz w:val="21"/>
                <w:szCs w:val="21"/>
              </w:rPr>
            </w:pPr>
            <w:r>
              <w:t>TMK684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nominal angular momentum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0.0028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(-0.36,0.36)</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P44W105</w:t>
            </w:r>
          </w:p>
        </w:tc>
        <w:tc>
          <w:tcPr>
            <w:tcW w:w="1196" w:type="dxa"/>
            <w:vAlign w:val="center"/>
          </w:tcPr>
          <w:p>
            <w:pPr>
              <w:jc w:val="center"/>
              <w:rPr>
                <w:sz w:val="21"/>
                <w:szCs w:val="21"/>
              </w:rPr>
            </w:pPr>
            <w:r>
              <w:t>TMK685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nominal angular momentum</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0.0028</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(-0.36,0.36)</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P44W106B7~B4</w:t>
            </w:r>
          </w:p>
        </w:tc>
        <w:tc>
          <w:tcPr>
            <w:tcW w:w="1196" w:type="dxa"/>
            <w:vAlign w:val="center"/>
          </w:tcPr>
          <w:p>
            <w:pPr>
              <w:jc w:val="center"/>
              <w:rPr>
                <w:sz w:val="21"/>
                <w:szCs w:val="21"/>
              </w:rPr>
            </w:pPr>
            <w:r>
              <w:t>TMK686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cumulative reset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P44W106B3~B0</w:t>
            </w:r>
          </w:p>
        </w:tc>
        <w:tc>
          <w:tcPr>
            <w:tcW w:w="1196" w:type="dxa"/>
            <w:vAlign w:val="center"/>
          </w:tcPr>
          <w:p>
            <w:pPr>
              <w:jc w:val="center"/>
              <w:rPr>
                <w:sz w:val="21"/>
                <w:szCs w:val="21"/>
              </w:rPr>
            </w:pPr>
            <w:r>
              <w:t>TMK687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X_EDAC single error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P44W107B7~B4</w:t>
            </w:r>
          </w:p>
        </w:tc>
        <w:tc>
          <w:tcPr>
            <w:tcW w:w="1196" w:type="dxa"/>
            <w:vAlign w:val="center"/>
          </w:tcPr>
          <w:p>
            <w:pPr>
              <w:jc w:val="center"/>
              <w:rPr>
                <w:sz w:val="21"/>
                <w:szCs w:val="21"/>
              </w:rPr>
            </w:pPr>
            <w:r>
              <w:t>TMK688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X_EDAC double error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P44W107B3~B0</w:t>
            </w:r>
          </w:p>
        </w:tc>
        <w:tc>
          <w:tcPr>
            <w:tcW w:w="1196" w:type="dxa"/>
            <w:vAlign w:val="center"/>
          </w:tcPr>
          <w:p>
            <w:pPr>
              <w:jc w:val="center"/>
              <w:rPr>
                <w:sz w:val="21"/>
                <w:szCs w:val="21"/>
              </w:rPr>
            </w:pPr>
            <w:r>
              <w:t>TMK689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X_RAM area self-test failure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P44W108B7~B4</w:t>
            </w:r>
          </w:p>
        </w:tc>
        <w:tc>
          <w:tcPr>
            <w:tcW w:w="1196" w:type="dxa"/>
            <w:vAlign w:val="center"/>
          </w:tcPr>
          <w:p>
            <w:pPr>
              <w:jc w:val="center"/>
              <w:rPr>
                <w:sz w:val="21"/>
                <w:szCs w:val="21"/>
              </w:rPr>
            </w:pPr>
            <w:r>
              <w:t>TMK690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cumulative reset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P44W108B3~B0</w:t>
            </w:r>
          </w:p>
        </w:tc>
        <w:tc>
          <w:tcPr>
            <w:tcW w:w="1196" w:type="dxa"/>
            <w:vAlign w:val="center"/>
          </w:tcPr>
          <w:p>
            <w:pPr>
              <w:jc w:val="center"/>
              <w:rPr>
                <w:sz w:val="21"/>
                <w:szCs w:val="21"/>
              </w:rPr>
            </w:pPr>
            <w:r>
              <w:t>TMK691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Y_EDAC single error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P44W109B7~B4</w:t>
            </w:r>
          </w:p>
        </w:tc>
        <w:tc>
          <w:tcPr>
            <w:tcW w:w="1196" w:type="dxa"/>
            <w:vAlign w:val="center"/>
          </w:tcPr>
          <w:p>
            <w:pPr>
              <w:jc w:val="center"/>
              <w:rPr>
                <w:sz w:val="21"/>
                <w:szCs w:val="21"/>
              </w:rPr>
            </w:pPr>
            <w:r>
              <w:t>TMK692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Y_EDAC double error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P44W109B3~B0</w:t>
            </w:r>
          </w:p>
        </w:tc>
        <w:tc>
          <w:tcPr>
            <w:tcW w:w="1196" w:type="dxa"/>
            <w:vAlign w:val="center"/>
          </w:tcPr>
          <w:p>
            <w:pPr>
              <w:jc w:val="center"/>
              <w:rPr>
                <w:sz w:val="21"/>
                <w:szCs w:val="21"/>
              </w:rPr>
            </w:pPr>
            <w:r>
              <w:t>TMK693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Y_RAM area self-test failure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P44W110B7~B4</w:t>
            </w:r>
          </w:p>
        </w:tc>
        <w:tc>
          <w:tcPr>
            <w:tcW w:w="1196" w:type="dxa"/>
            <w:vAlign w:val="center"/>
          </w:tcPr>
          <w:p>
            <w:pPr>
              <w:jc w:val="center"/>
              <w:rPr>
                <w:sz w:val="21"/>
                <w:szCs w:val="21"/>
              </w:rPr>
            </w:pPr>
            <w:r>
              <w:t>TMK694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cumulative reset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P44W110B3~B0</w:t>
            </w:r>
          </w:p>
        </w:tc>
        <w:tc>
          <w:tcPr>
            <w:tcW w:w="1196" w:type="dxa"/>
            <w:vAlign w:val="center"/>
          </w:tcPr>
          <w:p>
            <w:pPr>
              <w:jc w:val="center"/>
              <w:rPr>
                <w:sz w:val="21"/>
                <w:szCs w:val="21"/>
              </w:rPr>
            </w:pPr>
            <w:r>
              <w:t>TMK695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Z_EDAC single error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P44W111B7~B4</w:t>
            </w:r>
          </w:p>
        </w:tc>
        <w:tc>
          <w:tcPr>
            <w:tcW w:w="1196" w:type="dxa"/>
            <w:vAlign w:val="center"/>
          </w:tcPr>
          <w:p>
            <w:pPr>
              <w:jc w:val="center"/>
              <w:rPr>
                <w:sz w:val="21"/>
                <w:szCs w:val="21"/>
              </w:rPr>
            </w:pPr>
            <w:r>
              <w:t>TMK696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Z_EDAC double error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P44W111B3~B0</w:t>
            </w:r>
          </w:p>
        </w:tc>
        <w:tc>
          <w:tcPr>
            <w:tcW w:w="1196" w:type="dxa"/>
            <w:vAlign w:val="center"/>
          </w:tcPr>
          <w:p>
            <w:pPr>
              <w:jc w:val="center"/>
              <w:rPr>
                <w:sz w:val="21"/>
                <w:szCs w:val="21"/>
              </w:rPr>
            </w:pPr>
            <w:r>
              <w:t>TMK697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Z_RAM area self-test failure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P44W112B7~B4</w:t>
            </w:r>
          </w:p>
        </w:tc>
        <w:tc>
          <w:tcPr>
            <w:tcW w:w="1196" w:type="dxa"/>
            <w:vAlign w:val="center"/>
          </w:tcPr>
          <w:p>
            <w:pPr>
              <w:jc w:val="center"/>
              <w:rPr>
                <w:sz w:val="21"/>
                <w:szCs w:val="21"/>
              </w:rPr>
            </w:pPr>
            <w:r>
              <w:t>TMK698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cumulative reset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P44W112B3~B0</w:t>
            </w:r>
          </w:p>
        </w:tc>
        <w:tc>
          <w:tcPr>
            <w:tcW w:w="1196" w:type="dxa"/>
            <w:vAlign w:val="center"/>
          </w:tcPr>
          <w:p>
            <w:pPr>
              <w:jc w:val="center"/>
              <w:rPr>
                <w:sz w:val="21"/>
                <w:szCs w:val="21"/>
              </w:rPr>
            </w:pPr>
            <w:r>
              <w:t>TMK699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S_EDAC single error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P44W113B7~B4</w:t>
            </w:r>
          </w:p>
        </w:tc>
        <w:tc>
          <w:tcPr>
            <w:tcW w:w="1196" w:type="dxa"/>
            <w:vAlign w:val="center"/>
          </w:tcPr>
          <w:p>
            <w:pPr>
              <w:jc w:val="center"/>
              <w:rPr>
                <w:sz w:val="21"/>
                <w:szCs w:val="21"/>
              </w:rPr>
            </w:pPr>
            <w:r>
              <w:t>TMK700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S_EDAC double error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P44W113B3~B0</w:t>
            </w:r>
          </w:p>
        </w:tc>
        <w:tc>
          <w:tcPr>
            <w:tcW w:w="1196" w:type="dxa"/>
            <w:vAlign w:val="center"/>
          </w:tcPr>
          <w:p>
            <w:pPr>
              <w:jc w:val="center"/>
              <w:rPr>
                <w:sz w:val="21"/>
                <w:szCs w:val="21"/>
              </w:rPr>
            </w:pPr>
            <w:r>
              <w:t>TMK701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S_RAM area self-test fault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P44W114B7~B4</w:t>
            </w:r>
          </w:p>
        </w:tc>
        <w:tc>
          <w:tcPr>
            <w:tcW w:w="1196" w:type="dxa"/>
            <w:vAlign w:val="center"/>
          </w:tcPr>
          <w:p>
            <w:pPr>
              <w:jc w:val="center"/>
              <w:rPr>
                <w:sz w:val="21"/>
                <w:szCs w:val="21"/>
              </w:rPr>
            </w:pPr>
            <w:r>
              <w:t>TMK702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Fiber Optic Gyro X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P44W114B3~B0</w:t>
            </w:r>
          </w:p>
        </w:tc>
        <w:tc>
          <w:tcPr>
            <w:tcW w:w="1196" w:type="dxa"/>
            <w:vAlign w:val="center"/>
          </w:tcPr>
          <w:p>
            <w:pPr>
              <w:jc w:val="center"/>
              <w:rPr>
                <w:sz w:val="21"/>
                <w:szCs w:val="21"/>
              </w:rPr>
            </w:pPr>
            <w:r>
              <w:t>TMK703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Fiber optic gyro Y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P44W115B7~B4</w:t>
            </w:r>
          </w:p>
        </w:tc>
        <w:tc>
          <w:tcPr>
            <w:tcW w:w="1196" w:type="dxa"/>
            <w:vAlign w:val="center"/>
          </w:tcPr>
          <w:p>
            <w:pPr>
              <w:jc w:val="center"/>
              <w:rPr>
                <w:sz w:val="21"/>
                <w:szCs w:val="21"/>
              </w:rPr>
            </w:pPr>
            <w:r>
              <w:t>TMK704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Fiber optic gyro Z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P44W115B3~B0</w:t>
            </w:r>
          </w:p>
        </w:tc>
        <w:tc>
          <w:tcPr>
            <w:tcW w:w="1196" w:type="dxa"/>
            <w:vAlign w:val="center"/>
          </w:tcPr>
          <w:p>
            <w:pPr>
              <w:jc w:val="center"/>
              <w:rPr>
                <w:sz w:val="21"/>
                <w:szCs w:val="21"/>
              </w:rPr>
            </w:pPr>
            <w:r>
              <w:t>TMK705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Fiber Optic Gyro S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P44W116B7~B4</w:t>
            </w:r>
          </w:p>
        </w:tc>
        <w:tc>
          <w:tcPr>
            <w:tcW w:w="1196" w:type="dxa"/>
            <w:vAlign w:val="center"/>
          </w:tcPr>
          <w:p>
            <w:pPr>
              <w:jc w:val="center"/>
              <w:rPr>
                <w:sz w:val="21"/>
                <w:szCs w:val="21"/>
              </w:rPr>
            </w:pPr>
            <w:r>
              <w:t>TMK706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A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P44W116B3~B0</w:t>
            </w:r>
          </w:p>
        </w:tc>
        <w:tc>
          <w:tcPr>
            <w:tcW w:w="1196" w:type="dxa"/>
            <w:vAlign w:val="center"/>
          </w:tcPr>
          <w:p>
            <w:pPr>
              <w:jc w:val="center"/>
              <w:rPr>
                <w:sz w:val="21"/>
                <w:szCs w:val="21"/>
              </w:rPr>
            </w:pPr>
            <w:r>
              <w:t>TMK707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Magnetometer B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P44W117B7~B4</w:t>
            </w:r>
          </w:p>
        </w:tc>
        <w:tc>
          <w:tcPr>
            <w:tcW w:w="1196" w:type="dxa"/>
            <w:vAlign w:val="center"/>
          </w:tcPr>
          <w:p>
            <w:pPr>
              <w:jc w:val="center"/>
              <w:rPr>
                <w:sz w:val="21"/>
                <w:szCs w:val="21"/>
              </w:rPr>
            </w:pPr>
            <w:r>
              <w:t>TMK708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P44W117B3~B0</w:t>
            </w:r>
          </w:p>
        </w:tc>
        <w:tc>
          <w:tcPr>
            <w:tcW w:w="1196" w:type="dxa"/>
            <w:vAlign w:val="center"/>
          </w:tcPr>
          <w:p>
            <w:pPr>
              <w:jc w:val="center"/>
              <w:rPr>
                <w:sz w:val="21"/>
                <w:szCs w:val="21"/>
              </w:rPr>
            </w:pPr>
            <w:r>
              <w:t>TMK709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P44W118B7~B4</w:t>
            </w:r>
          </w:p>
        </w:tc>
        <w:tc>
          <w:tcPr>
            <w:tcW w:w="1196" w:type="dxa"/>
            <w:vAlign w:val="center"/>
          </w:tcPr>
          <w:p>
            <w:pPr>
              <w:jc w:val="center"/>
              <w:rPr>
                <w:sz w:val="21"/>
                <w:szCs w:val="21"/>
              </w:rPr>
            </w:pPr>
            <w:r>
              <w:t>TMK710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P44W118B3~B0</w:t>
            </w:r>
          </w:p>
        </w:tc>
        <w:tc>
          <w:tcPr>
            <w:tcW w:w="1196" w:type="dxa"/>
            <w:vAlign w:val="center"/>
          </w:tcPr>
          <w:p>
            <w:pPr>
              <w:jc w:val="center"/>
              <w:rPr>
                <w:sz w:val="21"/>
                <w:szCs w:val="21"/>
              </w:rPr>
            </w:pPr>
            <w:r>
              <w:t>TMK711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P44W119B7~B4</w:t>
            </w:r>
          </w:p>
        </w:tc>
        <w:tc>
          <w:tcPr>
            <w:tcW w:w="1196" w:type="dxa"/>
            <w:vAlign w:val="center"/>
          </w:tcPr>
          <w:p>
            <w:pPr>
              <w:jc w:val="center"/>
              <w:rPr>
                <w:sz w:val="21"/>
                <w:szCs w:val="21"/>
              </w:rPr>
            </w:pPr>
            <w:r>
              <w:t>TMK712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P44W119B3~B0</w:t>
            </w:r>
          </w:p>
        </w:tc>
        <w:tc>
          <w:tcPr>
            <w:tcW w:w="1196" w:type="dxa"/>
            <w:vAlign w:val="center"/>
          </w:tcPr>
          <w:p>
            <w:pPr>
              <w:jc w:val="center"/>
              <w:rPr>
                <w:sz w:val="21"/>
                <w:szCs w:val="21"/>
              </w:rPr>
            </w:pPr>
            <w:r>
              <w:t>TMK713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cumulative restart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(0,15)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P44W120B7</w:t>
            </w:r>
          </w:p>
        </w:tc>
        <w:tc>
          <w:tcPr>
            <w:tcW w:w="1196" w:type="dxa"/>
            <w:vAlign w:val="center"/>
          </w:tcPr>
          <w:p>
            <w:pPr>
              <w:jc w:val="center"/>
              <w:rPr>
                <w:sz w:val="21"/>
                <w:szCs w:val="21"/>
              </w:rPr>
            </w:pPr>
            <w:r>
              <w:t>RSV</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P44W120B6~B5</w:t>
            </w:r>
          </w:p>
        </w:tc>
        <w:tc>
          <w:tcPr>
            <w:tcW w:w="1196" w:type="dxa"/>
            <w:vAlign w:val="center"/>
          </w:tcPr>
          <w:p>
            <w:pPr>
              <w:jc w:val="center"/>
              <w:rPr>
                <w:sz w:val="21"/>
                <w:szCs w:val="21"/>
              </w:rPr>
            </w:pPr>
            <w:r>
              <w:t>TMK714_1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System software telemetry word 3_ location of the error address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 error</w:t>
            </w:r>
            <w:r>
              <w:t>;</w:t>
            </w:r>
          </w:p>
          <w:p>
            <w:pPr>
              <w:jc w:val="center"/>
            </w:pPr>
            <w:r>
              <w:t>0x01:</w:t>
            </w:r>
            <w:r>
              <w:rPr>
                <w:rFonts w:hint="eastAsia"/>
                <w:lang w:val="en-US" w:eastAsia="zh-CN"/>
              </w:rPr>
              <w:t xml:space="preserve"> </w:t>
            </w:r>
            <w:r>
              <w:rPr>
                <w:rFonts w:hint="eastAsia"/>
              </w:rPr>
              <w:t>ROM boot system software area</w:t>
            </w:r>
            <w:r>
              <w:t>;</w:t>
            </w:r>
          </w:p>
          <w:p>
            <w:pPr>
              <w:jc w:val="center"/>
            </w:pPr>
            <w:r>
              <w:t>0x02:</w:t>
            </w:r>
            <w:r>
              <w:rPr>
                <w:rFonts w:hint="eastAsia"/>
                <w:lang w:val="en-US" w:eastAsia="zh-CN"/>
              </w:rPr>
              <w:t xml:space="preserve"> </w:t>
            </w:r>
            <w:r>
              <w:t>RAM;</w:t>
            </w:r>
          </w:p>
          <w:p>
            <w:pPr>
              <w:jc w:val="center"/>
              <w:rPr>
                <w:sz w:val="21"/>
                <w:szCs w:val="21"/>
              </w:rPr>
            </w:pPr>
            <w:r>
              <w:t>0x03:</w:t>
            </w:r>
            <w:r>
              <w:rPr>
                <w:rFonts w:hint="eastAsia"/>
                <w:lang w:val="en-US" w:eastAsia="zh-CN"/>
              </w:rPr>
              <w:t xml:space="preserve"> </w:t>
            </w:r>
            <w:r>
              <w:rPr>
                <w:rFonts w:hint="eastAsia"/>
              </w:rPr>
              <w:t xml:space="preserve">Other areas </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P44W120B4~W122B0</w:t>
            </w:r>
          </w:p>
        </w:tc>
        <w:tc>
          <w:tcPr>
            <w:tcW w:w="1196" w:type="dxa"/>
            <w:vAlign w:val="center"/>
          </w:tcPr>
          <w:p>
            <w:pPr>
              <w:jc w:val="center"/>
              <w:rPr>
                <w:sz w:val="21"/>
                <w:szCs w:val="21"/>
              </w:rPr>
            </w:pPr>
            <w:r>
              <w:t>TMK714_2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System software telemetry word 3_ error address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P44W123</w:t>
            </w:r>
          </w:p>
        </w:tc>
        <w:tc>
          <w:tcPr>
            <w:tcW w:w="1196" w:type="dxa"/>
            <w:vAlign w:val="center"/>
          </w:tcPr>
          <w:p>
            <w:pPr>
              <w:jc w:val="center"/>
              <w:rPr>
                <w:sz w:val="21"/>
                <w:szCs w:val="21"/>
              </w:rPr>
            </w:pPr>
            <w:r>
              <w:t>TMK714_3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System software telemetry word 3_trap</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0x01: Instruction access trap;</w:t>
            </w:r>
          </w:p>
          <w:p>
            <w:pPr>
              <w:jc w:val="center"/>
              <w:rPr>
                <w:rFonts w:hint="eastAsia"/>
              </w:rPr>
            </w:pPr>
            <w:r>
              <w:rPr>
                <w:rFonts w:hint="eastAsia"/>
              </w:rPr>
              <w:t>0x02: Illegal instruction trap;</w:t>
            </w:r>
          </w:p>
          <w:p>
            <w:pPr>
              <w:jc w:val="center"/>
              <w:rPr>
                <w:rFonts w:hint="eastAsia"/>
              </w:rPr>
            </w:pPr>
            <w:r>
              <w:rPr>
                <w:rFonts w:hint="eastAsia"/>
              </w:rPr>
              <w:t>0x03: Privilege instruction trap;</w:t>
            </w:r>
          </w:p>
          <w:p>
            <w:pPr>
              <w:jc w:val="center"/>
              <w:rPr>
                <w:rFonts w:hint="eastAsia"/>
              </w:rPr>
            </w:pPr>
            <w:r>
              <w:rPr>
                <w:rFonts w:hint="eastAsia"/>
              </w:rPr>
              <w:t>0x04: FPU invalid trap;</w:t>
            </w:r>
          </w:p>
          <w:p>
            <w:pPr>
              <w:jc w:val="center"/>
              <w:rPr>
                <w:rFonts w:hint="eastAsia"/>
              </w:rPr>
            </w:pPr>
            <w:r>
              <w:rPr>
                <w:rFonts w:hint="eastAsia"/>
              </w:rPr>
              <w:t>0x07: Memory address misaligned trap;</w:t>
            </w:r>
          </w:p>
          <w:p>
            <w:pPr>
              <w:jc w:val="center"/>
              <w:rPr>
                <w:rFonts w:hint="eastAsia"/>
              </w:rPr>
            </w:pPr>
            <w:r>
              <w:rPr>
                <w:rFonts w:hint="eastAsia"/>
              </w:rPr>
              <w:t>0x08: FPU exception trap;</w:t>
            </w:r>
          </w:p>
          <w:p>
            <w:pPr>
              <w:jc w:val="center"/>
              <w:rPr>
                <w:rFonts w:hint="eastAsia"/>
              </w:rPr>
            </w:pPr>
            <w:r>
              <w:rPr>
                <w:rFonts w:hint="eastAsia"/>
              </w:rPr>
              <w:t>0x09: Data access exception;</w:t>
            </w:r>
          </w:p>
          <w:p>
            <w:pPr>
              <w:jc w:val="center"/>
              <w:rPr>
                <w:rFonts w:hint="eastAsia"/>
              </w:rPr>
            </w:pPr>
            <w:r>
              <w:rPr>
                <w:rFonts w:hint="eastAsia"/>
              </w:rPr>
              <w:t>0x0A: Label overflow trap;</w:t>
            </w:r>
          </w:p>
          <w:p>
            <w:pPr>
              <w:jc w:val="center"/>
              <w:rPr>
                <w:rFonts w:hint="eastAsia"/>
              </w:rPr>
            </w:pPr>
            <w:r>
              <w:rPr>
                <w:rFonts w:hint="eastAsia"/>
              </w:rPr>
              <w:t>0x24: Forbidden co-proce</w:t>
            </w:r>
            <w:r>
              <w:rPr>
                <w:rFonts w:hint="eastAsia"/>
                <w:lang w:val="en-US" w:eastAsia="zh-CN"/>
              </w:rPr>
              <w:t>s</w:t>
            </w:r>
            <w:r>
              <w:rPr>
                <w:rFonts w:hint="eastAsia"/>
              </w:rPr>
              <w:t>sing trap;</w:t>
            </w:r>
          </w:p>
          <w:p>
            <w:pPr>
              <w:jc w:val="center"/>
              <w:rPr>
                <w:rFonts w:hint="eastAsia"/>
              </w:rPr>
            </w:pPr>
            <w:r>
              <w:rPr>
                <w:rFonts w:hint="eastAsia"/>
              </w:rPr>
              <w:t>0x2B: Buffer error;</w:t>
            </w:r>
          </w:p>
          <w:p>
            <w:pPr>
              <w:jc w:val="center"/>
              <w:rPr>
                <w:rFonts w:hint="eastAsia"/>
              </w:rPr>
            </w:pPr>
            <w:r>
              <w:rPr>
                <w:rFonts w:hint="eastAsia"/>
              </w:rPr>
              <w:t>0x0B: Hardware break</w:t>
            </w:r>
            <w:r>
              <w:rPr>
                <w:rFonts w:hint="eastAsia"/>
                <w:lang w:val="en-US" w:eastAsia="zh-CN"/>
              </w:rPr>
              <w:t>-</w:t>
            </w:r>
            <w:r>
              <w:rPr>
                <w:rFonts w:hint="eastAsia"/>
              </w:rPr>
              <w:t>point trap;</w:t>
            </w:r>
          </w:p>
          <w:p>
            <w:pPr>
              <w:jc w:val="center"/>
              <w:rPr>
                <w:rFonts w:hint="eastAsia"/>
              </w:rPr>
            </w:pPr>
            <w:r>
              <w:rPr>
                <w:rFonts w:hint="eastAsia"/>
              </w:rPr>
              <w:t>0x20: Register stack EDAC fault;</w:t>
            </w:r>
          </w:p>
          <w:p>
            <w:pPr>
              <w:jc w:val="center"/>
              <w:rPr>
                <w:rFonts w:hint="eastAsia"/>
              </w:rPr>
            </w:pPr>
            <w:r>
              <w:rPr>
                <w:rFonts w:hint="eastAsia"/>
              </w:rPr>
              <w:t>0x28: co</w:t>
            </w:r>
            <w:r>
              <w:rPr>
                <w:rFonts w:hint="eastAsia"/>
                <w:lang w:val="en-US" w:eastAsia="zh-CN"/>
              </w:rPr>
              <w:t>-</w:t>
            </w:r>
            <w:r>
              <w:rPr>
                <w:rFonts w:hint="eastAsia"/>
              </w:rPr>
              <w:t>processor exception;</w:t>
            </w:r>
          </w:p>
          <w:p>
            <w:pPr>
              <w:jc w:val="center"/>
              <w:rPr>
                <w:rFonts w:hint="eastAsia"/>
              </w:rPr>
            </w:pPr>
            <w:r>
              <w:rPr>
                <w:rFonts w:hint="eastAsia"/>
              </w:rPr>
              <w:t>0x2A: divided by 0;</w:t>
            </w:r>
          </w:p>
          <w:p>
            <w:pPr>
              <w:jc w:val="center"/>
              <w:rPr>
                <w:sz w:val="21"/>
                <w:szCs w:val="21"/>
              </w:rPr>
            </w:pPr>
            <w:r>
              <w:rPr>
                <w:rFonts w:hint="eastAsia"/>
              </w:rPr>
              <w:t>0x11: AHB bus error interrupt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P44W124~W127</w:t>
            </w:r>
          </w:p>
        </w:tc>
        <w:tc>
          <w:tcPr>
            <w:tcW w:w="1196" w:type="dxa"/>
            <w:vAlign w:val="center"/>
          </w:tcPr>
          <w:p>
            <w:pPr>
              <w:jc w:val="center"/>
              <w:rPr>
                <w:sz w:val="21"/>
                <w:szCs w:val="21"/>
              </w:rPr>
            </w:pPr>
            <w:r>
              <w:t>TMK715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Traps error memory address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83" w:name="_Toc1960"/>
      <w:r>
        <w:rPr>
          <w:b/>
          <w:lang w:val="zh-CN"/>
        </w:rPr>
        <w:t>AOC</w:t>
      </w:r>
      <w:r>
        <w:rPr>
          <w:rFonts w:hint="eastAsia"/>
          <w:b/>
          <w:lang w:val="en-US" w:eastAsia="zh-CN"/>
        </w:rPr>
        <w:t>C</w:t>
      </w:r>
      <w:bookmarkStart w:id="117" w:name="_GoBack"/>
      <w:bookmarkEnd w:id="117"/>
      <w:r>
        <w:rPr>
          <w:b/>
          <w:lang w:val="zh-CN"/>
        </w:rPr>
        <w:t>_slow_TM2(44H)</w:t>
      </w:r>
      <w:bookmarkEnd w:id="83"/>
    </w:p>
    <w:p>
      <w:r>
        <w:t>Pack ID=44H；Pack length=127（Bytes=128）</w:t>
      </w:r>
      <w:r>
        <w:rPr>
          <w:lang w:val="zh-CN"/>
        </w:rPr>
        <w:t>。</w:t>
      </w:r>
    </w:p>
    <w:p>
      <w:pPr>
        <w:jc w:val="center"/>
      </w:pPr>
      <w:r>
        <w:rPr>
          <w:b/>
          <w:lang w:val="zh-CN"/>
        </w:rPr>
        <w:t>Table 8-22AOCs_slow_TM2Table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rFonts w:ascii="Times New Roman" w:hAnsi="Times New Roman" w:eastAsia="宋体" w:cs="Times New Roman"/>
                <w:b/>
                <w:bCs/>
                <w:caps/>
                <w:kern w:val="2"/>
                <w:sz w:val="21"/>
                <w:szCs w:val="21"/>
                <w:lang w:val="en-US" w:eastAsia="zh-CN" w:bidi="ar-SA"/>
              </w:rPr>
            </w:pPr>
            <w:r>
              <w:rPr>
                <w:rFonts w:hint="eastAsia"/>
                <w:b/>
                <w:bCs/>
                <w:sz w:val="21"/>
                <w:szCs w:val="21"/>
              </w:rPr>
              <w:t>No</w:t>
            </w:r>
          </w:p>
        </w:tc>
        <w:tc>
          <w:tcPr>
            <w:tcW w:w="99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Data Bytes/Bits</w:t>
            </w:r>
          </w:p>
        </w:tc>
        <w:tc>
          <w:tcPr>
            <w:tcW w:w="119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Number</w:t>
            </w:r>
          </w:p>
        </w:tc>
        <w:tc>
          <w:tcPr>
            <w:tcW w:w="1491"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Name</w:t>
            </w:r>
          </w:p>
        </w:tc>
        <w:tc>
          <w:tcPr>
            <w:tcW w:w="81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Display Mode</w:t>
            </w:r>
          </w:p>
        </w:tc>
        <w:tc>
          <w:tcPr>
            <w:tcW w:w="1092"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Processing Function</w:t>
            </w:r>
          </w:p>
        </w:tc>
        <w:tc>
          <w:tcPr>
            <w:tcW w:w="1229"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Parameter Coefficient</w:t>
            </w:r>
          </w:p>
        </w:tc>
        <w:tc>
          <w:tcPr>
            <w:tcW w:w="1125"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Telemetry Type</w:t>
            </w:r>
          </w:p>
        </w:tc>
        <w:tc>
          <w:tcPr>
            <w:tcW w:w="77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Unit</w:t>
            </w:r>
          </w:p>
        </w:tc>
        <w:tc>
          <w:tcPr>
            <w:tcW w:w="1546"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Work Range</w:t>
            </w:r>
          </w:p>
        </w:tc>
        <w:tc>
          <w:tcPr>
            <w:tcW w:w="1611"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Processing</w:t>
            </w:r>
          </w:p>
        </w:tc>
        <w:tc>
          <w:tcPr>
            <w:tcW w:w="1120" w:type="dxa"/>
            <w:vAlign w:val="center"/>
          </w:tcPr>
          <w:p>
            <w:pPr>
              <w:jc w:val="center"/>
              <w:rPr>
                <w:rFonts w:ascii="Times New Roman" w:hAnsi="Times New Roman" w:eastAsia="宋体" w:cs="Times New Roman"/>
                <w:b/>
                <w:bCs/>
                <w:kern w:val="2"/>
                <w:sz w:val="21"/>
                <w:szCs w:val="21"/>
                <w:lang w:val="en-US" w:eastAsia="zh-CN" w:bidi="ar-SA"/>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P44W0B7~B4</w:t>
            </w:r>
          </w:p>
        </w:tc>
        <w:tc>
          <w:tcPr>
            <w:tcW w:w="1196" w:type="dxa"/>
            <w:vAlign w:val="center"/>
          </w:tcPr>
          <w:p>
            <w:pPr>
              <w:jc w:val="center"/>
              <w:rPr>
                <w:sz w:val="21"/>
                <w:szCs w:val="21"/>
              </w:rPr>
            </w:pPr>
            <w:r>
              <w:t>TMK801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Telemetry frame feature code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eastAsia="zh-CN"/>
              </w:rPr>
              <w:t>Fast Frame 1 Telemetry</w:t>
            </w:r>
            <w:r>
              <w:t>;</w:t>
            </w:r>
          </w:p>
          <w:p>
            <w:pPr>
              <w:jc w:val="center"/>
            </w:pPr>
            <w:r>
              <w:t>0x1:</w:t>
            </w:r>
            <w:r>
              <w:rPr>
                <w:rFonts w:hint="eastAsia"/>
                <w:lang w:eastAsia="zh-CN"/>
              </w:rPr>
              <w:t>Fast Frame 2 Telemetry</w:t>
            </w:r>
            <w:r>
              <w:t>;</w:t>
            </w:r>
          </w:p>
          <w:p>
            <w:pPr>
              <w:jc w:val="center"/>
            </w:pPr>
            <w:r>
              <w:t>0x3:</w:t>
            </w:r>
            <w:r>
              <w:rPr>
                <w:rFonts w:hint="eastAsia"/>
                <w:lang w:eastAsia="zh-CN"/>
              </w:rPr>
              <w:t>GPS Orbit Telemetry</w:t>
            </w:r>
            <w:r>
              <w:t>;</w:t>
            </w:r>
          </w:p>
          <w:p>
            <w:pPr>
              <w:jc w:val="center"/>
            </w:pPr>
            <w:r>
              <w:t>0x4:</w:t>
            </w:r>
            <w:r>
              <w:rPr>
                <w:rFonts w:hint="eastAsia"/>
                <w:lang w:eastAsia="zh-CN"/>
              </w:rPr>
              <w:t>Injected Orbit Parameter Telemetry</w:t>
            </w:r>
            <w:r>
              <w:t>;</w:t>
            </w:r>
          </w:p>
          <w:p>
            <w:pPr>
              <w:jc w:val="center"/>
            </w:pPr>
            <w:r>
              <w:t>0x5:</w:t>
            </w:r>
            <w:r>
              <w:rPr>
                <w:rFonts w:hint="eastAsia"/>
              </w:rPr>
              <w:t>Fast Frame Telemetry of Memory Downloaded</w:t>
            </w:r>
            <w:r>
              <w:t>;</w:t>
            </w:r>
          </w:p>
          <w:p>
            <w:pPr>
              <w:jc w:val="center"/>
            </w:pPr>
            <w:r>
              <w:t>0x6:</w:t>
            </w:r>
            <w:r>
              <w:rPr>
                <w:rFonts w:hint="eastAsia"/>
              </w:rPr>
              <w:t>Slow Frame 1 Telemetry</w:t>
            </w:r>
            <w:r>
              <w:t>;</w:t>
            </w:r>
          </w:p>
          <w:p>
            <w:pPr>
              <w:jc w:val="center"/>
              <w:rPr>
                <w:sz w:val="21"/>
                <w:szCs w:val="21"/>
              </w:rPr>
            </w:pPr>
            <w:r>
              <w:t>0x7:</w:t>
            </w:r>
            <w:r>
              <w:rPr>
                <w:rFonts w:hint="eastAsia"/>
              </w:rPr>
              <w:t xml:space="preserve">Slow Frame </w:t>
            </w:r>
            <w:r>
              <w:rPr>
                <w:rFonts w:hint="eastAsia"/>
                <w:lang w:val="en-US" w:eastAsia="zh-CN"/>
              </w:rPr>
              <w:t>2</w:t>
            </w:r>
            <w:r>
              <w:rPr>
                <w:rFonts w:hint="eastAsia"/>
              </w:rPr>
              <w:t xml:space="preserve"> Telemetry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P44W0B3~W3B0</w:t>
            </w:r>
          </w:p>
        </w:tc>
        <w:tc>
          <w:tcPr>
            <w:tcW w:w="1196" w:type="dxa"/>
            <w:vAlign w:val="center"/>
          </w:tcPr>
          <w:p>
            <w:pPr>
              <w:jc w:val="center"/>
              <w:rPr>
                <w:sz w:val="21"/>
                <w:szCs w:val="21"/>
              </w:rPr>
            </w:pPr>
            <w:r>
              <w:t>TMK802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Satellite time</w:t>
            </w:r>
          </w:p>
        </w:tc>
        <w:tc>
          <w:tcPr>
            <w:tcW w:w="819" w:type="dxa"/>
            <w:vAlign w:val="center"/>
          </w:tcPr>
          <w:p>
            <w:pPr>
              <w:jc w:val="center"/>
              <w:rPr>
                <w:sz w:val="21"/>
                <w:szCs w:val="21"/>
              </w:rPr>
            </w:pPr>
            <w:r>
              <w:t>%+8.3f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(0,268435455)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P44W4</w:t>
            </w:r>
          </w:p>
        </w:tc>
        <w:tc>
          <w:tcPr>
            <w:tcW w:w="1196" w:type="dxa"/>
            <w:vAlign w:val="center"/>
          </w:tcPr>
          <w:p>
            <w:pPr>
              <w:jc w:val="center"/>
              <w:rPr>
                <w:sz w:val="21"/>
                <w:szCs w:val="21"/>
              </w:rPr>
            </w:pPr>
            <w:r>
              <w:t>TMK803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Segment mark</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rFonts w:hint="eastAsia"/>
              </w:rPr>
            </w:pPr>
            <w:r>
              <w:rPr>
                <w:rFonts w:hint="eastAsia"/>
              </w:rPr>
              <w:t>0x21: Global Attitude Acquisition Mode(AAM) - angular velocity damping;</w:t>
            </w:r>
          </w:p>
          <w:p>
            <w:pPr>
              <w:jc w:val="center"/>
              <w:rPr>
                <w:rFonts w:hint="eastAsia"/>
              </w:rPr>
            </w:pPr>
            <w:r>
              <w:rPr>
                <w:rFonts w:hint="eastAsia"/>
              </w:rPr>
              <w:t>0x22: Global Attitude Acquisition Mode(AAM) - sun search;</w:t>
            </w:r>
          </w:p>
          <w:p>
            <w:pPr>
              <w:jc w:val="center"/>
              <w:rPr>
                <w:rFonts w:hint="eastAsia"/>
              </w:rPr>
            </w:pPr>
            <w:r>
              <w:rPr>
                <w:rFonts w:hint="eastAsia"/>
              </w:rPr>
              <w:t>0x23: Global Attitude Acquisition Mode(AAM) - sun orientation;</w:t>
            </w:r>
          </w:p>
          <w:p>
            <w:pPr>
              <w:jc w:val="center"/>
              <w:rPr>
                <w:rFonts w:hint="eastAsia"/>
              </w:rPr>
            </w:pPr>
            <w:r>
              <w:rPr>
                <w:rFonts w:hint="eastAsia"/>
              </w:rPr>
              <w:t>0x24: Global Attitude Acquisition Mode(AAM) - attitude adjustment to Earth Pointing Mode(EPM);</w:t>
            </w:r>
          </w:p>
          <w:p>
            <w:pPr>
              <w:jc w:val="center"/>
              <w:rPr>
                <w:rFonts w:hint="eastAsia"/>
              </w:rPr>
            </w:pPr>
            <w:r>
              <w:rPr>
                <w:rFonts w:hint="eastAsia"/>
              </w:rPr>
              <w:t>0x25: Global Attitude Acquisition Mode(AAM) - attitude adjustment to Sun Pointing Mode(SPM);</w:t>
            </w:r>
          </w:p>
          <w:p>
            <w:pPr>
              <w:jc w:val="center"/>
              <w:rPr>
                <w:rFonts w:hint="eastAsia"/>
              </w:rPr>
            </w:pPr>
            <w:r>
              <w:rPr>
                <w:rFonts w:hint="eastAsia"/>
              </w:rPr>
              <w:t>0x30: Sun Pointing Mode(SPM);</w:t>
            </w:r>
          </w:p>
          <w:p>
            <w:pPr>
              <w:jc w:val="center"/>
              <w:rPr>
                <w:rFonts w:hint="eastAsia"/>
              </w:rPr>
            </w:pPr>
            <w:r>
              <w:rPr>
                <w:rFonts w:hint="eastAsia"/>
              </w:rPr>
              <w:t>0x43: Maneuver Mode - towards to Sun Pointing Mode(SPM);</w:t>
            </w:r>
          </w:p>
          <w:p>
            <w:pPr>
              <w:jc w:val="center"/>
              <w:rPr>
                <w:rFonts w:hint="eastAsia"/>
              </w:rPr>
            </w:pPr>
            <w:r>
              <w:rPr>
                <w:rFonts w:hint="eastAsia"/>
              </w:rPr>
              <w:t>0x45: Maneuver Mode - towards to Earth Pointing Mode(EPM);</w:t>
            </w:r>
          </w:p>
          <w:p>
            <w:pPr>
              <w:jc w:val="center"/>
              <w:rPr>
                <w:rFonts w:hint="eastAsia"/>
              </w:rPr>
            </w:pPr>
            <w:r>
              <w:rPr>
                <w:rFonts w:hint="eastAsia"/>
              </w:rPr>
              <w:t>0x46: Maneuver Mode - towards to Attitude Maintaining Mode(AMM);</w:t>
            </w:r>
          </w:p>
          <w:p>
            <w:pPr>
              <w:jc w:val="center"/>
              <w:rPr>
                <w:rFonts w:hint="eastAsia"/>
              </w:rPr>
            </w:pPr>
            <w:r>
              <w:rPr>
                <w:rFonts w:hint="eastAsia"/>
              </w:rPr>
              <w:t>0x50: Earth Pointing Mode(EPM);</w:t>
            </w:r>
          </w:p>
          <w:p>
            <w:pPr>
              <w:jc w:val="center"/>
              <w:rPr>
                <w:rFonts w:hint="eastAsia"/>
              </w:rPr>
            </w:pPr>
            <w:r>
              <w:rPr>
                <w:rFonts w:hint="eastAsia"/>
              </w:rPr>
              <w:t>0x60: Attitude Maintaining Mode(AMM);</w:t>
            </w:r>
          </w:p>
          <w:p>
            <w:pPr>
              <w:jc w:val="center"/>
              <w:rPr>
                <w:sz w:val="21"/>
                <w:szCs w:val="21"/>
              </w:rPr>
            </w:pPr>
            <w:r>
              <w:rPr>
                <w:rFonts w:hint="eastAsia"/>
              </w:rPr>
              <w:t>0xC0: Stop Control Mode(SCM);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P44W5~W6</w:t>
            </w:r>
          </w:p>
        </w:tc>
        <w:tc>
          <w:tcPr>
            <w:tcW w:w="1196" w:type="dxa"/>
            <w:vAlign w:val="center"/>
          </w:tcPr>
          <w:p>
            <w:pPr>
              <w:jc w:val="center"/>
              <w:rPr>
                <w:sz w:val="21"/>
                <w:szCs w:val="21"/>
              </w:rPr>
            </w:pPr>
            <w:r>
              <w:t>TMK804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Orbital inclination i0</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P44W7~W10</w:t>
            </w:r>
          </w:p>
        </w:tc>
        <w:tc>
          <w:tcPr>
            <w:tcW w:w="1196" w:type="dxa"/>
            <w:vAlign w:val="center"/>
          </w:tcPr>
          <w:p>
            <w:pPr>
              <w:jc w:val="center"/>
              <w:rPr>
                <w:sz w:val="21"/>
                <w:szCs w:val="21"/>
              </w:rPr>
            </w:pPr>
            <w:r>
              <w:t>TMK805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Semi-major axis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(0,8000000)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P44W11~W12</w:t>
            </w:r>
          </w:p>
        </w:tc>
        <w:tc>
          <w:tcPr>
            <w:tcW w:w="1196" w:type="dxa"/>
            <w:vAlign w:val="center"/>
          </w:tcPr>
          <w:p>
            <w:pPr>
              <w:jc w:val="center"/>
              <w:rPr>
                <w:sz w:val="21"/>
                <w:szCs w:val="21"/>
              </w:rPr>
            </w:pPr>
            <w:r>
              <w:t>TMK806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Ascending node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P44W13</w:t>
            </w:r>
          </w:p>
        </w:tc>
        <w:tc>
          <w:tcPr>
            <w:tcW w:w="1196" w:type="dxa"/>
            <w:vAlign w:val="center"/>
          </w:tcPr>
          <w:p>
            <w:pPr>
              <w:jc w:val="center"/>
              <w:rPr>
                <w:sz w:val="21"/>
                <w:szCs w:val="21"/>
              </w:rPr>
            </w:pPr>
            <w:r>
              <w:t>TMK807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Eccentricity 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(0,0.01)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P44W14~W15</w:t>
            </w:r>
          </w:p>
        </w:tc>
        <w:tc>
          <w:tcPr>
            <w:tcW w:w="1196" w:type="dxa"/>
            <w:vAlign w:val="center"/>
          </w:tcPr>
          <w:p>
            <w:pPr>
              <w:jc w:val="center"/>
              <w:rPr>
                <w:sz w:val="21"/>
                <w:szCs w:val="21"/>
              </w:rPr>
            </w:pPr>
            <w:r>
              <w:t>TMK808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Close angle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P44W16~W17</w:t>
            </w:r>
          </w:p>
        </w:tc>
        <w:tc>
          <w:tcPr>
            <w:tcW w:w="1196" w:type="dxa"/>
            <w:vAlign w:val="center"/>
          </w:tcPr>
          <w:p>
            <w:pPr>
              <w:jc w:val="center"/>
              <w:rPr>
                <w:sz w:val="21"/>
                <w:szCs w:val="21"/>
              </w:rPr>
            </w:pPr>
            <w:r>
              <w:t>TMK809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Latitude angle u</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P44W18~W19</w:t>
            </w:r>
          </w:p>
        </w:tc>
        <w:tc>
          <w:tcPr>
            <w:tcW w:w="1196" w:type="dxa"/>
            <w:vAlign w:val="center"/>
          </w:tcPr>
          <w:p>
            <w:pPr>
              <w:jc w:val="center"/>
              <w:rPr>
                <w:sz w:val="21"/>
                <w:szCs w:val="21"/>
              </w:rPr>
            </w:pPr>
            <w:r>
              <w:t>TMK810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Sub-satellite geography longitude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P44W20~W21</w:t>
            </w:r>
          </w:p>
        </w:tc>
        <w:tc>
          <w:tcPr>
            <w:tcW w:w="1196" w:type="dxa"/>
            <w:vAlign w:val="center"/>
          </w:tcPr>
          <w:p>
            <w:pPr>
              <w:jc w:val="center"/>
              <w:rPr>
                <w:sz w:val="21"/>
                <w:szCs w:val="21"/>
              </w:rPr>
            </w:pPr>
            <w:r>
              <w:t>TMK811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Sub-satellite geographic latitude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0.006</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(-180,180)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P44W22</w:t>
            </w:r>
          </w:p>
        </w:tc>
        <w:tc>
          <w:tcPr>
            <w:tcW w:w="1196" w:type="dxa"/>
            <w:vAlign w:val="center"/>
          </w:tcPr>
          <w:p>
            <w:pPr>
              <w:jc w:val="center"/>
              <w:rPr>
                <w:sz w:val="21"/>
                <w:szCs w:val="21"/>
              </w:rPr>
            </w:pPr>
            <w:r>
              <w:t>TMK812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Orbital angular velocity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0.0001</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(-0.0128,0.0127)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P44W23</w:t>
            </w:r>
          </w:p>
        </w:tc>
        <w:tc>
          <w:tcPr>
            <w:tcW w:w="1196" w:type="dxa"/>
            <w:vAlign w:val="center"/>
          </w:tcPr>
          <w:p>
            <w:pPr>
              <w:jc w:val="center"/>
              <w:rPr>
                <w:sz w:val="21"/>
                <w:szCs w:val="21"/>
              </w:rPr>
            </w:pPr>
            <w:r>
              <w:t>TMK813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P44W24</w:t>
            </w:r>
          </w:p>
        </w:tc>
        <w:tc>
          <w:tcPr>
            <w:tcW w:w="1196" w:type="dxa"/>
            <w:vAlign w:val="center"/>
          </w:tcPr>
          <w:p>
            <w:pPr>
              <w:jc w:val="center"/>
              <w:rPr>
                <w:sz w:val="21"/>
                <w:szCs w:val="21"/>
              </w:rPr>
            </w:pPr>
            <w:r>
              <w:t>TMK814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P44W25</w:t>
            </w:r>
          </w:p>
        </w:tc>
        <w:tc>
          <w:tcPr>
            <w:tcW w:w="1196" w:type="dxa"/>
            <w:vAlign w:val="center"/>
          </w:tcPr>
          <w:p>
            <w:pPr>
              <w:jc w:val="center"/>
              <w:rPr>
                <w:sz w:val="21"/>
                <w:szCs w:val="21"/>
              </w:rPr>
            </w:pPr>
            <w:r>
              <w:t>TMK815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P44W26</w:t>
            </w:r>
          </w:p>
        </w:tc>
        <w:tc>
          <w:tcPr>
            <w:tcW w:w="1196" w:type="dxa"/>
            <w:vAlign w:val="center"/>
          </w:tcPr>
          <w:p>
            <w:pPr>
              <w:jc w:val="center"/>
              <w:rPr>
                <w:sz w:val="21"/>
                <w:szCs w:val="21"/>
              </w:rPr>
            </w:pPr>
            <w:r>
              <w:t>TMK928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integral diagnosis value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0.003</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(0,0.765)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P44W27~W28</w:t>
            </w:r>
          </w:p>
        </w:tc>
        <w:tc>
          <w:tcPr>
            <w:tcW w:w="1196" w:type="dxa"/>
            <w:vAlign w:val="center"/>
          </w:tcPr>
          <w:p>
            <w:pPr>
              <w:jc w:val="center"/>
              <w:rPr>
                <w:sz w:val="21"/>
                <w:szCs w:val="21"/>
              </w:rPr>
            </w:pPr>
            <w:r>
              <w:t>TMK816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sun is oriented continuously without sun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P44W29~W30</w:t>
            </w:r>
          </w:p>
        </w:tc>
        <w:tc>
          <w:tcPr>
            <w:tcW w:w="1196" w:type="dxa"/>
            <w:vAlign w:val="center"/>
          </w:tcPr>
          <w:p>
            <w:pPr>
              <w:jc w:val="center"/>
              <w:rPr>
                <w:sz w:val="21"/>
                <w:szCs w:val="21"/>
              </w:rPr>
            </w:pPr>
            <w:r>
              <w:t>TMK817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Rate damping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P44W31</w:t>
            </w:r>
          </w:p>
        </w:tc>
        <w:tc>
          <w:tcPr>
            <w:tcW w:w="1196" w:type="dxa"/>
            <w:vAlign w:val="center"/>
          </w:tcPr>
          <w:p>
            <w:pPr>
              <w:jc w:val="center"/>
              <w:rPr>
                <w:sz w:val="21"/>
                <w:szCs w:val="21"/>
              </w:rPr>
            </w:pPr>
            <w:r>
              <w:t>TMK818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1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P44W32</w:t>
            </w:r>
          </w:p>
        </w:tc>
        <w:tc>
          <w:tcPr>
            <w:tcW w:w="1196" w:type="dxa"/>
            <w:vAlign w:val="center"/>
          </w:tcPr>
          <w:p>
            <w:pPr>
              <w:jc w:val="center"/>
              <w:rPr>
                <w:sz w:val="21"/>
                <w:szCs w:val="21"/>
              </w:rPr>
            </w:pPr>
            <w:r>
              <w:t>TMK819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2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P44W33</w:t>
            </w:r>
          </w:p>
        </w:tc>
        <w:tc>
          <w:tcPr>
            <w:tcW w:w="1196" w:type="dxa"/>
            <w:vAlign w:val="center"/>
          </w:tcPr>
          <w:p>
            <w:pPr>
              <w:jc w:val="center"/>
              <w:rPr>
                <w:sz w:val="21"/>
                <w:szCs w:val="21"/>
              </w:rPr>
            </w:pPr>
            <w:r>
              <w:t>TMK820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3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P44W34</w:t>
            </w:r>
          </w:p>
        </w:tc>
        <w:tc>
          <w:tcPr>
            <w:tcW w:w="1196" w:type="dxa"/>
            <w:vAlign w:val="center"/>
          </w:tcPr>
          <w:p>
            <w:pPr>
              <w:jc w:val="center"/>
              <w:rPr>
                <w:sz w:val="21"/>
                <w:szCs w:val="21"/>
              </w:rPr>
            </w:pPr>
            <w:r>
              <w:t>TMK821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Analog solar current 4 voltage acquisition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P44W35</w:t>
            </w:r>
          </w:p>
        </w:tc>
        <w:tc>
          <w:tcPr>
            <w:tcW w:w="1196" w:type="dxa"/>
            <w:vAlign w:val="center"/>
          </w:tcPr>
          <w:p>
            <w:pPr>
              <w:jc w:val="center"/>
              <w:rPr>
                <w:sz w:val="21"/>
                <w:szCs w:val="21"/>
              </w:rPr>
            </w:pPr>
            <w:r>
              <w:t>TMK822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1 point 2V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P44W36</w:t>
            </w:r>
          </w:p>
        </w:tc>
        <w:tc>
          <w:tcPr>
            <w:tcW w:w="1196" w:type="dxa"/>
            <w:vAlign w:val="center"/>
          </w:tcPr>
          <w:p>
            <w:pPr>
              <w:jc w:val="center"/>
              <w:rPr>
                <w:sz w:val="21"/>
                <w:szCs w:val="21"/>
              </w:rPr>
            </w:pPr>
            <w:r>
              <w:t>TMK823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1 point 5V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P44W37</w:t>
            </w:r>
          </w:p>
        </w:tc>
        <w:tc>
          <w:tcPr>
            <w:tcW w:w="1196" w:type="dxa"/>
            <w:vAlign w:val="center"/>
          </w:tcPr>
          <w:p>
            <w:pPr>
              <w:jc w:val="center"/>
              <w:rPr>
                <w:sz w:val="21"/>
                <w:szCs w:val="21"/>
              </w:rPr>
            </w:pPr>
            <w:r>
              <w:t>TMK824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12V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P44W38</w:t>
            </w:r>
          </w:p>
        </w:tc>
        <w:tc>
          <w:tcPr>
            <w:tcW w:w="1196" w:type="dxa"/>
            <w:vAlign w:val="center"/>
          </w:tcPr>
          <w:p>
            <w:pPr>
              <w:jc w:val="center"/>
              <w:rPr>
                <w:sz w:val="21"/>
                <w:szCs w:val="21"/>
              </w:rPr>
            </w:pPr>
            <w:r>
              <w:t>TMK825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negative 12V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(-5,0)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P44W39</w:t>
            </w:r>
          </w:p>
        </w:tc>
        <w:tc>
          <w:tcPr>
            <w:tcW w:w="1196" w:type="dxa"/>
            <w:vAlign w:val="center"/>
          </w:tcPr>
          <w:p>
            <w:pPr>
              <w:jc w:val="center"/>
              <w:rPr>
                <w:sz w:val="21"/>
                <w:szCs w:val="21"/>
              </w:rPr>
            </w:pPr>
            <w:r>
              <w:t>TMK826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Control computer 3 point 3V power supply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0.0196078431372549</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P44W40~W41</w:t>
            </w:r>
          </w:p>
        </w:tc>
        <w:tc>
          <w:tcPr>
            <w:tcW w:w="1196" w:type="dxa"/>
            <w:vAlign w:val="center"/>
          </w:tcPr>
          <w:p>
            <w:pPr>
              <w:jc w:val="center"/>
              <w:rPr>
                <w:sz w:val="21"/>
                <w:szCs w:val="21"/>
              </w:rPr>
            </w:pPr>
            <w:r>
              <w:t>TMK827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P44W42</w:t>
            </w:r>
          </w:p>
        </w:tc>
        <w:tc>
          <w:tcPr>
            <w:tcW w:w="1196" w:type="dxa"/>
            <w:vAlign w:val="center"/>
          </w:tcPr>
          <w:p>
            <w:pPr>
              <w:jc w:val="center"/>
              <w:rPr>
                <w:sz w:val="21"/>
                <w:szCs w:val="21"/>
              </w:rPr>
            </w:pPr>
            <w:r>
              <w:t>TMK828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P44W43</w:t>
            </w:r>
          </w:p>
        </w:tc>
        <w:tc>
          <w:tcPr>
            <w:tcW w:w="1196" w:type="dxa"/>
            <w:vAlign w:val="center"/>
          </w:tcPr>
          <w:p>
            <w:pPr>
              <w:jc w:val="center"/>
              <w:rPr>
                <w:sz w:val="21"/>
                <w:szCs w:val="21"/>
              </w:rPr>
            </w:pPr>
            <w:r>
              <w:t>TMK829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P44W44</w:t>
            </w:r>
          </w:p>
        </w:tc>
        <w:tc>
          <w:tcPr>
            <w:tcW w:w="1196" w:type="dxa"/>
            <w:vAlign w:val="center"/>
          </w:tcPr>
          <w:p>
            <w:pPr>
              <w:jc w:val="center"/>
              <w:rPr>
                <w:sz w:val="21"/>
                <w:szCs w:val="21"/>
              </w:rPr>
            </w:pPr>
            <w:r>
              <w:t>TMK830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P44W45</w:t>
            </w:r>
          </w:p>
        </w:tc>
        <w:tc>
          <w:tcPr>
            <w:tcW w:w="1196" w:type="dxa"/>
            <w:vAlign w:val="center"/>
          </w:tcPr>
          <w:p>
            <w:pPr>
              <w:jc w:val="center"/>
              <w:rPr>
                <w:sz w:val="21"/>
                <w:szCs w:val="21"/>
              </w:rPr>
            </w:pPr>
            <w:r>
              <w:t>TMK831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3 points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P44W46</w:t>
            </w:r>
          </w:p>
        </w:tc>
        <w:tc>
          <w:tcPr>
            <w:tcW w:w="1196" w:type="dxa"/>
            <w:vAlign w:val="center"/>
          </w:tcPr>
          <w:p>
            <w:pPr>
              <w:jc w:val="center"/>
              <w:rPr>
                <w:sz w:val="21"/>
                <w:szCs w:val="21"/>
              </w:rPr>
            </w:pPr>
            <w:r>
              <w:t>TMK832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3 points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P44W47</w:t>
            </w:r>
          </w:p>
        </w:tc>
        <w:tc>
          <w:tcPr>
            <w:tcW w:w="1196" w:type="dxa"/>
            <w:vAlign w:val="center"/>
          </w:tcPr>
          <w:p>
            <w:pPr>
              <w:jc w:val="center"/>
              <w:rPr>
                <w:sz w:val="21"/>
                <w:szCs w:val="21"/>
              </w:rPr>
            </w:pPr>
            <w:r>
              <w:t>TMK833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P44W48</w:t>
            </w:r>
          </w:p>
        </w:tc>
        <w:tc>
          <w:tcPr>
            <w:tcW w:w="1196" w:type="dxa"/>
            <w:vAlign w:val="center"/>
          </w:tcPr>
          <w:p>
            <w:pPr>
              <w:jc w:val="center"/>
              <w:rPr>
                <w:sz w:val="21"/>
                <w:szCs w:val="21"/>
              </w:rPr>
            </w:pPr>
            <w:r>
              <w:t>TMK834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X power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P44W49~W50</w:t>
            </w:r>
          </w:p>
        </w:tc>
        <w:tc>
          <w:tcPr>
            <w:tcW w:w="1196" w:type="dxa"/>
            <w:vAlign w:val="center"/>
          </w:tcPr>
          <w:p>
            <w:pPr>
              <w:jc w:val="center"/>
              <w:rPr>
                <w:sz w:val="21"/>
                <w:szCs w:val="21"/>
              </w:rPr>
            </w:pPr>
            <w:r>
              <w:t>TMK835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P44W51</w:t>
            </w:r>
          </w:p>
        </w:tc>
        <w:tc>
          <w:tcPr>
            <w:tcW w:w="1196" w:type="dxa"/>
            <w:vAlign w:val="center"/>
          </w:tcPr>
          <w:p>
            <w:pPr>
              <w:jc w:val="center"/>
              <w:rPr>
                <w:sz w:val="21"/>
                <w:szCs w:val="21"/>
              </w:rPr>
            </w:pPr>
            <w:r>
              <w:t>TMK836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P44W52</w:t>
            </w:r>
          </w:p>
        </w:tc>
        <w:tc>
          <w:tcPr>
            <w:tcW w:w="1196" w:type="dxa"/>
            <w:vAlign w:val="center"/>
          </w:tcPr>
          <w:p>
            <w:pPr>
              <w:jc w:val="center"/>
              <w:rPr>
                <w:sz w:val="21"/>
                <w:szCs w:val="21"/>
              </w:rPr>
            </w:pPr>
            <w:r>
              <w:t>TMK837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P44W53</w:t>
            </w:r>
          </w:p>
        </w:tc>
        <w:tc>
          <w:tcPr>
            <w:tcW w:w="1196" w:type="dxa"/>
            <w:vAlign w:val="center"/>
          </w:tcPr>
          <w:p>
            <w:pPr>
              <w:jc w:val="center"/>
              <w:rPr>
                <w:sz w:val="21"/>
                <w:szCs w:val="21"/>
              </w:rPr>
            </w:pPr>
            <w:r>
              <w:t>TMK838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P44W54</w:t>
            </w:r>
          </w:p>
        </w:tc>
        <w:tc>
          <w:tcPr>
            <w:tcW w:w="1196" w:type="dxa"/>
            <w:vAlign w:val="center"/>
          </w:tcPr>
          <w:p>
            <w:pPr>
              <w:jc w:val="center"/>
              <w:rPr>
                <w:sz w:val="21"/>
                <w:szCs w:val="21"/>
              </w:rPr>
            </w:pPr>
            <w:r>
              <w:t>TMK839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3 points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P44W55</w:t>
            </w:r>
          </w:p>
        </w:tc>
        <w:tc>
          <w:tcPr>
            <w:tcW w:w="1196" w:type="dxa"/>
            <w:vAlign w:val="center"/>
          </w:tcPr>
          <w:p>
            <w:pPr>
              <w:jc w:val="center"/>
              <w:rPr>
                <w:sz w:val="21"/>
                <w:szCs w:val="21"/>
              </w:rPr>
            </w:pPr>
            <w:r>
              <w:t>TMK840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3 points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P44W56</w:t>
            </w:r>
          </w:p>
        </w:tc>
        <w:tc>
          <w:tcPr>
            <w:tcW w:w="1196" w:type="dxa"/>
            <w:vAlign w:val="center"/>
          </w:tcPr>
          <w:p>
            <w:pPr>
              <w:jc w:val="center"/>
              <w:rPr>
                <w:sz w:val="21"/>
                <w:szCs w:val="21"/>
              </w:rPr>
            </w:pPr>
            <w:r>
              <w:t>TMK841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P44W57</w:t>
            </w:r>
          </w:p>
        </w:tc>
        <w:tc>
          <w:tcPr>
            <w:tcW w:w="1196" w:type="dxa"/>
            <w:vAlign w:val="center"/>
          </w:tcPr>
          <w:p>
            <w:pPr>
              <w:jc w:val="center"/>
              <w:rPr>
                <w:sz w:val="21"/>
                <w:szCs w:val="21"/>
              </w:rPr>
            </w:pPr>
            <w:r>
              <w:t>TMK842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Y power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P44W58~W59</w:t>
            </w:r>
          </w:p>
        </w:tc>
        <w:tc>
          <w:tcPr>
            <w:tcW w:w="1196" w:type="dxa"/>
            <w:vAlign w:val="center"/>
          </w:tcPr>
          <w:p>
            <w:pPr>
              <w:jc w:val="center"/>
              <w:rPr>
                <w:sz w:val="21"/>
                <w:szCs w:val="21"/>
              </w:rPr>
            </w:pPr>
            <w:r>
              <w:t>TMK843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P44W60</w:t>
            </w:r>
          </w:p>
        </w:tc>
        <w:tc>
          <w:tcPr>
            <w:tcW w:w="1196" w:type="dxa"/>
            <w:vAlign w:val="center"/>
          </w:tcPr>
          <w:p>
            <w:pPr>
              <w:jc w:val="center"/>
              <w:rPr>
                <w:sz w:val="21"/>
                <w:szCs w:val="21"/>
              </w:rPr>
            </w:pPr>
            <w:r>
              <w:t>TMK844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P44W61</w:t>
            </w:r>
          </w:p>
        </w:tc>
        <w:tc>
          <w:tcPr>
            <w:tcW w:w="1196" w:type="dxa"/>
            <w:vAlign w:val="center"/>
          </w:tcPr>
          <w:p>
            <w:pPr>
              <w:jc w:val="center"/>
              <w:rPr>
                <w:sz w:val="21"/>
                <w:szCs w:val="21"/>
              </w:rPr>
            </w:pPr>
            <w:r>
              <w:t>TMK845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P44W62</w:t>
            </w:r>
          </w:p>
        </w:tc>
        <w:tc>
          <w:tcPr>
            <w:tcW w:w="1196" w:type="dxa"/>
            <w:vAlign w:val="center"/>
          </w:tcPr>
          <w:p>
            <w:pPr>
              <w:jc w:val="center"/>
              <w:rPr>
                <w:sz w:val="21"/>
                <w:szCs w:val="21"/>
              </w:rPr>
            </w:pPr>
            <w:r>
              <w:t>TMK846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P44W63</w:t>
            </w:r>
          </w:p>
        </w:tc>
        <w:tc>
          <w:tcPr>
            <w:tcW w:w="1196" w:type="dxa"/>
            <w:vAlign w:val="center"/>
          </w:tcPr>
          <w:p>
            <w:pPr>
              <w:jc w:val="center"/>
              <w:rPr>
                <w:sz w:val="21"/>
                <w:szCs w:val="21"/>
              </w:rPr>
            </w:pPr>
            <w:r>
              <w:t>TMK847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3 points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P44W64</w:t>
            </w:r>
          </w:p>
        </w:tc>
        <w:tc>
          <w:tcPr>
            <w:tcW w:w="1196" w:type="dxa"/>
            <w:vAlign w:val="center"/>
          </w:tcPr>
          <w:p>
            <w:pPr>
              <w:jc w:val="center"/>
              <w:rPr>
                <w:sz w:val="21"/>
                <w:szCs w:val="21"/>
              </w:rPr>
            </w:pPr>
            <w:r>
              <w:t>TMK848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3 points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P44W65</w:t>
            </w:r>
          </w:p>
        </w:tc>
        <w:tc>
          <w:tcPr>
            <w:tcW w:w="1196" w:type="dxa"/>
            <w:vAlign w:val="center"/>
          </w:tcPr>
          <w:p>
            <w:pPr>
              <w:jc w:val="center"/>
              <w:rPr>
                <w:sz w:val="21"/>
                <w:szCs w:val="21"/>
              </w:rPr>
            </w:pPr>
            <w:r>
              <w:t>TMK849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P44W66</w:t>
            </w:r>
          </w:p>
        </w:tc>
        <w:tc>
          <w:tcPr>
            <w:tcW w:w="1196" w:type="dxa"/>
            <w:vAlign w:val="center"/>
          </w:tcPr>
          <w:p>
            <w:pPr>
              <w:jc w:val="center"/>
              <w:rPr>
                <w:sz w:val="21"/>
                <w:szCs w:val="21"/>
              </w:rPr>
            </w:pPr>
            <w:r>
              <w:t>TMK850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Z power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P44W67~W68</w:t>
            </w:r>
          </w:p>
        </w:tc>
        <w:tc>
          <w:tcPr>
            <w:tcW w:w="1196" w:type="dxa"/>
            <w:vAlign w:val="center"/>
          </w:tcPr>
          <w:p>
            <w:pPr>
              <w:jc w:val="center"/>
              <w:rPr>
                <w:sz w:val="21"/>
                <w:szCs w:val="21"/>
              </w:rPr>
            </w:pPr>
            <w:r>
              <w:t>TMK851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motor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62.5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P44W69</w:t>
            </w:r>
          </w:p>
        </w:tc>
        <w:tc>
          <w:tcPr>
            <w:tcW w:w="1196" w:type="dxa"/>
            <w:vAlign w:val="center"/>
          </w:tcPr>
          <w:p>
            <w:pPr>
              <w:jc w:val="center"/>
              <w:rPr>
                <w:sz w:val="21"/>
                <w:szCs w:val="21"/>
              </w:rPr>
            </w:pPr>
            <w:r>
              <w:t>TMK852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bearing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P44W70</w:t>
            </w:r>
          </w:p>
        </w:tc>
        <w:tc>
          <w:tcPr>
            <w:tcW w:w="1196" w:type="dxa"/>
            <w:vAlign w:val="center"/>
          </w:tcPr>
          <w:p>
            <w:pPr>
              <w:jc w:val="center"/>
              <w:rPr>
                <w:sz w:val="21"/>
                <w:szCs w:val="21"/>
              </w:rPr>
            </w:pPr>
            <w:r>
              <w:t>TMK853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12V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P44W71</w:t>
            </w:r>
          </w:p>
        </w:tc>
        <w:tc>
          <w:tcPr>
            <w:tcW w:w="1196" w:type="dxa"/>
            <w:vAlign w:val="center"/>
          </w:tcPr>
          <w:p>
            <w:pPr>
              <w:jc w:val="center"/>
              <w:rPr>
                <w:sz w:val="21"/>
                <w:szCs w:val="21"/>
              </w:rPr>
            </w:pPr>
            <w:r>
              <w:t>TMK854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5V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P44W72</w:t>
            </w:r>
          </w:p>
        </w:tc>
        <w:tc>
          <w:tcPr>
            <w:tcW w:w="1196" w:type="dxa"/>
            <w:vAlign w:val="center"/>
          </w:tcPr>
          <w:p>
            <w:pPr>
              <w:jc w:val="center"/>
              <w:rPr>
                <w:sz w:val="21"/>
                <w:szCs w:val="21"/>
              </w:rPr>
            </w:pPr>
            <w:r>
              <w:t>TMK855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3 points 3V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P44W73</w:t>
            </w:r>
          </w:p>
        </w:tc>
        <w:tc>
          <w:tcPr>
            <w:tcW w:w="1196" w:type="dxa"/>
            <w:vAlign w:val="center"/>
          </w:tcPr>
          <w:p>
            <w:pPr>
              <w:jc w:val="center"/>
              <w:rPr>
                <w:sz w:val="21"/>
                <w:szCs w:val="21"/>
              </w:rPr>
            </w:pPr>
            <w:r>
              <w:t>TMK856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3 points 3V current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P44W74</w:t>
            </w:r>
          </w:p>
        </w:tc>
        <w:tc>
          <w:tcPr>
            <w:tcW w:w="1196" w:type="dxa"/>
            <w:vAlign w:val="center"/>
          </w:tcPr>
          <w:p>
            <w:pPr>
              <w:jc w:val="center"/>
              <w:rPr>
                <w:sz w:val="21"/>
                <w:szCs w:val="21"/>
              </w:rPr>
            </w:pPr>
            <w:r>
              <w:t>TMK857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signal power supply 1 point 2V voltage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P44W75</w:t>
            </w:r>
          </w:p>
        </w:tc>
        <w:tc>
          <w:tcPr>
            <w:tcW w:w="1196" w:type="dxa"/>
            <w:vAlign w:val="center"/>
          </w:tcPr>
          <w:p>
            <w:pPr>
              <w:jc w:val="center"/>
              <w:rPr>
                <w:sz w:val="21"/>
                <w:szCs w:val="21"/>
              </w:rPr>
            </w:pPr>
            <w:r>
              <w:t>TMK858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Momentum wheel S power voltage telemetry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P44W76</w:t>
            </w:r>
          </w:p>
        </w:tc>
        <w:tc>
          <w:tcPr>
            <w:tcW w:w="1196" w:type="dxa"/>
            <w:vAlign w:val="center"/>
          </w:tcPr>
          <w:p>
            <w:pPr>
              <w:jc w:val="center"/>
              <w:rPr>
                <w:sz w:val="21"/>
                <w:szCs w:val="21"/>
              </w:rPr>
            </w:pPr>
            <w:r>
              <w:t>TMK859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Accumulated unsuccessful times with Gyro X communication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P44W77</w:t>
            </w:r>
          </w:p>
        </w:tc>
        <w:tc>
          <w:tcPr>
            <w:tcW w:w="1196" w:type="dxa"/>
            <w:vAlign w:val="center"/>
          </w:tcPr>
          <w:p>
            <w:pPr>
              <w:jc w:val="center"/>
              <w:rPr>
                <w:sz w:val="21"/>
                <w:szCs w:val="21"/>
              </w:rPr>
            </w:pPr>
            <w:r>
              <w:t>TMK860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gyro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P44W78</w:t>
            </w:r>
          </w:p>
        </w:tc>
        <w:tc>
          <w:tcPr>
            <w:tcW w:w="1196" w:type="dxa"/>
            <w:vAlign w:val="center"/>
          </w:tcPr>
          <w:p>
            <w:pPr>
              <w:jc w:val="center"/>
              <w:rPr>
                <w:sz w:val="21"/>
                <w:szCs w:val="21"/>
              </w:rPr>
            </w:pPr>
            <w:r>
              <w:t>TMK861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gyro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P44W79</w:t>
            </w:r>
          </w:p>
        </w:tc>
        <w:tc>
          <w:tcPr>
            <w:tcW w:w="1196" w:type="dxa"/>
            <w:vAlign w:val="center"/>
          </w:tcPr>
          <w:p>
            <w:pPr>
              <w:jc w:val="center"/>
              <w:rPr>
                <w:sz w:val="21"/>
                <w:szCs w:val="21"/>
              </w:rPr>
            </w:pPr>
            <w:r>
              <w:t>TMK862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gyro 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P44W80</w:t>
            </w:r>
          </w:p>
        </w:tc>
        <w:tc>
          <w:tcPr>
            <w:tcW w:w="1196" w:type="dxa"/>
            <w:vAlign w:val="center"/>
          </w:tcPr>
          <w:p>
            <w:pPr>
              <w:jc w:val="center"/>
              <w:rPr>
                <w:sz w:val="21"/>
                <w:szCs w:val="21"/>
              </w:rPr>
            </w:pPr>
            <w:r>
              <w:t>TMK863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magnetometer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P44W81</w:t>
            </w:r>
          </w:p>
        </w:tc>
        <w:tc>
          <w:tcPr>
            <w:tcW w:w="1196" w:type="dxa"/>
            <w:vAlign w:val="center"/>
          </w:tcPr>
          <w:p>
            <w:pPr>
              <w:jc w:val="center"/>
              <w:rPr>
                <w:sz w:val="21"/>
                <w:szCs w:val="21"/>
              </w:rPr>
            </w:pPr>
            <w:r>
              <w:t>TMK864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magnetometer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P44W82</w:t>
            </w:r>
          </w:p>
        </w:tc>
        <w:tc>
          <w:tcPr>
            <w:tcW w:w="1196" w:type="dxa"/>
            <w:vAlign w:val="center"/>
          </w:tcPr>
          <w:p>
            <w:pPr>
              <w:jc w:val="center"/>
              <w:rPr>
                <w:sz w:val="21"/>
                <w:szCs w:val="21"/>
              </w:rPr>
            </w:pPr>
            <w:r>
              <w:t>TMK865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on-chip sun</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P44W83</w:t>
            </w:r>
          </w:p>
        </w:tc>
        <w:tc>
          <w:tcPr>
            <w:tcW w:w="1196" w:type="dxa"/>
            <w:vAlign w:val="center"/>
          </w:tcPr>
          <w:p>
            <w:pPr>
              <w:jc w:val="center"/>
              <w:rPr>
                <w:sz w:val="21"/>
                <w:szCs w:val="21"/>
              </w:rPr>
            </w:pPr>
            <w:r>
              <w:t>TMK866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star sensor A</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P44W84</w:t>
            </w:r>
          </w:p>
        </w:tc>
        <w:tc>
          <w:tcPr>
            <w:tcW w:w="1196" w:type="dxa"/>
            <w:vAlign w:val="center"/>
          </w:tcPr>
          <w:p>
            <w:pPr>
              <w:jc w:val="center"/>
              <w:rPr>
                <w:sz w:val="21"/>
                <w:szCs w:val="21"/>
              </w:rPr>
            </w:pPr>
            <w:r>
              <w:t>TMK867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star sensor B</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P44W85</w:t>
            </w:r>
          </w:p>
        </w:tc>
        <w:tc>
          <w:tcPr>
            <w:tcW w:w="1196" w:type="dxa"/>
            <w:vAlign w:val="center"/>
          </w:tcPr>
          <w:p>
            <w:pPr>
              <w:jc w:val="center"/>
              <w:rPr>
                <w:sz w:val="21"/>
                <w:szCs w:val="21"/>
              </w:rPr>
            </w:pPr>
            <w:r>
              <w:t>TMK868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momentum wheel X</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P44W86</w:t>
            </w:r>
          </w:p>
        </w:tc>
        <w:tc>
          <w:tcPr>
            <w:tcW w:w="1196" w:type="dxa"/>
            <w:vAlign w:val="center"/>
          </w:tcPr>
          <w:p>
            <w:pPr>
              <w:jc w:val="center"/>
              <w:rPr>
                <w:sz w:val="21"/>
                <w:szCs w:val="21"/>
              </w:rPr>
            </w:pPr>
            <w:r>
              <w:t>TMK869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momentum wheel Y</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P44W87</w:t>
            </w:r>
          </w:p>
        </w:tc>
        <w:tc>
          <w:tcPr>
            <w:tcW w:w="1196" w:type="dxa"/>
            <w:vAlign w:val="center"/>
          </w:tcPr>
          <w:p>
            <w:pPr>
              <w:jc w:val="center"/>
              <w:rPr>
                <w:sz w:val="21"/>
                <w:szCs w:val="21"/>
              </w:rPr>
            </w:pPr>
            <w:r>
              <w:t>TMK870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momentum wheel Z</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P44W88</w:t>
            </w:r>
          </w:p>
        </w:tc>
        <w:tc>
          <w:tcPr>
            <w:tcW w:w="1196" w:type="dxa"/>
            <w:vAlign w:val="center"/>
          </w:tcPr>
          <w:p>
            <w:pPr>
              <w:jc w:val="center"/>
              <w:rPr>
                <w:sz w:val="21"/>
                <w:szCs w:val="21"/>
              </w:rPr>
            </w:pPr>
            <w:r>
              <w:t>TMK871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The number of unsuccessful attempts to communicate with the momentum wheel 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P44W89</w:t>
            </w:r>
          </w:p>
        </w:tc>
        <w:tc>
          <w:tcPr>
            <w:tcW w:w="1196" w:type="dxa"/>
            <w:vAlign w:val="center"/>
          </w:tcPr>
          <w:p>
            <w:pPr>
              <w:jc w:val="center"/>
              <w:rPr>
                <w:sz w:val="21"/>
                <w:szCs w:val="21"/>
              </w:rPr>
            </w:pPr>
            <w:r>
              <w:t>TMK872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CAN bus initialization times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P44W90B7</w:t>
            </w:r>
          </w:p>
        </w:tc>
        <w:tc>
          <w:tcPr>
            <w:tcW w:w="1196" w:type="dxa"/>
            <w:vAlign w:val="center"/>
          </w:tcPr>
          <w:p>
            <w:pPr>
              <w:jc w:val="center"/>
              <w:rPr>
                <w:sz w:val="21"/>
                <w:szCs w:val="21"/>
              </w:rPr>
            </w:pPr>
            <w:r>
              <w:t>TMK901_8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P44W90B6</w:t>
            </w:r>
          </w:p>
        </w:tc>
        <w:tc>
          <w:tcPr>
            <w:tcW w:w="1196" w:type="dxa"/>
            <w:vAlign w:val="center"/>
          </w:tcPr>
          <w:p>
            <w:pPr>
              <w:jc w:val="center"/>
              <w:rPr>
                <w:sz w:val="21"/>
                <w:szCs w:val="21"/>
              </w:rPr>
            </w:pPr>
            <w:r>
              <w:t>TMK901_7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P44W90B5</w:t>
            </w:r>
          </w:p>
        </w:tc>
        <w:tc>
          <w:tcPr>
            <w:tcW w:w="1196" w:type="dxa"/>
            <w:vAlign w:val="center"/>
          </w:tcPr>
          <w:p>
            <w:pPr>
              <w:jc w:val="center"/>
              <w:rPr>
                <w:sz w:val="21"/>
                <w:szCs w:val="21"/>
              </w:rPr>
            </w:pPr>
            <w:r>
              <w:t>TMK901_6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A_DDR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rFonts w:hint="eastAsia" w:eastAsia="宋体"/>
                <w:sz w:val="21"/>
                <w:szCs w:val="21"/>
                <w:lang w:eastAsia="zh-CN"/>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P44W90B4</w:t>
            </w:r>
          </w:p>
        </w:tc>
        <w:tc>
          <w:tcPr>
            <w:tcW w:w="1196" w:type="dxa"/>
            <w:vAlign w:val="center"/>
          </w:tcPr>
          <w:p>
            <w:pPr>
              <w:jc w:val="center"/>
              <w:rPr>
                <w:sz w:val="21"/>
                <w:szCs w:val="21"/>
              </w:rPr>
            </w:pPr>
            <w:r>
              <w:t>TMK901_5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A_Star Table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P44W90B3</w:t>
            </w:r>
          </w:p>
        </w:tc>
        <w:tc>
          <w:tcPr>
            <w:tcW w:w="1196" w:type="dxa"/>
            <w:vAlign w:val="center"/>
          </w:tcPr>
          <w:p>
            <w:pPr>
              <w:jc w:val="center"/>
              <w:rPr>
                <w:sz w:val="21"/>
                <w:szCs w:val="21"/>
              </w:rPr>
            </w:pPr>
            <w:r>
              <w:t>TMK901_4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program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P44W90B2</w:t>
            </w:r>
          </w:p>
        </w:tc>
        <w:tc>
          <w:tcPr>
            <w:tcW w:w="1196" w:type="dxa"/>
            <w:vAlign w:val="center"/>
          </w:tcPr>
          <w:p>
            <w:pPr>
              <w:jc w:val="center"/>
              <w:rPr>
                <w:sz w:val="21"/>
                <w:szCs w:val="21"/>
              </w:rPr>
            </w:pPr>
            <w:r>
              <w:t>TMK901_3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boot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P44W90B1</w:t>
            </w:r>
          </w:p>
        </w:tc>
        <w:tc>
          <w:tcPr>
            <w:tcW w:w="1196" w:type="dxa"/>
            <w:vAlign w:val="center"/>
          </w:tcPr>
          <w:p>
            <w:pPr>
              <w:jc w:val="center"/>
              <w:rPr>
                <w:sz w:val="21"/>
                <w:szCs w:val="21"/>
              </w:rPr>
            </w:pPr>
            <w:r>
              <w:t>TMK901_2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A_APS device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P44W90B0</w:t>
            </w:r>
          </w:p>
        </w:tc>
        <w:tc>
          <w:tcPr>
            <w:tcW w:w="1196" w:type="dxa"/>
            <w:vAlign w:val="center"/>
          </w:tcPr>
          <w:p>
            <w:pPr>
              <w:jc w:val="center"/>
              <w:rPr>
                <w:sz w:val="21"/>
                <w:szCs w:val="21"/>
              </w:rPr>
            </w:pPr>
            <w:r>
              <w:t>TMK901_1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 gyro device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P44W91</w:t>
            </w:r>
          </w:p>
        </w:tc>
        <w:tc>
          <w:tcPr>
            <w:tcW w:w="1196" w:type="dxa"/>
            <w:vAlign w:val="center"/>
          </w:tcPr>
          <w:p>
            <w:pPr>
              <w:jc w:val="center"/>
              <w:rPr>
                <w:sz w:val="21"/>
                <w:szCs w:val="21"/>
              </w:rPr>
            </w:pPr>
            <w:r>
              <w:t>TMK902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A_RTS instruction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P44W92</w:t>
            </w:r>
          </w:p>
        </w:tc>
        <w:tc>
          <w:tcPr>
            <w:tcW w:w="1196" w:type="dxa"/>
            <w:vAlign w:val="center"/>
          </w:tcPr>
          <w:p>
            <w:pPr>
              <w:jc w:val="center"/>
              <w:rPr>
                <w:sz w:val="21"/>
                <w:szCs w:val="21"/>
              </w:rPr>
            </w:pPr>
            <w:r>
              <w:t>TMK903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all instruction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P44W93</w:t>
            </w:r>
          </w:p>
        </w:tc>
        <w:tc>
          <w:tcPr>
            <w:tcW w:w="1196" w:type="dxa"/>
            <w:vAlign w:val="center"/>
          </w:tcPr>
          <w:p>
            <w:pPr>
              <w:jc w:val="center"/>
              <w:rPr>
                <w:sz w:val="21"/>
                <w:szCs w:val="21"/>
              </w:rPr>
            </w:pPr>
            <w:r>
              <w:t>TMK904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product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(-127,127)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P44W94B7</w:t>
            </w:r>
          </w:p>
        </w:tc>
        <w:tc>
          <w:tcPr>
            <w:tcW w:w="1196" w:type="dxa"/>
            <w:vAlign w:val="center"/>
          </w:tcPr>
          <w:p>
            <w:pPr>
              <w:jc w:val="center"/>
              <w:rPr>
                <w:sz w:val="21"/>
                <w:szCs w:val="21"/>
              </w:rPr>
            </w:pPr>
            <w:r>
              <w:t>TMK905_8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P44W94B6</w:t>
            </w:r>
          </w:p>
        </w:tc>
        <w:tc>
          <w:tcPr>
            <w:tcW w:w="1196" w:type="dxa"/>
            <w:vAlign w:val="center"/>
          </w:tcPr>
          <w:p>
            <w:pPr>
              <w:jc w:val="center"/>
              <w:rPr>
                <w:sz w:val="21"/>
                <w:szCs w:val="21"/>
              </w:rPr>
            </w:pPr>
            <w:r>
              <w:t>TMK905_7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RSV</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P44W94B5</w:t>
            </w:r>
          </w:p>
        </w:tc>
        <w:tc>
          <w:tcPr>
            <w:tcW w:w="1196" w:type="dxa"/>
            <w:vAlign w:val="center"/>
          </w:tcPr>
          <w:p>
            <w:pPr>
              <w:jc w:val="center"/>
              <w:rPr>
                <w:sz w:val="21"/>
                <w:szCs w:val="21"/>
              </w:rPr>
            </w:pPr>
            <w:r>
              <w:t>TMK905_6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B_DDR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P44W94B4</w:t>
            </w:r>
          </w:p>
        </w:tc>
        <w:tc>
          <w:tcPr>
            <w:tcW w:w="1196" w:type="dxa"/>
            <w:vAlign w:val="center"/>
          </w:tcPr>
          <w:p>
            <w:pPr>
              <w:jc w:val="center"/>
              <w:rPr>
                <w:sz w:val="21"/>
                <w:szCs w:val="21"/>
              </w:rPr>
            </w:pPr>
            <w:r>
              <w:t>TMK905_5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B_Star Table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P44W94B3</w:t>
            </w:r>
          </w:p>
        </w:tc>
        <w:tc>
          <w:tcPr>
            <w:tcW w:w="1196" w:type="dxa"/>
            <w:vAlign w:val="center"/>
          </w:tcPr>
          <w:p>
            <w:pPr>
              <w:jc w:val="center"/>
              <w:rPr>
                <w:sz w:val="21"/>
                <w:szCs w:val="21"/>
              </w:rPr>
            </w:pPr>
            <w:r>
              <w:t>TMK905_4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program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P44W94B2</w:t>
            </w:r>
          </w:p>
        </w:tc>
        <w:tc>
          <w:tcPr>
            <w:tcW w:w="1196" w:type="dxa"/>
            <w:vAlign w:val="center"/>
          </w:tcPr>
          <w:p>
            <w:pPr>
              <w:jc w:val="center"/>
              <w:rPr>
                <w:sz w:val="21"/>
                <w:szCs w:val="21"/>
              </w:rPr>
            </w:pPr>
            <w:r>
              <w:t>TMK905_3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boot storage area data health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P44W94B1</w:t>
            </w:r>
          </w:p>
        </w:tc>
        <w:tc>
          <w:tcPr>
            <w:tcW w:w="1196" w:type="dxa"/>
            <w:vAlign w:val="center"/>
          </w:tcPr>
          <w:p>
            <w:pPr>
              <w:jc w:val="center"/>
              <w:rPr>
                <w:sz w:val="21"/>
                <w:szCs w:val="21"/>
              </w:rPr>
            </w:pPr>
            <w:r>
              <w:t>TMK905_2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B_APS device working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P44W94B0</w:t>
            </w:r>
          </w:p>
        </w:tc>
        <w:tc>
          <w:tcPr>
            <w:tcW w:w="1196" w:type="dxa"/>
            <w:vAlign w:val="center"/>
          </w:tcPr>
          <w:p>
            <w:pPr>
              <w:jc w:val="center"/>
              <w:rPr>
                <w:sz w:val="21"/>
                <w:szCs w:val="21"/>
              </w:rPr>
            </w:pPr>
            <w:r>
              <w:t>TMK905_1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 gyro device working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0x00:</w:t>
            </w:r>
            <w:r>
              <w:rPr>
                <w:rFonts w:hint="eastAsia"/>
                <w:lang w:val="en-US" w:eastAsia="zh-CN"/>
              </w:rPr>
              <w:t xml:space="preserve"> Normal</w:t>
            </w:r>
            <w:r>
              <w:t>;</w:t>
            </w:r>
          </w:p>
          <w:p>
            <w:pPr>
              <w:jc w:val="center"/>
              <w:rPr>
                <w:sz w:val="21"/>
                <w:szCs w:val="21"/>
              </w:rPr>
            </w:pPr>
            <w:r>
              <w:t>0x01:</w:t>
            </w:r>
            <w:r>
              <w:rPr>
                <w:rFonts w:hint="eastAsia"/>
                <w:lang w:val="en-US" w:eastAsia="zh-CN"/>
              </w:rPr>
              <w:t xml:space="preserve"> Abnormal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P44W95</w:t>
            </w:r>
          </w:p>
        </w:tc>
        <w:tc>
          <w:tcPr>
            <w:tcW w:w="1196" w:type="dxa"/>
            <w:vAlign w:val="center"/>
          </w:tcPr>
          <w:p>
            <w:pPr>
              <w:jc w:val="center"/>
              <w:rPr>
                <w:sz w:val="21"/>
                <w:szCs w:val="21"/>
              </w:rPr>
            </w:pPr>
            <w:r>
              <w:t>TMK906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B_RTS instruction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P44W96</w:t>
            </w:r>
          </w:p>
        </w:tc>
        <w:tc>
          <w:tcPr>
            <w:tcW w:w="1196" w:type="dxa"/>
            <w:vAlign w:val="center"/>
          </w:tcPr>
          <w:p>
            <w:pPr>
              <w:jc w:val="center"/>
              <w:rPr>
                <w:sz w:val="21"/>
                <w:szCs w:val="21"/>
              </w:rPr>
            </w:pPr>
            <w:r>
              <w:t>TMK907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all instruction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P44W97</w:t>
            </w:r>
          </w:p>
        </w:tc>
        <w:tc>
          <w:tcPr>
            <w:tcW w:w="1196" w:type="dxa"/>
            <w:vAlign w:val="center"/>
          </w:tcPr>
          <w:p>
            <w:pPr>
              <w:jc w:val="center"/>
              <w:rPr>
                <w:sz w:val="21"/>
                <w:szCs w:val="21"/>
              </w:rPr>
            </w:pPr>
            <w:r>
              <w:t>TMK908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product temperature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(-127,127)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P44W98</w:t>
            </w:r>
          </w:p>
        </w:tc>
        <w:tc>
          <w:tcPr>
            <w:tcW w:w="1196" w:type="dxa"/>
            <w:vAlign w:val="center"/>
          </w:tcPr>
          <w:p>
            <w:pPr>
              <w:jc w:val="center"/>
              <w:rPr>
                <w:sz w:val="21"/>
                <w:szCs w:val="21"/>
              </w:rPr>
            </w:pPr>
            <w:r>
              <w:t>TMK909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AX Axis Accuracy Estimator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P44W99</w:t>
            </w:r>
          </w:p>
        </w:tc>
        <w:tc>
          <w:tcPr>
            <w:tcW w:w="1196" w:type="dxa"/>
            <w:vAlign w:val="center"/>
          </w:tcPr>
          <w:p>
            <w:pPr>
              <w:jc w:val="center"/>
              <w:rPr>
                <w:sz w:val="21"/>
                <w:szCs w:val="21"/>
              </w:rPr>
            </w:pPr>
            <w:r>
              <w:t>TMK910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AY Axis Accuracy Estimator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P44W100</w:t>
            </w:r>
          </w:p>
        </w:tc>
        <w:tc>
          <w:tcPr>
            <w:tcW w:w="1196" w:type="dxa"/>
            <w:vAlign w:val="center"/>
          </w:tcPr>
          <w:p>
            <w:pPr>
              <w:jc w:val="center"/>
              <w:rPr>
                <w:sz w:val="21"/>
                <w:szCs w:val="21"/>
              </w:rPr>
            </w:pPr>
            <w:r>
              <w:t>TMK911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AZ Axis Accuracy Estimator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P44W101</w:t>
            </w:r>
          </w:p>
        </w:tc>
        <w:tc>
          <w:tcPr>
            <w:tcW w:w="1196" w:type="dxa"/>
            <w:vAlign w:val="center"/>
          </w:tcPr>
          <w:p>
            <w:pPr>
              <w:jc w:val="center"/>
              <w:rPr>
                <w:sz w:val="21"/>
                <w:szCs w:val="21"/>
              </w:rPr>
            </w:pPr>
            <w:r>
              <w:t>TMK912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BX Axis Accuracy Estimator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P44W102</w:t>
            </w:r>
          </w:p>
        </w:tc>
        <w:tc>
          <w:tcPr>
            <w:tcW w:w="1196" w:type="dxa"/>
            <w:vAlign w:val="center"/>
          </w:tcPr>
          <w:p>
            <w:pPr>
              <w:jc w:val="center"/>
              <w:rPr>
                <w:sz w:val="21"/>
                <w:szCs w:val="21"/>
              </w:rPr>
            </w:pPr>
            <w:r>
              <w:t>TMK913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BY axis accuracy estimate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P44W103</w:t>
            </w:r>
          </w:p>
        </w:tc>
        <w:tc>
          <w:tcPr>
            <w:tcW w:w="1196" w:type="dxa"/>
            <w:vAlign w:val="center"/>
          </w:tcPr>
          <w:p>
            <w:pPr>
              <w:jc w:val="center"/>
              <w:rPr>
                <w:sz w:val="21"/>
                <w:szCs w:val="21"/>
              </w:rPr>
            </w:pPr>
            <w:r>
              <w:t>TMK914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BZ Axis Accuracy Estimator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0.5</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(0,51)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P44W104~W105</w:t>
            </w:r>
          </w:p>
        </w:tc>
        <w:tc>
          <w:tcPr>
            <w:tcW w:w="1196" w:type="dxa"/>
            <w:vAlign w:val="center"/>
          </w:tcPr>
          <w:p>
            <w:pPr>
              <w:jc w:val="center"/>
              <w:rPr>
                <w:sz w:val="21"/>
                <w:szCs w:val="21"/>
              </w:rPr>
            </w:pPr>
            <w:r>
              <w:t>TMK915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star map threshold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P44W106~W107</w:t>
            </w:r>
          </w:p>
        </w:tc>
        <w:tc>
          <w:tcPr>
            <w:tcW w:w="1196" w:type="dxa"/>
            <w:vAlign w:val="center"/>
          </w:tcPr>
          <w:p>
            <w:pPr>
              <w:jc w:val="center"/>
              <w:rPr>
                <w:sz w:val="21"/>
                <w:szCs w:val="21"/>
              </w:rPr>
            </w:pPr>
            <w:r>
              <w:t>TMK916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star map threshold</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P44W108~W109</w:t>
            </w:r>
          </w:p>
        </w:tc>
        <w:tc>
          <w:tcPr>
            <w:tcW w:w="1196" w:type="dxa"/>
            <w:vAlign w:val="center"/>
          </w:tcPr>
          <w:p>
            <w:pPr>
              <w:jc w:val="center"/>
              <w:rPr>
                <w:sz w:val="21"/>
                <w:szCs w:val="21"/>
              </w:rPr>
            </w:pPr>
            <w:r>
              <w:t>TMK917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gets angular velocity omega1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P44W110~W111</w:t>
            </w:r>
          </w:p>
        </w:tc>
        <w:tc>
          <w:tcPr>
            <w:tcW w:w="1196" w:type="dxa"/>
            <w:vAlign w:val="center"/>
          </w:tcPr>
          <w:p>
            <w:pPr>
              <w:jc w:val="center"/>
              <w:rPr>
                <w:sz w:val="21"/>
                <w:szCs w:val="21"/>
              </w:rPr>
            </w:pPr>
            <w:r>
              <w:t>TMK918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gets angular velocity omega2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P44W112~W113</w:t>
            </w:r>
          </w:p>
        </w:tc>
        <w:tc>
          <w:tcPr>
            <w:tcW w:w="1196" w:type="dxa"/>
            <w:vAlign w:val="center"/>
          </w:tcPr>
          <w:p>
            <w:pPr>
              <w:jc w:val="center"/>
              <w:rPr>
                <w:sz w:val="21"/>
                <w:szCs w:val="21"/>
              </w:rPr>
            </w:pPr>
            <w:r>
              <w:t>TMK919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A gets angular velocity omega3</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P44W114~W115</w:t>
            </w:r>
          </w:p>
        </w:tc>
        <w:tc>
          <w:tcPr>
            <w:tcW w:w="1196" w:type="dxa"/>
            <w:vAlign w:val="center"/>
          </w:tcPr>
          <w:p>
            <w:pPr>
              <w:jc w:val="center"/>
              <w:rPr>
                <w:sz w:val="21"/>
                <w:szCs w:val="21"/>
              </w:rPr>
            </w:pPr>
            <w:r>
              <w:t>TMK920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gets angular velocity omega1</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P44W116~W117</w:t>
            </w:r>
          </w:p>
        </w:tc>
        <w:tc>
          <w:tcPr>
            <w:tcW w:w="1196" w:type="dxa"/>
            <w:vAlign w:val="center"/>
          </w:tcPr>
          <w:p>
            <w:pPr>
              <w:jc w:val="center"/>
              <w:rPr>
                <w:sz w:val="21"/>
                <w:szCs w:val="21"/>
              </w:rPr>
            </w:pPr>
            <w:r>
              <w:t>TMK921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gets angular velocity omega2</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P44W118~W119</w:t>
            </w:r>
          </w:p>
        </w:tc>
        <w:tc>
          <w:tcPr>
            <w:tcW w:w="1196" w:type="dxa"/>
            <w:vAlign w:val="center"/>
          </w:tcPr>
          <w:p>
            <w:pPr>
              <w:jc w:val="center"/>
              <w:rPr>
                <w:sz w:val="21"/>
                <w:szCs w:val="21"/>
              </w:rPr>
            </w:pPr>
            <w:r>
              <w:t>TMK922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Star sensor B gets angular velocity omega3</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0.0005</w:t>
            </w:r>
          </w:p>
        </w:tc>
        <w:tc>
          <w:tcPr>
            <w:tcW w:w="1125" w:type="dxa"/>
            <w:vAlign w:val="center"/>
          </w:tcPr>
          <w:p>
            <w:pPr>
              <w:jc w:val="center"/>
              <w:rPr>
                <w:rFonts w:hint="eastAsia" w:eastAsia="宋体"/>
                <w:sz w:val="21"/>
                <w:szCs w:val="21"/>
                <w:lang w:eastAsia="zh-CN"/>
              </w:rPr>
            </w:pPr>
            <w:r>
              <w:rPr>
                <w:rFonts w:hint="eastAsia"/>
                <w:lang w:eastAsia="zh-CN"/>
              </w:rPr>
              <w:t>complement</w:t>
            </w:r>
          </w:p>
        </w:tc>
        <w:tc>
          <w:tcPr>
            <w:tcW w:w="776" w:type="dxa"/>
            <w:vAlign w:val="center"/>
          </w:tcPr>
          <w:p>
            <w:pPr>
              <w:jc w:val="center"/>
              <w:rPr>
                <w:sz w:val="21"/>
                <w:szCs w:val="21"/>
              </w:rPr>
            </w:pPr>
          </w:p>
        </w:tc>
        <w:tc>
          <w:tcPr>
            <w:tcW w:w="1546" w:type="dxa"/>
            <w:vAlign w:val="center"/>
          </w:tcPr>
          <w:p>
            <w:pPr>
              <w:jc w:val="center"/>
              <w:rPr>
                <w:sz w:val="21"/>
                <w:szCs w:val="21"/>
              </w:rPr>
            </w:pPr>
            <w:r>
              <w:t>(-16.38,16.38)</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P44W120B7</w:t>
            </w:r>
          </w:p>
        </w:tc>
        <w:tc>
          <w:tcPr>
            <w:tcW w:w="1196" w:type="dxa"/>
            <w:vAlign w:val="center"/>
          </w:tcPr>
          <w:p>
            <w:pPr>
              <w:jc w:val="center"/>
              <w:rPr>
                <w:sz w:val="21"/>
                <w:szCs w:val="21"/>
              </w:rPr>
            </w:pPr>
            <w:r>
              <w:t>TMK923_1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rFonts w:hint="eastAsia" w:eastAsia="宋体"/>
                <w:sz w:val="21"/>
                <w:szCs w:val="21"/>
                <w:lang w:eastAsia="zh-CN"/>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P44W120B6</w:t>
            </w:r>
          </w:p>
        </w:tc>
        <w:tc>
          <w:tcPr>
            <w:tcW w:w="1196" w:type="dxa"/>
            <w:vAlign w:val="center"/>
          </w:tcPr>
          <w:p>
            <w:pPr>
              <w:jc w:val="center"/>
              <w:rPr>
                <w:sz w:val="21"/>
                <w:szCs w:val="21"/>
              </w:rPr>
            </w:pPr>
            <w:r>
              <w:t>TMK923_2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2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P44W120B5</w:t>
            </w:r>
          </w:p>
        </w:tc>
        <w:tc>
          <w:tcPr>
            <w:tcW w:w="1196" w:type="dxa"/>
            <w:vAlign w:val="center"/>
          </w:tcPr>
          <w:p>
            <w:pPr>
              <w:jc w:val="center"/>
              <w:rPr>
                <w:sz w:val="21"/>
                <w:szCs w:val="21"/>
              </w:rPr>
            </w:pPr>
            <w:r>
              <w:t>TMK923_3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3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P44W120B4</w:t>
            </w:r>
          </w:p>
        </w:tc>
        <w:tc>
          <w:tcPr>
            <w:tcW w:w="1196" w:type="dxa"/>
            <w:vAlign w:val="center"/>
          </w:tcPr>
          <w:p>
            <w:pPr>
              <w:jc w:val="center"/>
              <w:rPr>
                <w:sz w:val="21"/>
                <w:szCs w:val="21"/>
              </w:rPr>
            </w:pPr>
            <w:r>
              <w:t>TMK923_4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4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P44W120B3</w:t>
            </w:r>
          </w:p>
        </w:tc>
        <w:tc>
          <w:tcPr>
            <w:tcW w:w="1196" w:type="dxa"/>
            <w:vAlign w:val="center"/>
          </w:tcPr>
          <w:p>
            <w:pPr>
              <w:jc w:val="center"/>
              <w:rPr>
                <w:sz w:val="21"/>
                <w:szCs w:val="21"/>
              </w:rPr>
            </w:pPr>
            <w:r>
              <w:t>TMK923_5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5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P44W120B2</w:t>
            </w:r>
          </w:p>
        </w:tc>
        <w:tc>
          <w:tcPr>
            <w:tcW w:w="1196" w:type="dxa"/>
            <w:vAlign w:val="center"/>
          </w:tcPr>
          <w:p>
            <w:pPr>
              <w:jc w:val="center"/>
              <w:rPr>
                <w:sz w:val="21"/>
                <w:szCs w:val="21"/>
              </w:rPr>
            </w:pPr>
            <w:r>
              <w:t>TMK923_6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6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P44W120B1</w:t>
            </w:r>
          </w:p>
        </w:tc>
        <w:tc>
          <w:tcPr>
            <w:tcW w:w="1196" w:type="dxa"/>
            <w:vAlign w:val="center"/>
          </w:tcPr>
          <w:p>
            <w:pPr>
              <w:jc w:val="center"/>
              <w:rPr>
                <w:sz w:val="21"/>
                <w:szCs w:val="21"/>
              </w:rPr>
            </w:pPr>
            <w:r>
              <w:t>TMK923_7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7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P44W120B0</w:t>
            </w:r>
          </w:p>
        </w:tc>
        <w:tc>
          <w:tcPr>
            <w:tcW w:w="1196" w:type="dxa"/>
            <w:vAlign w:val="center"/>
          </w:tcPr>
          <w:p>
            <w:pPr>
              <w:jc w:val="center"/>
              <w:rPr>
                <w:sz w:val="21"/>
                <w:szCs w:val="21"/>
              </w:rPr>
            </w:pPr>
            <w:r>
              <w:t>TMK923_8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8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P44W121B7</w:t>
            </w:r>
          </w:p>
        </w:tc>
        <w:tc>
          <w:tcPr>
            <w:tcW w:w="1196" w:type="dxa"/>
            <w:vAlign w:val="center"/>
          </w:tcPr>
          <w:p>
            <w:pPr>
              <w:jc w:val="center"/>
              <w:rPr>
                <w:sz w:val="21"/>
                <w:szCs w:val="21"/>
              </w:rPr>
            </w:pPr>
            <w:r>
              <w:t>TMK923_9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9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P44W121B6</w:t>
            </w:r>
          </w:p>
        </w:tc>
        <w:tc>
          <w:tcPr>
            <w:tcW w:w="1196" w:type="dxa"/>
            <w:vAlign w:val="center"/>
          </w:tcPr>
          <w:p>
            <w:pPr>
              <w:jc w:val="center"/>
              <w:rPr>
                <w:sz w:val="21"/>
                <w:szCs w:val="21"/>
              </w:rPr>
            </w:pPr>
            <w:r>
              <w:t>TMK923_10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10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P44W121B5</w:t>
            </w:r>
          </w:p>
        </w:tc>
        <w:tc>
          <w:tcPr>
            <w:tcW w:w="1196" w:type="dxa"/>
            <w:vAlign w:val="center"/>
          </w:tcPr>
          <w:p>
            <w:pPr>
              <w:jc w:val="center"/>
              <w:rPr>
                <w:sz w:val="21"/>
                <w:szCs w:val="21"/>
              </w:rPr>
            </w:pPr>
            <w:r>
              <w:t>TMK923_11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11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P44W121B4</w:t>
            </w:r>
          </w:p>
        </w:tc>
        <w:tc>
          <w:tcPr>
            <w:tcW w:w="1196" w:type="dxa"/>
            <w:vAlign w:val="center"/>
          </w:tcPr>
          <w:p>
            <w:pPr>
              <w:jc w:val="center"/>
              <w:rPr>
                <w:sz w:val="21"/>
                <w:szCs w:val="21"/>
              </w:rPr>
            </w:pPr>
            <w:r>
              <w:t>TMK923_12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12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122</w:t>
            </w:r>
          </w:p>
        </w:tc>
        <w:tc>
          <w:tcPr>
            <w:tcW w:w="999" w:type="dxa"/>
            <w:vAlign w:val="center"/>
          </w:tcPr>
          <w:p>
            <w:pPr>
              <w:jc w:val="center"/>
              <w:rPr>
                <w:sz w:val="21"/>
                <w:szCs w:val="21"/>
              </w:rPr>
            </w:pPr>
            <w:r>
              <w:t>P44W121B3</w:t>
            </w:r>
          </w:p>
        </w:tc>
        <w:tc>
          <w:tcPr>
            <w:tcW w:w="1196" w:type="dxa"/>
            <w:vAlign w:val="center"/>
          </w:tcPr>
          <w:p>
            <w:pPr>
              <w:jc w:val="center"/>
              <w:rPr>
                <w:sz w:val="21"/>
                <w:szCs w:val="21"/>
              </w:rPr>
            </w:pPr>
            <w:r>
              <w:t>TMK923_13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13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123</w:t>
            </w:r>
          </w:p>
        </w:tc>
        <w:tc>
          <w:tcPr>
            <w:tcW w:w="999" w:type="dxa"/>
            <w:vAlign w:val="center"/>
          </w:tcPr>
          <w:p>
            <w:pPr>
              <w:jc w:val="center"/>
              <w:rPr>
                <w:sz w:val="21"/>
                <w:szCs w:val="21"/>
              </w:rPr>
            </w:pPr>
            <w:r>
              <w:t>P44W121B2</w:t>
            </w:r>
          </w:p>
        </w:tc>
        <w:tc>
          <w:tcPr>
            <w:tcW w:w="1196" w:type="dxa"/>
            <w:vAlign w:val="center"/>
          </w:tcPr>
          <w:p>
            <w:pPr>
              <w:jc w:val="center"/>
              <w:rPr>
                <w:sz w:val="21"/>
                <w:szCs w:val="21"/>
              </w:rPr>
            </w:pPr>
            <w:r>
              <w:t>TMK923_14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14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124</w:t>
            </w:r>
          </w:p>
        </w:tc>
        <w:tc>
          <w:tcPr>
            <w:tcW w:w="999" w:type="dxa"/>
            <w:vAlign w:val="center"/>
          </w:tcPr>
          <w:p>
            <w:pPr>
              <w:jc w:val="center"/>
              <w:rPr>
                <w:sz w:val="21"/>
                <w:szCs w:val="21"/>
              </w:rPr>
            </w:pPr>
            <w:r>
              <w:t>P44W121B1</w:t>
            </w:r>
          </w:p>
        </w:tc>
        <w:tc>
          <w:tcPr>
            <w:tcW w:w="1196" w:type="dxa"/>
            <w:vAlign w:val="center"/>
          </w:tcPr>
          <w:p>
            <w:pPr>
              <w:jc w:val="center"/>
              <w:rPr>
                <w:sz w:val="21"/>
                <w:szCs w:val="21"/>
              </w:rPr>
            </w:pPr>
            <w:r>
              <w:t>TMK923_15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15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125</w:t>
            </w:r>
          </w:p>
        </w:tc>
        <w:tc>
          <w:tcPr>
            <w:tcW w:w="999" w:type="dxa"/>
            <w:vAlign w:val="center"/>
          </w:tcPr>
          <w:p>
            <w:pPr>
              <w:jc w:val="center"/>
              <w:rPr>
                <w:sz w:val="21"/>
                <w:szCs w:val="21"/>
              </w:rPr>
            </w:pPr>
            <w:r>
              <w:t>P44W121B0</w:t>
            </w:r>
          </w:p>
        </w:tc>
        <w:tc>
          <w:tcPr>
            <w:tcW w:w="1196" w:type="dxa"/>
            <w:vAlign w:val="center"/>
          </w:tcPr>
          <w:p>
            <w:pPr>
              <w:jc w:val="center"/>
              <w:rPr>
                <w:sz w:val="21"/>
                <w:szCs w:val="21"/>
              </w:rPr>
            </w:pPr>
            <w:r>
              <w:t>TMK923_16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16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126</w:t>
            </w:r>
          </w:p>
        </w:tc>
        <w:tc>
          <w:tcPr>
            <w:tcW w:w="999" w:type="dxa"/>
            <w:vAlign w:val="center"/>
          </w:tcPr>
          <w:p>
            <w:pPr>
              <w:jc w:val="center"/>
              <w:rPr>
                <w:sz w:val="21"/>
                <w:szCs w:val="21"/>
              </w:rPr>
            </w:pPr>
            <w:r>
              <w:t>P44W122B7</w:t>
            </w:r>
          </w:p>
        </w:tc>
        <w:tc>
          <w:tcPr>
            <w:tcW w:w="1196" w:type="dxa"/>
            <w:vAlign w:val="center"/>
          </w:tcPr>
          <w:p>
            <w:pPr>
              <w:jc w:val="center"/>
              <w:rPr>
                <w:sz w:val="21"/>
                <w:szCs w:val="21"/>
              </w:rPr>
            </w:pPr>
            <w:r>
              <w:t>TMK923_17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17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127</w:t>
            </w:r>
          </w:p>
        </w:tc>
        <w:tc>
          <w:tcPr>
            <w:tcW w:w="999" w:type="dxa"/>
            <w:vAlign w:val="center"/>
          </w:tcPr>
          <w:p>
            <w:pPr>
              <w:jc w:val="center"/>
              <w:rPr>
                <w:sz w:val="21"/>
                <w:szCs w:val="21"/>
              </w:rPr>
            </w:pPr>
            <w:r>
              <w:t>P44W122B6</w:t>
            </w:r>
          </w:p>
        </w:tc>
        <w:tc>
          <w:tcPr>
            <w:tcW w:w="1196" w:type="dxa"/>
            <w:vAlign w:val="center"/>
          </w:tcPr>
          <w:p>
            <w:pPr>
              <w:jc w:val="center"/>
              <w:rPr>
                <w:sz w:val="21"/>
                <w:szCs w:val="21"/>
              </w:rPr>
            </w:pPr>
            <w:r>
              <w:t>TMK923_18</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18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128</w:t>
            </w:r>
          </w:p>
        </w:tc>
        <w:tc>
          <w:tcPr>
            <w:tcW w:w="999" w:type="dxa"/>
            <w:vAlign w:val="center"/>
          </w:tcPr>
          <w:p>
            <w:pPr>
              <w:jc w:val="center"/>
              <w:rPr>
                <w:sz w:val="21"/>
                <w:szCs w:val="21"/>
              </w:rPr>
            </w:pPr>
            <w:r>
              <w:t>P44W122B5</w:t>
            </w:r>
          </w:p>
        </w:tc>
        <w:tc>
          <w:tcPr>
            <w:tcW w:w="1196" w:type="dxa"/>
            <w:vAlign w:val="center"/>
          </w:tcPr>
          <w:p>
            <w:pPr>
              <w:jc w:val="center"/>
              <w:rPr>
                <w:sz w:val="21"/>
                <w:szCs w:val="21"/>
              </w:rPr>
            </w:pPr>
            <w:r>
              <w:t>TMK923_19</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19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129</w:t>
            </w:r>
          </w:p>
        </w:tc>
        <w:tc>
          <w:tcPr>
            <w:tcW w:w="999" w:type="dxa"/>
            <w:vAlign w:val="center"/>
          </w:tcPr>
          <w:p>
            <w:pPr>
              <w:jc w:val="center"/>
              <w:rPr>
                <w:sz w:val="21"/>
                <w:szCs w:val="21"/>
              </w:rPr>
            </w:pPr>
            <w:r>
              <w:t>P44W122B4</w:t>
            </w:r>
          </w:p>
        </w:tc>
        <w:tc>
          <w:tcPr>
            <w:tcW w:w="1196" w:type="dxa"/>
            <w:vAlign w:val="center"/>
          </w:tcPr>
          <w:p>
            <w:pPr>
              <w:jc w:val="center"/>
              <w:rPr>
                <w:sz w:val="21"/>
                <w:szCs w:val="21"/>
              </w:rPr>
            </w:pPr>
            <w:r>
              <w:t>TMK923_20</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20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130</w:t>
            </w:r>
          </w:p>
        </w:tc>
        <w:tc>
          <w:tcPr>
            <w:tcW w:w="999" w:type="dxa"/>
            <w:vAlign w:val="center"/>
          </w:tcPr>
          <w:p>
            <w:pPr>
              <w:jc w:val="center"/>
              <w:rPr>
                <w:sz w:val="21"/>
                <w:szCs w:val="21"/>
              </w:rPr>
            </w:pPr>
            <w:r>
              <w:t>P44W122B3</w:t>
            </w:r>
          </w:p>
        </w:tc>
        <w:tc>
          <w:tcPr>
            <w:tcW w:w="1196" w:type="dxa"/>
            <w:vAlign w:val="center"/>
          </w:tcPr>
          <w:p>
            <w:pPr>
              <w:jc w:val="center"/>
              <w:rPr>
                <w:sz w:val="21"/>
                <w:szCs w:val="21"/>
              </w:rPr>
            </w:pPr>
            <w:r>
              <w:t>TMK923_21</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21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131</w:t>
            </w:r>
          </w:p>
        </w:tc>
        <w:tc>
          <w:tcPr>
            <w:tcW w:w="999" w:type="dxa"/>
            <w:vAlign w:val="center"/>
          </w:tcPr>
          <w:p>
            <w:pPr>
              <w:jc w:val="center"/>
              <w:rPr>
                <w:sz w:val="21"/>
                <w:szCs w:val="21"/>
              </w:rPr>
            </w:pPr>
            <w:r>
              <w:t>P44W122B2</w:t>
            </w:r>
          </w:p>
        </w:tc>
        <w:tc>
          <w:tcPr>
            <w:tcW w:w="1196" w:type="dxa"/>
            <w:vAlign w:val="center"/>
          </w:tcPr>
          <w:p>
            <w:pPr>
              <w:jc w:val="center"/>
              <w:rPr>
                <w:sz w:val="21"/>
                <w:szCs w:val="21"/>
              </w:rPr>
            </w:pPr>
            <w:r>
              <w:t>TMK923_22</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22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132</w:t>
            </w:r>
          </w:p>
        </w:tc>
        <w:tc>
          <w:tcPr>
            <w:tcW w:w="999" w:type="dxa"/>
            <w:vAlign w:val="center"/>
          </w:tcPr>
          <w:p>
            <w:pPr>
              <w:jc w:val="center"/>
              <w:rPr>
                <w:sz w:val="21"/>
                <w:szCs w:val="21"/>
              </w:rPr>
            </w:pPr>
            <w:r>
              <w:t>P44W122B1</w:t>
            </w:r>
          </w:p>
        </w:tc>
        <w:tc>
          <w:tcPr>
            <w:tcW w:w="1196" w:type="dxa"/>
            <w:vAlign w:val="center"/>
          </w:tcPr>
          <w:p>
            <w:pPr>
              <w:jc w:val="center"/>
              <w:rPr>
                <w:sz w:val="21"/>
                <w:szCs w:val="21"/>
              </w:rPr>
            </w:pPr>
            <w:r>
              <w:t>TMK923_23</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23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133</w:t>
            </w:r>
          </w:p>
        </w:tc>
        <w:tc>
          <w:tcPr>
            <w:tcW w:w="999" w:type="dxa"/>
            <w:vAlign w:val="center"/>
          </w:tcPr>
          <w:p>
            <w:pPr>
              <w:jc w:val="center"/>
              <w:rPr>
                <w:sz w:val="21"/>
                <w:szCs w:val="21"/>
              </w:rPr>
            </w:pPr>
            <w:r>
              <w:t>P44W122B0</w:t>
            </w:r>
          </w:p>
        </w:tc>
        <w:tc>
          <w:tcPr>
            <w:tcW w:w="1196" w:type="dxa"/>
            <w:vAlign w:val="center"/>
          </w:tcPr>
          <w:p>
            <w:pPr>
              <w:jc w:val="center"/>
              <w:rPr>
                <w:sz w:val="21"/>
                <w:szCs w:val="21"/>
              </w:rPr>
            </w:pPr>
            <w:r>
              <w:t>TMK923_24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Injection program module 24 running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pPr>
            <w:r>
              <w:t>0x0:</w:t>
            </w:r>
            <w:r>
              <w:rPr>
                <w:rFonts w:hint="eastAsia"/>
                <w:lang w:val="en-US" w:eastAsia="zh-CN"/>
              </w:rPr>
              <w:t xml:space="preserve"> </w:t>
            </w:r>
            <w:r>
              <w:rPr>
                <w:rFonts w:hint="eastAsia"/>
              </w:rPr>
              <w:t>Not running</w:t>
            </w:r>
            <w:r>
              <w:t>;</w:t>
            </w:r>
          </w:p>
          <w:p>
            <w:pPr>
              <w:jc w:val="center"/>
              <w:rPr>
                <w:sz w:val="21"/>
                <w:szCs w:val="21"/>
              </w:rPr>
            </w:pPr>
            <w:r>
              <w:t>0x1:</w:t>
            </w:r>
            <w:r>
              <w:rPr>
                <w:rFonts w:hint="eastAsia"/>
                <w:lang w:val="en-US" w:eastAsia="zh-CN"/>
              </w:rPr>
              <w:t xml:space="preserve"> Running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134</w:t>
            </w:r>
          </w:p>
        </w:tc>
        <w:tc>
          <w:tcPr>
            <w:tcW w:w="999" w:type="dxa"/>
            <w:vAlign w:val="center"/>
          </w:tcPr>
          <w:p>
            <w:pPr>
              <w:jc w:val="center"/>
              <w:rPr>
                <w:sz w:val="21"/>
                <w:szCs w:val="21"/>
              </w:rPr>
            </w:pPr>
            <w:r>
              <w:t>P44W123</w:t>
            </w:r>
          </w:p>
        </w:tc>
        <w:tc>
          <w:tcPr>
            <w:tcW w:w="1196" w:type="dxa"/>
            <w:vAlign w:val="center"/>
          </w:tcPr>
          <w:p>
            <w:pPr>
              <w:jc w:val="center"/>
              <w:rPr>
                <w:sz w:val="21"/>
                <w:szCs w:val="21"/>
              </w:rPr>
            </w:pPr>
            <w:r>
              <w:t>TMK924</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On-chip sun cumulative restarts</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135</w:t>
            </w:r>
          </w:p>
        </w:tc>
        <w:tc>
          <w:tcPr>
            <w:tcW w:w="999" w:type="dxa"/>
            <w:vAlign w:val="center"/>
          </w:tcPr>
          <w:p>
            <w:pPr>
              <w:jc w:val="center"/>
              <w:rPr>
                <w:sz w:val="21"/>
                <w:szCs w:val="21"/>
              </w:rPr>
            </w:pPr>
            <w:r>
              <w:t>P44W124</w:t>
            </w:r>
          </w:p>
        </w:tc>
        <w:tc>
          <w:tcPr>
            <w:tcW w:w="1196" w:type="dxa"/>
            <w:vAlign w:val="center"/>
          </w:tcPr>
          <w:p>
            <w:pPr>
              <w:jc w:val="center"/>
              <w:rPr>
                <w:sz w:val="21"/>
                <w:szCs w:val="21"/>
              </w:rPr>
            </w:pPr>
            <w:r>
              <w:t>TMK925</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On-chip solar integration time</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136</w:t>
            </w:r>
          </w:p>
        </w:tc>
        <w:tc>
          <w:tcPr>
            <w:tcW w:w="999" w:type="dxa"/>
            <w:vAlign w:val="center"/>
          </w:tcPr>
          <w:p>
            <w:pPr>
              <w:jc w:val="center"/>
              <w:rPr>
                <w:sz w:val="21"/>
                <w:szCs w:val="21"/>
              </w:rPr>
            </w:pPr>
            <w:r>
              <w:t>P44W125</w:t>
            </w:r>
          </w:p>
        </w:tc>
        <w:tc>
          <w:tcPr>
            <w:tcW w:w="1196" w:type="dxa"/>
            <w:vAlign w:val="center"/>
          </w:tcPr>
          <w:p>
            <w:pPr>
              <w:jc w:val="center"/>
              <w:rPr>
                <w:sz w:val="21"/>
                <w:szCs w:val="21"/>
              </w:rPr>
            </w:pPr>
            <w:r>
              <w:t>TMK926</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On-chip sun illegal instruction count</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137</w:t>
            </w:r>
          </w:p>
        </w:tc>
        <w:tc>
          <w:tcPr>
            <w:tcW w:w="999" w:type="dxa"/>
            <w:vAlign w:val="center"/>
          </w:tcPr>
          <w:p>
            <w:pPr>
              <w:jc w:val="center"/>
              <w:rPr>
                <w:sz w:val="21"/>
                <w:szCs w:val="21"/>
              </w:rPr>
            </w:pPr>
            <w:r>
              <w:t>P44W126~W127</w:t>
            </w:r>
          </w:p>
        </w:tc>
        <w:tc>
          <w:tcPr>
            <w:tcW w:w="1196" w:type="dxa"/>
            <w:vAlign w:val="center"/>
          </w:tcPr>
          <w:p>
            <w:pPr>
              <w:jc w:val="center"/>
              <w:rPr>
                <w:sz w:val="21"/>
                <w:szCs w:val="21"/>
              </w:rPr>
            </w:pPr>
            <w:r>
              <w:t>TMK927</w:t>
            </w:r>
          </w:p>
        </w:tc>
        <w:tc>
          <w:tcPr>
            <w:tcW w:w="1491" w:type="dxa"/>
            <w:vAlign w:val="center"/>
          </w:tcPr>
          <w:p>
            <w:pPr>
              <w:keepNext w:val="0"/>
              <w:keepLines w:val="0"/>
              <w:widowControl/>
              <w:suppressLineNumbers w:val="0"/>
              <w:jc w:val="left"/>
              <w:textAlignment w:val="center"/>
              <w:rPr>
                <w:sz w:val="24"/>
                <w:szCs w:val="24"/>
              </w:rPr>
            </w:pPr>
            <w:r>
              <w:rPr>
                <w:rFonts w:hint="default" w:ascii="Times New Roman" w:hAnsi="Times New Roman" w:eastAsia="宋体" w:cs="Times New Roman"/>
                <w:i w:val="0"/>
                <w:color w:val="000000"/>
                <w:kern w:val="0"/>
                <w:sz w:val="24"/>
                <w:szCs w:val="24"/>
                <w:u w:val="none"/>
                <w:lang w:val="en-US" w:eastAsia="zh-CN" w:bidi="ar"/>
              </w:rPr>
              <w:t>Software version number</w:t>
            </w:r>
          </w:p>
        </w:tc>
        <w:tc>
          <w:tcPr>
            <w:tcW w:w="819" w:type="dxa"/>
            <w:vAlign w:val="center"/>
          </w:tcPr>
          <w:p>
            <w:pPr>
              <w:jc w:val="center"/>
              <w:rPr>
                <w:sz w:val="21"/>
                <w:szCs w:val="21"/>
              </w:rPr>
            </w:pPr>
            <w:r>
              <w:t>%+8.5f</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rFonts w:hint="eastAsia" w:eastAsia="宋体"/>
                <w:sz w:val="21"/>
                <w:szCs w:val="21"/>
                <w:lang w:eastAsia="zh-CN"/>
              </w:rPr>
            </w:pPr>
            <w:r>
              <w:rPr>
                <w:rFonts w:hint="eastAsia"/>
                <w:lang w:eastAsia="zh-CN"/>
              </w:rP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84" w:name="_Toc1521"/>
      <w:r>
        <w:rPr>
          <w:b/>
          <w:lang w:val="zh-CN"/>
        </w:rPr>
        <w:t>BMU</w:t>
      </w:r>
      <w:bookmarkEnd w:id="84"/>
    </w:p>
    <w:p>
      <w:pPr>
        <w:pStyle w:val="5"/>
      </w:pPr>
      <w:bookmarkStart w:id="85" w:name="_Toc4693"/>
      <w:r>
        <w:rPr>
          <w:b/>
          <w:lang w:val="zh-CN"/>
        </w:rPr>
        <w:t>BMU_fast_TM(28H)</w:t>
      </w:r>
      <w:bookmarkEnd w:id="85"/>
    </w:p>
    <w:p>
      <w:r>
        <w:t>Pack ID=28H；Pack length=13（Bytes=14）</w:t>
      </w:r>
      <w:r>
        <w:rPr>
          <w:lang w:val="zh-CN"/>
        </w:rPr>
        <w:t>。</w:t>
      </w:r>
    </w:p>
    <w:p>
      <w:pPr>
        <w:jc w:val="center"/>
      </w:pPr>
      <w:r>
        <w:rPr>
          <w:b/>
          <w:lang w:val="zh-CN"/>
        </w:rPr>
        <w:t>Table 8-23BMU_fast_TMTable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P28W0</w:t>
            </w:r>
          </w:p>
        </w:tc>
        <w:tc>
          <w:tcPr>
            <w:tcW w:w="1196" w:type="dxa"/>
            <w:vAlign w:val="center"/>
          </w:tcPr>
          <w:p>
            <w:pPr>
              <w:jc w:val="center"/>
              <w:rPr>
                <w:sz w:val="21"/>
                <w:szCs w:val="21"/>
              </w:rPr>
            </w:pPr>
            <w:r>
              <w:t>ND001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P28W1</w:t>
            </w:r>
          </w:p>
        </w:tc>
        <w:tc>
          <w:tcPr>
            <w:tcW w:w="1196" w:type="dxa"/>
            <w:vAlign w:val="center"/>
          </w:tcPr>
          <w:p>
            <w:pPr>
              <w:jc w:val="center"/>
              <w:rPr>
                <w:sz w:val="21"/>
                <w:szCs w:val="21"/>
              </w:rPr>
            </w:pPr>
            <w:r>
              <w:t>ND002</w:t>
            </w:r>
          </w:p>
        </w:tc>
        <w:tc>
          <w:tcPr>
            <w:tcW w:w="1491" w:type="dxa"/>
            <w:vAlign w:val="center"/>
          </w:tcPr>
          <w:p>
            <w:pPr>
              <w:jc w:val="center"/>
              <w:rPr>
                <w:sz w:val="21"/>
                <w:szCs w:val="21"/>
              </w:rPr>
            </w:pPr>
            <w:r>
              <w:t xml:space="preserve">Batt_Cell-1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P28W2</w:t>
            </w:r>
          </w:p>
        </w:tc>
        <w:tc>
          <w:tcPr>
            <w:tcW w:w="1196" w:type="dxa"/>
            <w:vAlign w:val="center"/>
          </w:tcPr>
          <w:p>
            <w:pPr>
              <w:jc w:val="center"/>
              <w:rPr>
                <w:sz w:val="21"/>
                <w:szCs w:val="21"/>
              </w:rPr>
            </w:pPr>
            <w:r>
              <w:t>ND003</w:t>
            </w:r>
          </w:p>
        </w:tc>
        <w:tc>
          <w:tcPr>
            <w:tcW w:w="1491" w:type="dxa"/>
            <w:vAlign w:val="center"/>
          </w:tcPr>
          <w:p>
            <w:pPr>
              <w:jc w:val="center"/>
              <w:rPr>
                <w:sz w:val="21"/>
                <w:szCs w:val="21"/>
              </w:rPr>
            </w:pPr>
            <w:r>
              <w:t xml:space="preserve">Batt_Cell-2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P28W3</w:t>
            </w:r>
          </w:p>
        </w:tc>
        <w:tc>
          <w:tcPr>
            <w:tcW w:w="1196" w:type="dxa"/>
            <w:vAlign w:val="center"/>
          </w:tcPr>
          <w:p>
            <w:pPr>
              <w:jc w:val="center"/>
              <w:rPr>
                <w:sz w:val="21"/>
                <w:szCs w:val="21"/>
              </w:rPr>
            </w:pPr>
            <w:r>
              <w:t>ND004</w:t>
            </w:r>
          </w:p>
        </w:tc>
        <w:tc>
          <w:tcPr>
            <w:tcW w:w="1491" w:type="dxa"/>
            <w:vAlign w:val="center"/>
          </w:tcPr>
          <w:p>
            <w:pPr>
              <w:jc w:val="center"/>
              <w:rPr>
                <w:sz w:val="21"/>
                <w:szCs w:val="21"/>
              </w:rPr>
            </w:pPr>
            <w:r>
              <w:t xml:space="preserve">Batt_Cell-3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P28W4</w:t>
            </w:r>
          </w:p>
        </w:tc>
        <w:tc>
          <w:tcPr>
            <w:tcW w:w="1196" w:type="dxa"/>
            <w:vAlign w:val="center"/>
          </w:tcPr>
          <w:p>
            <w:pPr>
              <w:jc w:val="center"/>
              <w:rPr>
                <w:sz w:val="21"/>
                <w:szCs w:val="21"/>
              </w:rPr>
            </w:pPr>
            <w:r>
              <w:t>ND005</w:t>
            </w:r>
          </w:p>
        </w:tc>
        <w:tc>
          <w:tcPr>
            <w:tcW w:w="1491" w:type="dxa"/>
            <w:vAlign w:val="center"/>
          </w:tcPr>
          <w:p>
            <w:pPr>
              <w:jc w:val="center"/>
              <w:rPr>
                <w:sz w:val="21"/>
                <w:szCs w:val="21"/>
              </w:rPr>
            </w:pPr>
            <w:r>
              <w:t xml:space="preserve">Batt_Cell-4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P28W5</w:t>
            </w:r>
          </w:p>
        </w:tc>
        <w:tc>
          <w:tcPr>
            <w:tcW w:w="1196" w:type="dxa"/>
            <w:vAlign w:val="center"/>
          </w:tcPr>
          <w:p>
            <w:pPr>
              <w:jc w:val="center"/>
              <w:rPr>
                <w:sz w:val="21"/>
                <w:szCs w:val="21"/>
              </w:rPr>
            </w:pPr>
            <w:r>
              <w:t>ND006</w:t>
            </w:r>
          </w:p>
        </w:tc>
        <w:tc>
          <w:tcPr>
            <w:tcW w:w="1491" w:type="dxa"/>
            <w:vAlign w:val="center"/>
          </w:tcPr>
          <w:p>
            <w:pPr>
              <w:jc w:val="center"/>
              <w:rPr>
                <w:sz w:val="21"/>
                <w:szCs w:val="21"/>
              </w:rPr>
            </w:pPr>
            <w:r>
              <w:t xml:space="preserve">Batt_Cell-5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P28W6</w:t>
            </w:r>
          </w:p>
        </w:tc>
        <w:tc>
          <w:tcPr>
            <w:tcW w:w="1196" w:type="dxa"/>
            <w:vAlign w:val="center"/>
          </w:tcPr>
          <w:p>
            <w:pPr>
              <w:jc w:val="center"/>
              <w:rPr>
                <w:sz w:val="21"/>
                <w:szCs w:val="21"/>
              </w:rPr>
            </w:pPr>
            <w:r>
              <w:t>ND007</w:t>
            </w:r>
          </w:p>
        </w:tc>
        <w:tc>
          <w:tcPr>
            <w:tcW w:w="1491" w:type="dxa"/>
            <w:vAlign w:val="center"/>
          </w:tcPr>
          <w:p>
            <w:pPr>
              <w:jc w:val="center"/>
              <w:rPr>
                <w:sz w:val="21"/>
                <w:szCs w:val="21"/>
              </w:rPr>
            </w:pPr>
            <w:r>
              <w:t xml:space="preserve">Batt_Cell-6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P28W7</w:t>
            </w:r>
          </w:p>
        </w:tc>
        <w:tc>
          <w:tcPr>
            <w:tcW w:w="1196" w:type="dxa"/>
            <w:vAlign w:val="center"/>
          </w:tcPr>
          <w:p>
            <w:pPr>
              <w:jc w:val="center"/>
              <w:rPr>
                <w:sz w:val="21"/>
                <w:szCs w:val="21"/>
              </w:rPr>
            </w:pPr>
            <w:r>
              <w:t>ND008</w:t>
            </w:r>
          </w:p>
        </w:tc>
        <w:tc>
          <w:tcPr>
            <w:tcW w:w="1491" w:type="dxa"/>
            <w:vAlign w:val="center"/>
          </w:tcPr>
          <w:p>
            <w:pPr>
              <w:jc w:val="center"/>
              <w:rPr>
                <w:sz w:val="21"/>
                <w:szCs w:val="21"/>
              </w:rPr>
            </w:pPr>
            <w:r>
              <w:t xml:space="preserve">Batt_Cell-7 voltage </w:t>
            </w:r>
          </w:p>
        </w:tc>
        <w:tc>
          <w:tcPr>
            <w:tcW w:w="819" w:type="dxa"/>
            <w:vAlign w:val="center"/>
          </w:tcPr>
          <w:p>
            <w:pPr>
              <w:jc w:val="center"/>
              <w:rPr>
                <w:sz w:val="21"/>
                <w:szCs w:val="21"/>
              </w:rPr>
            </w:pPr>
            <w:r>
              <w:t>%6.4f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0.0188,0.089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P28W8B7</w:t>
            </w:r>
          </w:p>
        </w:tc>
        <w:tc>
          <w:tcPr>
            <w:tcW w:w="1196" w:type="dxa"/>
            <w:vAlign w:val="center"/>
          </w:tcPr>
          <w:p>
            <w:pPr>
              <w:jc w:val="center"/>
              <w:rPr>
                <w:sz w:val="21"/>
                <w:szCs w:val="21"/>
              </w:rPr>
            </w:pPr>
            <w:r>
              <w:t>ND009</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P28W8B6</w:t>
            </w:r>
          </w:p>
        </w:tc>
        <w:tc>
          <w:tcPr>
            <w:tcW w:w="1196" w:type="dxa"/>
            <w:vAlign w:val="center"/>
          </w:tcPr>
          <w:p>
            <w:pPr>
              <w:jc w:val="center"/>
              <w:rPr>
                <w:sz w:val="21"/>
                <w:szCs w:val="21"/>
              </w:rPr>
            </w:pPr>
            <w:r>
              <w:t>ND010</w:t>
            </w:r>
          </w:p>
        </w:tc>
        <w:tc>
          <w:tcPr>
            <w:tcW w:w="1491" w:type="dxa"/>
            <w:vAlign w:val="center"/>
          </w:tcPr>
          <w:p>
            <w:pPr>
              <w:jc w:val="center"/>
              <w:rPr>
                <w:sz w:val="21"/>
                <w:szCs w:val="21"/>
              </w:rPr>
            </w:pPr>
            <w:r>
              <w:t>FLASH erase 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P28W8B5</w:t>
            </w:r>
          </w:p>
        </w:tc>
        <w:tc>
          <w:tcPr>
            <w:tcW w:w="1196" w:type="dxa"/>
            <w:vAlign w:val="center"/>
          </w:tcPr>
          <w:p>
            <w:pPr>
              <w:jc w:val="center"/>
              <w:rPr>
                <w:sz w:val="21"/>
                <w:szCs w:val="21"/>
              </w:rPr>
            </w:pPr>
            <w:r>
              <w:t>ND011</w:t>
            </w:r>
          </w:p>
        </w:tc>
        <w:tc>
          <w:tcPr>
            <w:tcW w:w="1491" w:type="dxa"/>
            <w:vAlign w:val="center"/>
          </w:tcPr>
          <w:p>
            <w:pPr>
              <w:jc w:val="center"/>
              <w:rPr>
                <w:sz w:val="21"/>
                <w:szCs w:val="21"/>
              </w:rPr>
            </w:pPr>
            <w:r>
              <w:t>CAN  usage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0:CANA bus;1:CANB bus</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P28W8B4</w:t>
            </w:r>
          </w:p>
        </w:tc>
        <w:tc>
          <w:tcPr>
            <w:tcW w:w="1196" w:type="dxa"/>
            <w:vAlign w:val="center"/>
          </w:tcPr>
          <w:p>
            <w:pPr>
              <w:jc w:val="center"/>
              <w:rPr>
                <w:sz w:val="21"/>
                <w:szCs w:val="21"/>
              </w:rPr>
            </w:pPr>
            <w:r>
              <w:t>ND012</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P28W8B3</w:t>
            </w:r>
          </w:p>
        </w:tc>
        <w:tc>
          <w:tcPr>
            <w:tcW w:w="1196" w:type="dxa"/>
            <w:vAlign w:val="center"/>
          </w:tcPr>
          <w:p>
            <w:pPr>
              <w:jc w:val="center"/>
              <w:rPr>
                <w:sz w:val="21"/>
                <w:szCs w:val="21"/>
              </w:rPr>
            </w:pPr>
            <w:r>
              <w:t>ND013</w:t>
            </w:r>
          </w:p>
        </w:tc>
        <w:tc>
          <w:tcPr>
            <w:tcW w:w="1491" w:type="dxa"/>
            <w:vAlign w:val="center"/>
          </w:tcPr>
          <w:p>
            <w:pPr>
              <w:jc w:val="center"/>
              <w:rPr>
                <w:sz w:val="21"/>
                <w:szCs w:val="21"/>
              </w:rPr>
            </w:pPr>
            <w:r>
              <w:t>Upload OC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P28W8B2</w:t>
            </w:r>
          </w:p>
        </w:tc>
        <w:tc>
          <w:tcPr>
            <w:tcW w:w="1196" w:type="dxa"/>
            <w:vAlign w:val="center"/>
          </w:tcPr>
          <w:p>
            <w:pPr>
              <w:jc w:val="center"/>
              <w:rPr>
                <w:sz w:val="21"/>
                <w:szCs w:val="21"/>
              </w:rPr>
            </w:pPr>
            <w:r>
              <w:t>ND014</w:t>
            </w:r>
          </w:p>
        </w:tc>
        <w:tc>
          <w:tcPr>
            <w:tcW w:w="1491" w:type="dxa"/>
            <w:vAlign w:val="center"/>
          </w:tcPr>
          <w:p>
            <w:pPr>
              <w:jc w:val="center"/>
              <w:rPr>
                <w:sz w:val="21"/>
                <w:szCs w:val="21"/>
              </w:rPr>
            </w:pPr>
            <w:r>
              <w:t>Upload CAN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P28W8B1</w:t>
            </w:r>
          </w:p>
        </w:tc>
        <w:tc>
          <w:tcPr>
            <w:tcW w:w="1196" w:type="dxa"/>
            <w:vAlign w:val="center"/>
          </w:tcPr>
          <w:p>
            <w:pPr>
              <w:jc w:val="center"/>
              <w:rPr>
                <w:sz w:val="21"/>
                <w:szCs w:val="21"/>
              </w:rPr>
            </w:pPr>
            <w:r>
              <w:t>ND015</w:t>
            </w:r>
          </w:p>
        </w:tc>
        <w:tc>
          <w:tcPr>
            <w:tcW w:w="1491" w:type="dxa"/>
            <w:vAlign w:val="center"/>
          </w:tcPr>
          <w:p>
            <w:pPr>
              <w:jc w:val="center"/>
              <w:rPr>
                <w:sz w:val="21"/>
                <w:szCs w:val="21"/>
              </w:rPr>
            </w:pPr>
            <w:r>
              <w:t>Upload the power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P28W8B0</w:t>
            </w:r>
          </w:p>
        </w:tc>
        <w:tc>
          <w:tcPr>
            <w:tcW w:w="1196" w:type="dxa"/>
            <w:vAlign w:val="center"/>
          </w:tcPr>
          <w:p>
            <w:pPr>
              <w:jc w:val="center"/>
              <w:rPr>
                <w:sz w:val="21"/>
                <w:szCs w:val="21"/>
              </w:rPr>
            </w:pPr>
            <w:r>
              <w:t>ND016</w:t>
            </w:r>
          </w:p>
        </w:tc>
        <w:tc>
          <w:tcPr>
            <w:tcW w:w="1491" w:type="dxa"/>
            <w:vAlign w:val="center"/>
          </w:tcPr>
          <w:p>
            <w:pPr>
              <w:jc w:val="center"/>
              <w:rPr>
                <w:sz w:val="21"/>
                <w:szCs w:val="21"/>
              </w:rPr>
            </w:pPr>
            <w:r>
              <w:t>Upload  task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1:started up;0:not started 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P28W9B7~B4</w:t>
            </w:r>
          </w:p>
        </w:tc>
        <w:tc>
          <w:tcPr>
            <w:tcW w:w="1196" w:type="dxa"/>
            <w:vAlign w:val="center"/>
          </w:tcPr>
          <w:p>
            <w:pPr>
              <w:jc w:val="center"/>
              <w:rPr>
                <w:sz w:val="21"/>
                <w:szCs w:val="21"/>
              </w:rPr>
            </w:pPr>
            <w:r>
              <w:t>ND017</w:t>
            </w:r>
          </w:p>
        </w:tc>
        <w:tc>
          <w:tcPr>
            <w:tcW w:w="1491" w:type="dxa"/>
            <w:vAlign w:val="center"/>
          </w:tcPr>
          <w:p>
            <w:pPr>
              <w:jc w:val="center"/>
              <w:rPr>
                <w:sz w:val="21"/>
                <w:szCs w:val="21"/>
              </w:rPr>
            </w:pPr>
            <w:r>
              <w:t>Battery subcomputer  hot start count</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P28W9B3~B0</w:t>
            </w:r>
          </w:p>
        </w:tc>
        <w:tc>
          <w:tcPr>
            <w:tcW w:w="1196" w:type="dxa"/>
            <w:vAlign w:val="center"/>
          </w:tcPr>
          <w:p>
            <w:pPr>
              <w:jc w:val="center"/>
              <w:rPr>
                <w:sz w:val="21"/>
                <w:szCs w:val="21"/>
              </w:rPr>
            </w:pPr>
            <w:r>
              <w:t>ND018</w:t>
            </w:r>
          </w:p>
        </w:tc>
        <w:tc>
          <w:tcPr>
            <w:tcW w:w="1491" w:type="dxa"/>
            <w:vAlign w:val="center"/>
          </w:tcPr>
          <w:p>
            <w:pPr>
              <w:jc w:val="center"/>
              <w:rPr>
                <w:sz w:val="21"/>
                <w:szCs w:val="21"/>
              </w:rPr>
            </w:pPr>
            <w:r>
              <w:t>Battery subcomputer indirect instruction count</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P28W10</w:t>
            </w:r>
          </w:p>
        </w:tc>
        <w:tc>
          <w:tcPr>
            <w:tcW w:w="1196" w:type="dxa"/>
            <w:vAlign w:val="center"/>
          </w:tcPr>
          <w:p>
            <w:pPr>
              <w:jc w:val="center"/>
              <w:rPr>
                <w:sz w:val="21"/>
                <w:szCs w:val="21"/>
              </w:rPr>
            </w:pPr>
            <w:r>
              <w:t>ND019</w:t>
            </w:r>
          </w:p>
        </w:tc>
        <w:tc>
          <w:tcPr>
            <w:tcW w:w="1491" w:type="dxa"/>
            <w:vAlign w:val="center"/>
          </w:tcPr>
          <w:p>
            <w:pPr>
              <w:jc w:val="center"/>
              <w:rPr>
                <w:sz w:val="21"/>
                <w:szCs w:val="21"/>
              </w:rPr>
            </w:pPr>
            <w:r>
              <w:t>CANA bus reset count</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P28W11B7</w:t>
            </w:r>
          </w:p>
        </w:tc>
        <w:tc>
          <w:tcPr>
            <w:tcW w:w="1196" w:type="dxa"/>
            <w:vAlign w:val="center"/>
          </w:tcPr>
          <w:p>
            <w:pPr>
              <w:jc w:val="center"/>
              <w:rPr>
                <w:sz w:val="21"/>
                <w:szCs w:val="21"/>
              </w:rPr>
            </w:pPr>
            <w:r>
              <w:t>ND020</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P28W11B6</w:t>
            </w:r>
          </w:p>
        </w:tc>
        <w:tc>
          <w:tcPr>
            <w:tcW w:w="1196" w:type="dxa"/>
            <w:vAlign w:val="center"/>
          </w:tcPr>
          <w:p>
            <w:pPr>
              <w:jc w:val="center"/>
              <w:rPr>
                <w:sz w:val="21"/>
                <w:szCs w:val="21"/>
              </w:rPr>
            </w:pPr>
            <w:r>
              <w:t>ND021</w:t>
            </w:r>
          </w:p>
        </w:tc>
        <w:tc>
          <w:tcPr>
            <w:tcW w:w="1491" w:type="dxa"/>
            <w:vAlign w:val="center"/>
          </w:tcPr>
          <w:p>
            <w:pPr>
              <w:jc w:val="center"/>
              <w:rPr>
                <w:sz w:val="21"/>
                <w:szCs w:val="21"/>
              </w:rPr>
            </w:pPr>
            <w:r>
              <w:t>Batt_Cell-7_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P28W11B5</w:t>
            </w:r>
          </w:p>
        </w:tc>
        <w:tc>
          <w:tcPr>
            <w:tcW w:w="1196" w:type="dxa"/>
            <w:vAlign w:val="center"/>
          </w:tcPr>
          <w:p>
            <w:pPr>
              <w:jc w:val="center"/>
              <w:rPr>
                <w:sz w:val="21"/>
                <w:szCs w:val="21"/>
              </w:rPr>
            </w:pPr>
            <w:r>
              <w:t>ND022</w:t>
            </w:r>
          </w:p>
        </w:tc>
        <w:tc>
          <w:tcPr>
            <w:tcW w:w="1491" w:type="dxa"/>
            <w:vAlign w:val="center"/>
          </w:tcPr>
          <w:p>
            <w:pPr>
              <w:jc w:val="center"/>
              <w:rPr>
                <w:sz w:val="21"/>
                <w:szCs w:val="21"/>
              </w:rPr>
            </w:pPr>
            <w:r>
              <w:t>Batt_Cell-6_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P28W11B4</w:t>
            </w:r>
          </w:p>
        </w:tc>
        <w:tc>
          <w:tcPr>
            <w:tcW w:w="1196" w:type="dxa"/>
            <w:vAlign w:val="center"/>
          </w:tcPr>
          <w:p>
            <w:pPr>
              <w:jc w:val="center"/>
              <w:rPr>
                <w:sz w:val="21"/>
                <w:szCs w:val="21"/>
              </w:rPr>
            </w:pPr>
            <w:r>
              <w:t>ND023</w:t>
            </w:r>
          </w:p>
        </w:tc>
        <w:tc>
          <w:tcPr>
            <w:tcW w:w="1491" w:type="dxa"/>
            <w:vAlign w:val="center"/>
          </w:tcPr>
          <w:p>
            <w:pPr>
              <w:jc w:val="center"/>
              <w:rPr>
                <w:sz w:val="21"/>
                <w:szCs w:val="21"/>
              </w:rPr>
            </w:pPr>
            <w:r>
              <w:t>Batt_Cell-5_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P28W11B3</w:t>
            </w:r>
          </w:p>
        </w:tc>
        <w:tc>
          <w:tcPr>
            <w:tcW w:w="1196" w:type="dxa"/>
            <w:vAlign w:val="center"/>
          </w:tcPr>
          <w:p>
            <w:pPr>
              <w:jc w:val="center"/>
              <w:rPr>
                <w:sz w:val="21"/>
                <w:szCs w:val="21"/>
              </w:rPr>
            </w:pPr>
            <w:r>
              <w:t>ND024</w:t>
            </w:r>
          </w:p>
        </w:tc>
        <w:tc>
          <w:tcPr>
            <w:tcW w:w="1491" w:type="dxa"/>
            <w:vAlign w:val="center"/>
          </w:tcPr>
          <w:p>
            <w:pPr>
              <w:jc w:val="center"/>
              <w:rPr>
                <w:sz w:val="21"/>
                <w:szCs w:val="21"/>
              </w:rPr>
            </w:pPr>
            <w:r>
              <w:t>Batt_Cell-4_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P28W11B2</w:t>
            </w:r>
          </w:p>
        </w:tc>
        <w:tc>
          <w:tcPr>
            <w:tcW w:w="1196" w:type="dxa"/>
            <w:vAlign w:val="center"/>
          </w:tcPr>
          <w:p>
            <w:pPr>
              <w:jc w:val="center"/>
              <w:rPr>
                <w:sz w:val="21"/>
                <w:szCs w:val="21"/>
              </w:rPr>
            </w:pPr>
            <w:r>
              <w:t>ND025</w:t>
            </w:r>
          </w:p>
        </w:tc>
        <w:tc>
          <w:tcPr>
            <w:tcW w:w="1491" w:type="dxa"/>
            <w:vAlign w:val="center"/>
          </w:tcPr>
          <w:p>
            <w:pPr>
              <w:jc w:val="center"/>
              <w:rPr>
                <w:sz w:val="21"/>
                <w:szCs w:val="21"/>
              </w:rPr>
            </w:pPr>
            <w:r>
              <w:t>Batt_Cell-3_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P28W11B1</w:t>
            </w:r>
          </w:p>
        </w:tc>
        <w:tc>
          <w:tcPr>
            <w:tcW w:w="1196" w:type="dxa"/>
            <w:vAlign w:val="center"/>
          </w:tcPr>
          <w:p>
            <w:pPr>
              <w:jc w:val="center"/>
              <w:rPr>
                <w:sz w:val="21"/>
                <w:szCs w:val="21"/>
              </w:rPr>
            </w:pPr>
            <w:r>
              <w:t>ND026</w:t>
            </w:r>
          </w:p>
        </w:tc>
        <w:tc>
          <w:tcPr>
            <w:tcW w:w="1491" w:type="dxa"/>
            <w:vAlign w:val="center"/>
          </w:tcPr>
          <w:p>
            <w:pPr>
              <w:jc w:val="center"/>
              <w:rPr>
                <w:sz w:val="21"/>
                <w:szCs w:val="21"/>
              </w:rPr>
            </w:pPr>
            <w:r>
              <w:t>Batt_Cell-2_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P28W11B0</w:t>
            </w:r>
          </w:p>
        </w:tc>
        <w:tc>
          <w:tcPr>
            <w:tcW w:w="1196" w:type="dxa"/>
            <w:vAlign w:val="center"/>
          </w:tcPr>
          <w:p>
            <w:pPr>
              <w:jc w:val="center"/>
              <w:rPr>
                <w:sz w:val="21"/>
                <w:szCs w:val="21"/>
              </w:rPr>
            </w:pPr>
            <w:r>
              <w:t>ND027</w:t>
            </w:r>
          </w:p>
        </w:tc>
        <w:tc>
          <w:tcPr>
            <w:tcW w:w="1491" w:type="dxa"/>
            <w:vAlign w:val="center"/>
          </w:tcPr>
          <w:p>
            <w:pPr>
              <w:jc w:val="center"/>
              <w:rPr>
                <w:sz w:val="21"/>
                <w:szCs w:val="21"/>
              </w:rPr>
            </w:pPr>
            <w:r>
              <w:t>Batt_Cell-1_ Balance_STATUS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0:balance off;1:balance 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P28W12B7</w:t>
            </w:r>
          </w:p>
        </w:tc>
        <w:tc>
          <w:tcPr>
            <w:tcW w:w="1196" w:type="dxa"/>
            <w:vAlign w:val="center"/>
          </w:tcPr>
          <w:p>
            <w:pPr>
              <w:jc w:val="center"/>
              <w:rPr>
                <w:sz w:val="21"/>
                <w:szCs w:val="21"/>
              </w:rPr>
            </w:pPr>
            <w:r>
              <w:t>ND028</w:t>
            </w:r>
          </w:p>
        </w:tc>
        <w:tc>
          <w:tcPr>
            <w:tcW w:w="1491" w:type="dxa"/>
            <w:vAlign w:val="center"/>
          </w:tcPr>
          <w:p>
            <w:pPr>
              <w:jc w:val="center"/>
              <w:rPr>
                <w:sz w:val="21"/>
                <w:szCs w:val="21"/>
              </w:rPr>
            </w:pPr>
            <w:r>
              <w:t>Batt_Balance__ENABLE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1:enabled;0:disenabled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P28W12B6~B0</w:t>
            </w:r>
          </w:p>
        </w:tc>
        <w:tc>
          <w:tcPr>
            <w:tcW w:w="1196" w:type="dxa"/>
            <w:vAlign w:val="center"/>
          </w:tcPr>
          <w:p>
            <w:pPr>
              <w:jc w:val="center"/>
              <w:rPr>
                <w:sz w:val="21"/>
                <w:szCs w:val="21"/>
              </w:rPr>
            </w:pPr>
            <w:r>
              <w:t>ND029</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P28W13</w:t>
            </w:r>
          </w:p>
        </w:tc>
        <w:tc>
          <w:tcPr>
            <w:tcW w:w="1196" w:type="dxa"/>
            <w:vAlign w:val="center"/>
          </w:tcPr>
          <w:p>
            <w:pPr>
              <w:jc w:val="center"/>
              <w:rPr>
                <w:sz w:val="21"/>
                <w:szCs w:val="21"/>
              </w:rPr>
            </w:pPr>
            <w:r>
              <w:t>ND030</w:t>
            </w:r>
          </w:p>
        </w:tc>
        <w:tc>
          <w:tcPr>
            <w:tcW w:w="1491" w:type="dxa"/>
            <w:vAlign w:val="center"/>
          </w:tcPr>
          <w:p>
            <w:pPr>
              <w:jc w:val="center"/>
              <w:rPr>
                <w:sz w:val="21"/>
                <w:szCs w:val="21"/>
              </w:rPr>
            </w:pPr>
            <w:r>
              <w:t>CANB bus reset count</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86" w:name="_Toc21021"/>
      <w:r>
        <w:rPr>
          <w:b/>
          <w:lang w:val="zh-CN"/>
        </w:rPr>
        <w:t>TCU</w:t>
      </w:r>
      <w:bookmarkEnd w:id="86"/>
    </w:p>
    <w:p>
      <w:pPr>
        <w:pStyle w:val="5"/>
      </w:pPr>
      <w:bookmarkStart w:id="87" w:name="_Toc13276"/>
      <w:r>
        <w:rPr>
          <w:b/>
          <w:lang w:val="en-US"/>
        </w:rPr>
        <w:t>TCU_Anolog_fast_TM(27H)</w:t>
      </w:r>
      <w:bookmarkEnd w:id="87"/>
    </w:p>
    <w:p>
      <w:r>
        <w:t>Pack ID=27H；Pack length=11（Bytes=12）</w:t>
      </w:r>
      <w:r>
        <w:rPr>
          <w:lang w:val="zh-CN"/>
        </w:rPr>
        <w:t>。</w:t>
      </w:r>
    </w:p>
    <w:p>
      <w:pPr>
        <w:jc w:val="center"/>
      </w:pPr>
      <w:r>
        <w:rPr>
          <w:b/>
          <w:lang w:val="zh-CN"/>
        </w:rPr>
        <w:t>Table 8-24TCU_Anolog_fast_TMTable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P27W0~W2B23~B12</w:t>
            </w:r>
          </w:p>
        </w:tc>
        <w:tc>
          <w:tcPr>
            <w:tcW w:w="1196" w:type="dxa"/>
            <w:vAlign w:val="center"/>
          </w:tcPr>
          <w:p>
            <w:pPr>
              <w:jc w:val="center"/>
              <w:rPr>
                <w:sz w:val="21"/>
                <w:szCs w:val="21"/>
              </w:rPr>
            </w:pPr>
            <w:r>
              <w:t>RM001</w:t>
            </w:r>
          </w:p>
        </w:tc>
        <w:tc>
          <w:tcPr>
            <w:tcW w:w="1491" w:type="dxa"/>
            <w:vAlign w:val="center"/>
          </w:tcPr>
          <w:p>
            <w:pPr>
              <w:jc w:val="center"/>
              <w:rPr>
                <w:sz w:val="21"/>
                <w:szCs w:val="21"/>
              </w:rPr>
            </w:pPr>
            <w:r>
              <w:t>MC-VOLTAGE1</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P27W0~W2B11~B0</w:t>
            </w:r>
          </w:p>
        </w:tc>
        <w:tc>
          <w:tcPr>
            <w:tcW w:w="1196" w:type="dxa"/>
            <w:vAlign w:val="center"/>
          </w:tcPr>
          <w:p>
            <w:pPr>
              <w:jc w:val="center"/>
              <w:rPr>
                <w:sz w:val="21"/>
                <w:szCs w:val="21"/>
              </w:rPr>
            </w:pPr>
            <w:r>
              <w:t>RM002</w:t>
            </w:r>
          </w:p>
        </w:tc>
        <w:tc>
          <w:tcPr>
            <w:tcW w:w="1491" w:type="dxa"/>
            <w:vAlign w:val="center"/>
          </w:tcPr>
          <w:p>
            <w:pPr>
              <w:jc w:val="center"/>
              <w:rPr>
                <w:sz w:val="21"/>
                <w:szCs w:val="21"/>
              </w:rPr>
            </w:pPr>
            <w:r>
              <w:t>MC-VOLTAGE2</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P27W3~W5B23~B12</w:t>
            </w:r>
          </w:p>
        </w:tc>
        <w:tc>
          <w:tcPr>
            <w:tcW w:w="1196" w:type="dxa"/>
            <w:vAlign w:val="center"/>
          </w:tcPr>
          <w:p>
            <w:pPr>
              <w:jc w:val="center"/>
              <w:rPr>
                <w:sz w:val="21"/>
                <w:szCs w:val="21"/>
              </w:rPr>
            </w:pPr>
            <w:r>
              <w:t>RM003</w:t>
            </w:r>
          </w:p>
        </w:tc>
        <w:tc>
          <w:tcPr>
            <w:tcW w:w="1491" w:type="dxa"/>
            <w:vAlign w:val="center"/>
          </w:tcPr>
          <w:p>
            <w:pPr>
              <w:jc w:val="center"/>
              <w:rPr>
                <w:sz w:val="21"/>
                <w:szCs w:val="21"/>
              </w:rPr>
            </w:pPr>
            <w:r>
              <w:t>MC-VOLTAGE3</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P27W3~W5B11~B0</w:t>
            </w:r>
          </w:p>
        </w:tc>
        <w:tc>
          <w:tcPr>
            <w:tcW w:w="1196" w:type="dxa"/>
            <w:vAlign w:val="center"/>
          </w:tcPr>
          <w:p>
            <w:pPr>
              <w:jc w:val="center"/>
              <w:rPr>
                <w:sz w:val="21"/>
                <w:szCs w:val="21"/>
              </w:rPr>
            </w:pPr>
            <w:r>
              <w:t>RM004</w:t>
            </w:r>
          </w:p>
        </w:tc>
        <w:tc>
          <w:tcPr>
            <w:tcW w:w="1491" w:type="dxa"/>
            <w:vAlign w:val="center"/>
          </w:tcPr>
          <w:p>
            <w:pPr>
              <w:jc w:val="center"/>
              <w:rPr>
                <w:sz w:val="21"/>
                <w:szCs w:val="21"/>
              </w:rPr>
            </w:pPr>
            <w:r>
              <w:t>MC-VOLTAGE4</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P27W6~W8B23~B12</w:t>
            </w:r>
          </w:p>
        </w:tc>
        <w:tc>
          <w:tcPr>
            <w:tcW w:w="1196" w:type="dxa"/>
            <w:vAlign w:val="center"/>
          </w:tcPr>
          <w:p>
            <w:pPr>
              <w:jc w:val="center"/>
              <w:rPr>
                <w:sz w:val="21"/>
                <w:szCs w:val="21"/>
              </w:rPr>
            </w:pPr>
            <w:r>
              <w:t>RM005</w:t>
            </w:r>
          </w:p>
        </w:tc>
        <w:tc>
          <w:tcPr>
            <w:tcW w:w="1491" w:type="dxa"/>
            <w:vAlign w:val="center"/>
          </w:tcPr>
          <w:p>
            <w:pPr>
              <w:jc w:val="center"/>
              <w:rPr>
                <w:sz w:val="21"/>
                <w:szCs w:val="21"/>
              </w:rPr>
            </w:pPr>
            <w:r>
              <w:t>MC-VOLTAGE5</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P27W6~W8B11~B0</w:t>
            </w:r>
          </w:p>
        </w:tc>
        <w:tc>
          <w:tcPr>
            <w:tcW w:w="1196" w:type="dxa"/>
            <w:vAlign w:val="center"/>
          </w:tcPr>
          <w:p>
            <w:pPr>
              <w:jc w:val="center"/>
              <w:rPr>
                <w:sz w:val="21"/>
                <w:szCs w:val="21"/>
              </w:rPr>
            </w:pPr>
            <w:r>
              <w:t>RM006</w:t>
            </w:r>
          </w:p>
        </w:tc>
        <w:tc>
          <w:tcPr>
            <w:tcW w:w="1491" w:type="dxa"/>
            <w:vAlign w:val="center"/>
          </w:tcPr>
          <w:p>
            <w:pPr>
              <w:jc w:val="center"/>
              <w:rPr>
                <w:sz w:val="21"/>
                <w:szCs w:val="21"/>
              </w:rPr>
            </w:pPr>
            <w:r>
              <w:t>Phased_array_antenna_Current</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P27W9~W11B23~B12</w:t>
            </w:r>
          </w:p>
        </w:tc>
        <w:tc>
          <w:tcPr>
            <w:tcW w:w="1196" w:type="dxa"/>
            <w:vAlign w:val="center"/>
          </w:tcPr>
          <w:p>
            <w:pPr>
              <w:jc w:val="center"/>
              <w:rPr>
                <w:sz w:val="21"/>
                <w:szCs w:val="21"/>
              </w:rPr>
            </w:pPr>
            <w:r>
              <w:t>RM007</w:t>
            </w:r>
          </w:p>
        </w:tc>
        <w:tc>
          <w:tcPr>
            <w:tcW w:w="1491" w:type="dxa"/>
            <w:vAlign w:val="center"/>
          </w:tcPr>
          <w:p>
            <w:pPr>
              <w:jc w:val="center"/>
              <w:rPr>
                <w:sz w:val="21"/>
                <w:szCs w:val="21"/>
              </w:rPr>
            </w:pPr>
            <w:r>
              <w:t>reserved</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0.0012207,0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P27W9~W11B11~B0</w:t>
            </w:r>
          </w:p>
        </w:tc>
        <w:tc>
          <w:tcPr>
            <w:tcW w:w="1196" w:type="dxa"/>
            <w:vAlign w:val="center"/>
          </w:tcPr>
          <w:p>
            <w:pPr>
              <w:jc w:val="center"/>
              <w:rPr>
                <w:sz w:val="21"/>
                <w:szCs w:val="21"/>
              </w:rPr>
            </w:pPr>
            <w:r>
              <w:t>RM008</w:t>
            </w:r>
          </w:p>
        </w:tc>
        <w:tc>
          <w:tcPr>
            <w:tcW w:w="1491" w:type="dxa"/>
            <w:vAlign w:val="center"/>
          </w:tcPr>
          <w:p>
            <w:pPr>
              <w:jc w:val="center"/>
              <w:rPr>
                <w:sz w:val="21"/>
                <w:szCs w:val="21"/>
              </w:rPr>
            </w:pPr>
            <w:r>
              <w:t>28V_load_current</w:t>
            </w:r>
          </w:p>
        </w:tc>
        <w:tc>
          <w:tcPr>
            <w:tcW w:w="819" w:type="dxa"/>
            <w:vAlign w:val="center"/>
          </w:tcPr>
          <w:p>
            <w:pPr>
              <w:jc w:val="center"/>
              <w:rPr>
                <w:sz w:val="21"/>
                <w:szCs w:val="21"/>
              </w:rPr>
            </w:pPr>
            <w:r>
              <w:t>%f</w:t>
            </w:r>
          </w:p>
        </w:tc>
        <w:tc>
          <w:tcPr>
            <w:tcW w:w="1092" w:type="dxa"/>
            <w:vAlign w:val="center"/>
          </w:tcPr>
          <w:p>
            <w:pPr>
              <w:jc w:val="center"/>
              <w:rPr>
                <w:sz w:val="21"/>
                <w:szCs w:val="21"/>
              </w:rPr>
            </w:pPr>
            <w:r>
              <w:t>Func0010</w:t>
            </w:r>
          </w:p>
        </w:tc>
        <w:tc>
          <w:tcPr>
            <w:tcW w:w="1229" w:type="dxa"/>
            <w:vAlign w:val="center"/>
          </w:tcPr>
          <w:p>
            <w:pPr>
              <w:jc w:val="center"/>
              <w:rPr>
                <w:sz w:val="21"/>
                <w:szCs w:val="21"/>
              </w:rPr>
            </w:pPr>
            <w:r>
              <w:t>0.0109863,0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V</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88" w:name="_Toc31629"/>
      <w:r>
        <w:rPr>
          <w:b/>
          <w:lang w:val="en-US"/>
        </w:rPr>
        <w:t>TCU_Temperature_slow_TM(47H)</w:t>
      </w:r>
      <w:bookmarkEnd w:id="88"/>
    </w:p>
    <w:p>
      <w:r>
        <w:t>Pack ID=47H；Pack length=63（Bytes=64）</w:t>
      </w:r>
      <w:r>
        <w:rPr>
          <w:lang w:val="zh-CN"/>
        </w:rPr>
        <w:t>。</w:t>
      </w:r>
    </w:p>
    <w:p>
      <w:pPr>
        <w:jc w:val="center"/>
      </w:pPr>
      <w:r>
        <w:rPr>
          <w:b/>
          <w:lang w:val="zh-CN"/>
        </w:rPr>
        <w:t>Table 8-25TCU_Temperature_slow_TMTable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P47W0</w:t>
            </w:r>
          </w:p>
        </w:tc>
        <w:tc>
          <w:tcPr>
            <w:tcW w:w="1196" w:type="dxa"/>
            <w:vAlign w:val="center"/>
          </w:tcPr>
          <w:p>
            <w:pPr>
              <w:jc w:val="center"/>
              <w:rPr>
                <w:sz w:val="21"/>
                <w:szCs w:val="21"/>
              </w:rPr>
            </w:pPr>
            <w:r>
              <w:t>RS001</w:t>
            </w:r>
          </w:p>
        </w:tc>
        <w:tc>
          <w:tcPr>
            <w:tcW w:w="1491" w:type="dxa"/>
            <w:vAlign w:val="center"/>
          </w:tcPr>
          <w:p>
            <w:pPr>
              <w:jc w:val="center"/>
              <w:rPr>
                <w:sz w:val="21"/>
                <w:szCs w:val="21"/>
              </w:rPr>
            </w:pPr>
            <w:r>
              <w:t>TCU_TC_COUNTER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P47W1B7~B4</w:t>
            </w:r>
          </w:p>
        </w:tc>
        <w:tc>
          <w:tcPr>
            <w:tcW w:w="1196" w:type="dxa"/>
            <w:vAlign w:val="center"/>
          </w:tcPr>
          <w:p>
            <w:pPr>
              <w:jc w:val="center"/>
              <w:rPr>
                <w:sz w:val="21"/>
                <w:szCs w:val="21"/>
              </w:rPr>
            </w:pPr>
            <w:r>
              <w:t>RS002</w:t>
            </w:r>
          </w:p>
        </w:tc>
        <w:tc>
          <w:tcPr>
            <w:tcW w:w="1491" w:type="dxa"/>
            <w:vAlign w:val="center"/>
          </w:tcPr>
          <w:p>
            <w:pPr>
              <w:jc w:val="center"/>
              <w:rPr>
                <w:sz w:val="21"/>
                <w:szCs w:val="21"/>
              </w:rPr>
            </w:pPr>
            <w:r>
              <w:t>CANbus_A_STATUS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0:normal;1:error;2:offline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P47W1B3~B0</w:t>
            </w:r>
          </w:p>
        </w:tc>
        <w:tc>
          <w:tcPr>
            <w:tcW w:w="1196" w:type="dxa"/>
            <w:vAlign w:val="center"/>
          </w:tcPr>
          <w:p>
            <w:pPr>
              <w:jc w:val="center"/>
              <w:rPr>
                <w:sz w:val="21"/>
                <w:szCs w:val="21"/>
              </w:rPr>
            </w:pPr>
            <w:r>
              <w:t>RS003</w:t>
            </w:r>
          </w:p>
        </w:tc>
        <w:tc>
          <w:tcPr>
            <w:tcW w:w="1491" w:type="dxa"/>
            <w:vAlign w:val="center"/>
          </w:tcPr>
          <w:p>
            <w:pPr>
              <w:jc w:val="center"/>
              <w:rPr>
                <w:sz w:val="21"/>
                <w:szCs w:val="21"/>
              </w:rPr>
            </w:pPr>
            <w:r>
              <w:t>CANbus_B_STATUS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0:normal;1:error;2:offline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P47W2B7~B4</w:t>
            </w:r>
          </w:p>
        </w:tc>
        <w:tc>
          <w:tcPr>
            <w:tcW w:w="1196" w:type="dxa"/>
            <w:vAlign w:val="center"/>
          </w:tcPr>
          <w:p>
            <w:pPr>
              <w:jc w:val="center"/>
              <w:rPr>
                <w:sz w:val="21"/>
                <w:szCs w:val="21"/>
              </w:rPr>
            </w:pPr>
            <w:r>
              <w:t>RS004</w:t>
            </w:r>
          </w:p>
        </w:tc>
        <w:tc>
          <w:tcPr>
            <w:tcW w:w="1491" w:type="dxa"/>
            <w:vAlign w:val="center"/>
          </w:tcPr>
          <w:p>
            <w:pPr>
              <w:jc w:val="center"/>
              <w:rPr>
                <w:sz w:val="21"/>
                <w:szCs w:val="21"/>
              </w:rPr>
            </w:pPr>
            <w:r>
              <w:t>CANbus_A_Reset_COUNTER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P47W2B3~B0</w:t>
            </w:r>
          </w:p>
        </w:tc>
        <w:tc>
          <w:tcPr>
            <w:tcW w:w="1196" w:type="dxa"/>
            <w:vAlign w:val="center"/>
          </w:tcPr>
          <w:p>
            <w:pPr>
              <w:jc w:val="center"/>
              <w:rPr>
                <w:sz w:val="21"/>
                <w:szCs w:val="21"/>
              </w:rPr>
            </w:pPr>
            <w:r>
              <w:t>RS005</w:t>
            </w:r>
          </w:p>
        </w:tc>
        <w:tc>
          <w:tcPr>
            <w:tcW w:w="1491" w:type="dxa"/>
            <w:vAlign w:val="center"/>
          </w:tcPr>
          <w:p>
            <w:pPr>
              <w:jc w:val="center"/>
              <w:rPr>
                <w:sz w:val="21"/>
                <w:szCs w:val="21"/>
              </w:rPr>
            </w:pPr>
            <w:r>
              <w:t>CANbus_B_Reset_COUNTER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P47W3B7</w:t>
            </w:r>
          </w:p>
        </w:tc>
        <w:tc>
          <w:tcPr>
            <w:tcW w:w="1196" w:type="dxa"/>
            <w:vAlign w:val="center"/>
          </w:tcPr>
          <w:p>
            <w:pPr>
              <w:jc w:val="center"/>
              <w:rPr>
                <w:sz w:val="21"/>
                <w:szCs w:val="21"/>
              </w:rPr>
            </w:pPr>
            <w:r>
              <w:t>RS006</w:t>
            </w:r>
          </w:p>
        </w:tc>
        <w:tc>
          <w:tcPr>
            <w:tcW w:w="1491" w:type="dxa"/>
            <w:vAlign w:val="center"/>
          </w:tcPr>
          <w:p>
            <w:pPr>
              <w:jc w:val="center"/>
              <w:rPr>
                <w:sz w:val="21"/>
                <w:szCs w:val="21"/>
              </w:rPr>
            </w:pPr>
            <w:r>
              <w:t>TCU_WORKING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1:Main;0:Backup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P47W3B6</w:t>
            </w:r>
          </w:p>
        </w:tc>
        <w:tc>
          <w:tcPr>
            <w:tcW w:w="1196" w:type="dxa"/>
            <w:vAlign w:val="center"/>
          </w:tcPr>
          <w:p>
            <w:pPr>
              <w:jc w:val="center"/>
              <w:rPr>
                <w:sz w:val="21"/>
                <w:szCs w:val="21"/>
              </w:rPr>
            </w:pPr>
            <w:r>
              <w:t>RS007</w:t>
            </w:r>
          </w:p>
        </w:tc>
        <w:tc>
          <w:tcPr>
            <w:tcW w:w="1491" w:type="dxa"/>
            <w:vAlign w:val="center"/>
          </w:tcPr>
          <w:p>
            <w:pPr>
              <w:jc w:val="center"/>
              <w:rPr>
                <w:sz w:val="21"/>
                <w:szCs w:val="21"/>
              </w:rPr>
            </w:pPr>
            <w:r>
              <w:t>TCU_Boot_Status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1:Warm_Boot;0:Cold_Boot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P47W3B5</w:t>
            </w:r>
          </w:p>
        </w:tc>
        <w:tc>
          <w:tcPr>
            <w:tcW w:w="1196" w:type="dxa"/>
            <w:vAlign w:val="center"/>
          </w:tcPr>
          <w:p>
            <w:pPr>
              <w:jc w:val="center"/>
              <w:rPr>
                <w:sz w:val="21"/>
                <w:szCs w:val="21"/>
              </w:rPr>
            </w:pPr>
            <w:r>
              <w:t>RS008</w:t>
            </w:r>
          </w:p>
        </w:tc>
        <w:tc>
          <w:tcPr>
            <w:tcW w:w="1491" w:type="dxa"/>
            <w:vAlign w:val="center"/>
          </w:tcPr>
          <w:p>
            <w:pPr>
              <w:jc w:val="center"/>
              <w:rPr>
                <w:sz w:val="21"/>
                <w:szCs w:val="21"/>
              </w:rPr>
            </w:pPr>
            <w:r>
              <w:t>Thermal_Control_Enbale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1:Enabled;0:Disabled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P47W3B4</w:t>
            </w:r>
          </w:p>
        </w:tc>
        <w:tc>
          <w:tcPr>
            <w:tcW w:w="1196" w:type="dxa"/>
            <w:vAlign w:val="center"/>
          </w:tcPr>
          <w:p>
            <w:pPr>
              <w:jc w:val="center"/>
              <w:rPr>
                <w:sz w:val="21"/>
                <w:szCs w:val="21"/>
              </w:rPr>
            </w:pPr>
            <w:r>
              <w:t>RS009</w:t>
            </w:r>
          </w:p>
        </w:tc>
        <w:tc>
          <w:tcPr>
            <w:tcW w:w="1491" w:type="dxa"/>
            <w:vAlign w:val="center"/>
          </w:tcPr>
          <w:p>
            <w:pPr>
              <w:jc w:val="center"/>
              <w:rPr>
                <w:sz w:val="21"/>
                <w:szCs w:val="21"/>
              </w:rPr>
            </w:pPr>
            <w:r>
              <w:t>FLASH_Parameter_Load_Status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1:successful;0:failure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P47W3B3~B0</w:t>
            </w:r>
          </w:p>
        </w:tc>
        <w:tc>
          <w:tcPr>
            <w:tcW w:w="1196" w:type="dxa"/>
            <w:vAlign w:val="center"/>
          </w:tcPr>
          <w:p>
            <w:pPr>
              <w:jc w:val="center"/>
              <w:rPr>
                <w:sz w:val="21"/>
                <w:szCs w:val="21"/>
              </w:rPr>
            </w:pPr>
            <w:r>
              <w:t>RS010</w:t>
            </w:r>
          </w:p>
        </w:tc>
        <w:tc>
          <w:tcPr>
            <w:tcW w:w="1491" w:type="dxa"/>
            <w:vAlign w:val="center"/>
          </w:tcPr>
          <w:p>
            <w:pPr>
              <w:jc w:val="center"/>
              <w:rPr>
                <w:sz w:val="21"/>
                <w:szCs w:val="21"/>
              </w:rPr>
            </w:pPr>
            <w:r>
              <w:t>TCU_Reset_COUNTER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P47W4B7</w:t>
            </w:r>
          </w:p>
        </w:tc>
        <w:tc>
          <w:tcPr>
            <w:tcW w:w="1196" w:type="dxa"/>
            <w:vAlign w:val="center"/>
          </w:tcPr>
          <w:p>
            <w:pPr>
              <w:jc w:val="center"/>
              <w:rPr>
                <w:sz w:val="21"/>
                <w:szCs w:val="21"/>
              </w:rPr>
            </w:pPr>
            <w:r>
              <w:t>RS013</w:t>
            </w:r>
          </w:p>
        </w:tc>
        <w:tc>
          <w:tcPr>
            <w:tcW w:w="1491" w:type="dxa"/>
            <w:vAlign w:val="center"/>
          </w:tcPr>
          <w:p>
            <w:pPr>
              <w:jc w:val="center"/>
              <w:rPr>
                <w:sz w:val="21"/>
                <w:szCs w:val="21"/>
              </w:rPr>
            </w:pPr>
            <w:r>
              <w:t>HL01_Battery(backup)_STATUS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P47W4B6</w:t>
            </w:r>
          </w:p>
        </w:tc>
        <w:tc>
          <w:tcPr>
            <w:tcW w:w="1196" w:type="dxa"/>
            <w:vAlign w:val="center"/>
          </w:tcPr>
          <w:p>
            <w:pPr>
              <w:jc w:val="center"/>
              <w:rPr>
                <w:sz w:val="21"/>
                <w:szCs w:val="21"/>
              </w:rPr>
            </w:pPr>
            <w:r>
              <w:t>RS014</w:t>
            </w:r>
          </w:p>
        </w:tc>
        <w:tc>
          <w:tcPr>
            <w:tcW w:w="1491" w:type="dxa"/>
            <w:vAlign w:val="center"/>
          </w:tcPr>
          <w:p>
            <w:pPr>
              <w:jc w:val="center"/>
              <w:rPr>
                <w:sz w:val="21"/>
                <w:szCs w:val="21"/>
              </w:rPr>
            </w:pPr>
            <w:r>
              <w:t>HL02_phased_array_antenna_(main)_STATUS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P47W4B5</w:t>
            </w:r>
          </w:p>
        </w:tc>
        <w:tc>
          <w:tcPr>
            <w:tcW w:w="1196" w:type="dxa"/>
            <w:vAlign w:val="center"/>
          </w:tcPr>
          <w:p>
            <w:pPr>
              <w:jc w:val="center"/>
              <w:rPr>
                <w:sz w:val="21"/>
                <w:szCs w:val="21"/>
              </w:rPr>
            </w:pPr>
            <w:r>
              <w:t>RS015</w:t>
            </w:r>
          </w:p>
        </w:tc>
        <w:tc>
          <w:tcPr>
            <w:tcW w:w="1491" w:type="dxa"/>
            <w:vAlign w:val="center"/>
          </w:tcPr>
          <w:p>
            <w:pPr>
              <w:jc w:val="center"/>
              <w:rPr>
                <w:sz w:val="21"/>
                <w:szCs w:val="21"/>
              </w:rPr>
            </w:pPr>
            <w:r>
              <w:t>HL03_phased_array_antenna_(backup)_STATUS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P47W4B4</w:t>
            </w:r>
          </w:p>
        </w:tc>
        <w:tc>
          <w:tcPr>
            <w:tcW w:w="1196" w:type="dxa"/>
            <w:vAlign w:val="center"/>
          </w:tcPr>
          <w:p>
            <w:pPr>
              <w:jc w:val="center"/>
              <w:rPr>
                <w:sz w:val="21"/>
                <w:szCs w:val="21"/>
              </w:rPr>
            </w:pPr>
            <w:r>
              <w:t>RS016</w:t>
            </w:r>
          </w:p>
        </w:tc>
        <w:tc>
          <w:tcPr>
            <w:tcW w:w="1491" w:type="dxa"/>
            <w:vAlign w:val="center"/>
          </w:tcPr>
          <w:p>
            <w:pPr>
              <w:jc w:val="center"/>
              <w:rPr>
                <w:sz w:val="21"/>
                <w:szCs w:val="21"/>
              </w:rPr>
            </w:pPr>
            <w:r>
              <w:t>HL04_reserved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P47W4B3</w:t>
            </w:r>
          </w:p>
        </w:tc>
        <w:tc>
          <w:tcPr>
            <w:tcW w:w="1196" w:type="dxa"/>
            <w:vAlign w:val="center"/>
          </w:tcPr>
          <w:p>
            <w:pPr>
              <w:jc w:val="center"/>
              <w:rPr>
                <w:sz w:val="21"/>
                <w:szCs w:val="21"/>
              </w:rPr>
            </w:pPr>
            <w:r>
              <w:t>RS017</w:t>
            </w:r>
          </w:p>
        </w:tc>
        <w:tc>
          <w:tcPr>
            <w:tcW w:w="1491" w:type="dxa"/>
            <w:vAlign w:val="center"/>
          </w:tcPr>
          <w:p>
            <w:pPr>
              <w:jc w:val="center"/>
              <w:rPr>
                <w:sz w:val="21"/>
                <w:szCs w:val="21"/>
              </w:rPr>
            </w:pPr>
            <w:r>
              <w:t>HL05_reserved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P47W4B2</w:t>
            </w:r>
          </w:p>
        </w:tc>
        <w:tc>
          <w:tcPr>
            <w:tcW w:w="1196" w:type="dxa"/>
            <w:vAlign w:val="center"/>
          </w:tcPr>
          <w:p>
            <w:pPr>
              <w:jc w:val="center"/>
              <w:rPr>
                <w:sz w:val="21"/>
                <w:szCs w:val="21"/>
              </w:rPr>
            </w:pPr>
            <w:r>
              <w:t>RS018</w:t>
            </w:r>
          </w:p>
        </w:tc>
        <w:tc>
          <w:tcPr>
            <w:tcW w:w="1491" w:type="dxa"/>
            <w:vAlign w:val="center"/>
          </w:tcPr>
          <w:p>
            <w:pPr>
              <w:jc w:val="center"/>
              <w:rPr>
                <w:sz w:val="21"/>
                <w:szCs w:val="21"/>
              </w:rPr>
            </w:pPr>
            <w:r>
              <w:t>HL06_reserved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P47W4B1</w:t>
            </w:r>
          </w:p>
        </w:tc>
        <w:tc>
          <w:tcPr>
            <w:tcW w:w="1196" w:type="dxa"/>
            <w:vAlign w:val="center"/>
          </w:tcPr>
          <w:p>
            <w:pPr>
              <w:jc w:val="center"/>
              <w:rPr>
                <w:sz w:val="21"/>
                <w:szCs w:val="21"/>
              </w:rPr>
            </w:pPr>
            <w:r>
              <w:t>RS019</w:t>
            </w:r>
          </w:p>
        </w:tc>
        <w:tc>
          <w:tcPr>
            <w:tcW w:w="1491" w:type="dxa"/>
            <w:vAlign w:val="center"/>
          </w:tcPr>
          <w:p>
            <w:pPr>
              <w:jc w:val="center"/>
              <w:rPr>
                <w:sz w:val="21"/>
                <w:szCs w:val="21"/>
              </w:rPr>
            </w:pPr>
            <w:r>
              <w:t>HL07_reserved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P47W4B0</w:t>
            </w:r>
          </w:p>
        </w:tc>
        <w:tc>
          <w:tcPr>
            <w:tcW w:w="1196" w:type="dxa"/>
            <w:vAlign w:val="center"/>
          </w:tcPr>
          <w:p>
            <w:pPr>
              <w:jc w:val="center"/>
              <w:rPr>
                <w:sz w:val="21"/>
                <w:szCs w:val="21"/>
              </w:rPr>
            </w:pPr>
            <w:r>
              <w:t>RS020</w:t>
            </w:r>
          </w:p>
        </w:tc>
        <w:tc>
          <w:tcPr>
            <w:tcW w:w="1491" w:type="dxa"/>
            <w:vAlign w:val="center"/>
          </w:tcPr>
          <w:p>
            <w:pPr>
              <w:jc w:val="center"/>
              <w:rPr>
                <w:sz w:val="21"/>
                <w:szCs w:val="21"/>
              </w:rPr>
            </w:pPr>
            <w:r>
              <w:t>HL08_reserved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P47W5B7</w:t>
            </w:r>
          </w:p>
        </w:tc>
        <w:tc>
          <w:tcPr>
            <w:tcW w:w="1196" w:type="dxa"/>
            <w:vAlign w:val="center"/>
          </w:tcPr>
          <w:p>
            <w:pPr>
              <w:jc w:val="center"/>
              <w:rPr>
                <w:sz w:val="21"/>
                <w:szCs w:val="21"/>
              </w:rPr>
            </w:pPr>
            <w:r>
              <w:t>RS021</w:t>
            </w:r>
          </w:p>
        </w:tc>
        <w:tc>
          <w:tcPr>
            <w:tcW w:w="1491" w:type="dxa"/>
            <w:vAlign w:val="center"/>
          </w:tcPr>
          <w:p>
            <w:pPr>
              <w:jc w:val="center"/>
              <w:rPr>
                <w:sz w:val="21"/>
                <w:szCs w:val="21"/>
              </w:rPr>
            </w:pPr>
            <w:r>
              <w:t>HL09_reserved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P47W5B6</w:t>
            </w:r>
          </w:p>
        </w:tc>
        <w:tc>
          <w:tcPr>
            <w:tcW w:w="1196" w:type="dxa"/>
            <w:vAlign w:val="center"/>
          </w:tcPr>
          <w:p>
            <w:pPr>
              <w:jc w:val="center"/>
              <w:rPr>
                <w:sz w:val="21"/>
                <w:szCs w:val="21"/>
              </w:rPr>
            </w:pPr>
            <w:r>
              <w:t>RS022</w:t>
            </w:r>
          </w:p>
        </w:tc>
        <w:tc>
          <w:tcPr>
            <w:tcW w:w="1491" w:type="dxa"/>
            <w:vAlign w:val="center"/>
          </w:tcPr>
          <w:p>
            <w:pPr>
              <w:jc w:val="center"/>
              <w:rPr>
                <w:sz w:val="21"/>
                <w:szCs w:val="21"/>
              </w:rPr>
            </w:pPr>
            <w:r>
              <w:t>HL10_reserved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P47W5B5</w:t>
            </w:r>
          </w:p>
        </w:tc>
        <w:tc>
          <w:tcPr>
            <w:tcW w:w="1196" w:type="dxa"/>
            <w:vAlign w:val="center"/>
          </w:tcPr>
          <w:p>
            <w:pPr>
              <w:jc w:val="center"/>
              <w:rPr>
                <w:sz w:val="21"/>
                <w:szCs w:val="21"/>
              </w:rPr>
            </w:pPr>
            <w:r>
              <w:t>RS023</w:t>
            </w:r>
          </w:p>
        </w:tc>
        <w:tc>
          <w:tcPr>
            <w:tcW w:w="1491" w:type="dxa"/>
            <w:vAlign w:val="center"/>
          </w:tcPr>
          <w:p>
            <w:pPr>
              <w:jc w:val="center"/>
              <w:rPr>
                <w:sz w:val="21"/>
                <w:szCs w:val="21"/>
              </w:rPr>
            </w:pPr>
            <w:r>
              <w:t>HL11_reserved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P47W5B4</w:t>
            </w:r>
          </w:p>
        </w:tc>
        <w:tc>
          <w:tcPr>
            <w:tcW w:w="1196" w:type="dxa"/>
            <w:vAlign w:val="center"/>
          </w:tcPr>
          <w:p>
            <w:pPr>
              <w:jc w:val="center"/>
              <w:rPr>
                <w:sz w:val="21"/>
                <w:szCs w:val="21"/>
              </w:rPr>
            </w:pPr>
            <w:r>
              <w:t>RS024</w:t>
            </w:r>
          </w:p>
        </w:tc>
        <w:tc>
          <w:tcPr>
            <w:tcW w:w="1491" w:type="dxa"/>
            <w:vAlign w:val="center"/>
          </w:tcPr>
          <w:p>
            <w:pPr>
              <w:jc w:val="center"/>
              <w:rPr>
                <w:sz w:val="21"/>
                <w:szCs w:val="21"/>
              </w:rPr>
            </w:pPr>
            <w:r>
              <w:t>HL12_reserved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P47W5B3</w:t>
            </w:r>
          </w:p>
        </w:tc>
        <w:tc>
          <w:tcPr>
            <w:tcW w:w="1196" w:type="dxa"/>
            <w:vAlign w:val="center"/>
          </w:tcPr>
          <w:p>
            <w:pPr>
              <w:jc w:val="center"/>
              <w:rPr>
                <w:sz w:val="21"/>
                <w:szCs w:val="21"/>
              </w:rPr>
            </w:pPr>
            <w:r>
              <w:t>RS025</w:t>
            </w:r>
          </w:p>
        </w:tc>
        <w:tc>
          <w:tcPr>
            <w:tcW w:w="1491" w:type="dxa"/>
            <w:vAlign w:val="center"/>
          </w:tcPr>
          <w:p>
            <w:pPr>
              <w:jc w:val="center"/>
              <w:rPr>
                <w:sz w:val="21"/>
                <w:szCs w:val="21"/>
              </w:rPr>
            </w:pPr>
            <w:r>
              <w:t>HL13_Sunshield_inside_outer_circumferential_STATUS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P47W5B2</w:t>
            </w:r>
          </w:p>
        </w:tc>
        <w:tc>
          <w:tcPr>
            <w:tcW w:w="1196" w:type="dxa"/>
            <w:vAlign w:val="center"/>
          </w:tcPr>
          <w:p>
            <w:pPr>
              <w:jc w:val="center"/>
              <w:rPr>
                <w:sz w:val="21"/>
                <w:szCs w:val="21"/>
              </w:rPr>
            </w:pPr>
            <w:r>
              <w:t>RS026</w:t>
            </w:r>
          </w:p>
        </w:tc>
        <w:tc>
          <w:tcPr>
            <w:tcW w:w="1491" w:type="dxa"/>
            <w:vAlign w:val="center"/>
          </w:tcPr>
          <w:p>
            <w:pPr>
              <w:jc w:val="center"/>
              <w:rPr>
                <w:sz w:val="21"/>
                <w:szCs w:val="21"/>
              </w:rPr>
            </w:pPr>
            <w:r>
              <w:t>HL14_+Y_Skin_of_+Z_STATUS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P47W5B1</w:t>
            </w:r>
          </w:p>
        </w:tc>
        <w:tc>
          <w:tcPr>
            <w:tcW w:w="1196" w:type="dxa"/>
            <w:vAlign w:val="center"/>
          </w:tcPr>
          <w:p>
            <w:pPr>
              <w:jc w:val="center"/>
              <w:rPr>
                <w:sz w:val="21"/>
                <w:szCs w:val="21"/>
              </w:rPr>
            </w:pPr>
            <w:r>
              <w:t>RS027</w:t>
            </w:r>
          </w:p>
        </w:tc>
        <w:tc>
          <w:tcPr>
            <w:tcW w:w="1491" w:type="dxa"/>
            <w:vAlign w:val="center"/>
          </w:tcPr>
          <w:p>
            <w:pPr>
              <w:jc w:val="center"/>
              <w:rPr>
                <w:sz w:val="21"/>
                <w:szCs w:val="21"/>
              </w:rPr>
            </w:pPr>
            <w:r>
              <w:t>HL15_+Y_Skin_of_-Z_STATUS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P47W5B0</w:t>
            </w:r>
          </w:p>
        </w:tc>
        <w:tc>
          <w:tcPr>
            <w:tcW w:w="1196" w:type="dxa"/>
            <w:vAlign w:val="center"/>
          </w:tcPr>
          <w:p>
            <w:pPr>
              <w:jc w:val="center"/>
              <w:rPr>
                <w:sz w:val="21"/>
                <w:szCs w:val="21"/>
              </w:rPr>
            </w:pPr>
            <w:r>
              <w:t>RS028</w:t>
            </w:r>
          </w:p>
        </w:tc>
        <w:tc>
          <w:tcPr>
            <w:tcW w:w="1491" w:type="dxa"/>
            <w:vAlign w:val="center"/>
          </w:tcPr>
          <w:p>
            <w:pPr>
              <w:jc w:val="center"/>
              <w:rPr>
                <w:sz w:val="21"/>
                <w:szCs w:val="21"/>
              </w:rPr>
            </w:pPr>
            <w:r>
              <w:t>HL16_-Y_Skin_of_-Z_STATUS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P47W6B7</w:t>
            </w:r>
          </w:p>
        </w:tc>
        <w:tc>
          <w:tcPr>
            <w:tcW w:w="1196" w:type="dxa"/>
            <w:vAlign w:val="center"/>
          </w:tcPr>
          <w:p>
            <w:pPr>
              <w:jc w:val="center"/>
              <w:rPr>
                <w:sz w:val="21"/>
                <w:szCs w:val="21"/>
              </w:rPr>
            </w:pPr>
            <w:r>
              <w:t>RS029</w:t>
            </w:r>
          </w:p>
        </w:tc>
        <w:tc>
          <w:tcPr>
            <w:tcW w:w="1491" w:type="dxa"/>
            <w:vAlign w:val="center"/>
          </w:tcPr>
          <w:p>
            <w:pPr>
              <w:jc w:val="center"/>
              <w:rPr>
                <w:sz w:val="21"/>
                <w:szCs w:val="21"/>
              </w:rPr>
            </w:pPr>
            <w:r>
              <w:t>HL17_-Y_Skin_of_+Z_STATUS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P47W6B6</w:t>
            </w:r>
          </w:p>
        </w:tc>
        <w:tc>
          <w:tcPr>
            <w:tcW w:w="1196" w:type="dxa"/>
            <w:vAlign w:val="center"/>
          </w:tcPr>
          <w:p>
            <w:pPr>
              <w:jc w:val="center"/>
              <w:rPr>
                <w:sz w:val="21"/>
                <w:szCs w:val="21"/>
              </w:rPr>
            </w:pPr>
            <w:r>
              <w:t>RS030</w:t>
            </w:r>
          </w:p>
        </w:tc>
        <w:tc>
          <w:tcPr>
            <w:tcW w:w="1491" w:type="dxa"/>
            <w:vAlign w:val="center"/>
          </w:tcPr>
          <w:p>
            <w:pPr>
              <w:jc w:val="center"/>
              <w:rPr>
                <w:sz w:val="21"/>
                <w:szCs w:val="21"/>
              </w:rPr>
            </w:pPr>
            <w:r>
              <w:t>HL18_Top_of_+Z_frame_STATUS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P47W6B5</w:t>
            </w:r>
          </w:p>
        </w:tc>
        <w:tc>
          <w:tcPr>
            <w:tcW w:w="1196" w:type="dxa"/>
            <w:vAlign w:val="center"/>
          </w:tcPr>
          <w:p>
            <w:pPr>
              <w:jc w:val="center"/>
              <w:rPr>
                <w:sz w:val="21"/>
                <w:szCs w:val="21"/>
              </w:rPr>
            </w:pPr>
            <w:r>
              <w:t>RS031</w:t>
            </w:r>
          </w:p>
        </w:tc>
        <w:tc>
          <w:tcPr>
            <w:tcW w:w="1491" w:type="dxa"/>
            <w:vAlign w:val="center"/>
          </w:tcPr>
          <w:p>
            <w:pPr>
              <w:jc w:val="center"/>
              <w:rPr>
                <w:sz w:val="21"/>
                <w:szCs w:val="21"/>
              </w:rPr>
            </w:pPr>
            <w:r>
              <w:t>HL19_Bottom_of_+Z_frame_STATUS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P47W6B4</w:t>
            </w:r>
          </w:p>
        </w:tc>
        <w:tc>
          <w:tcPr>
            <w:tcW w:w="1196" w:type="dxa"/>
            <w:vAlign w:val="center"/>
          </w:tcPr>
          <w:p>
            <w:pPr>
              <w:jc w:val="center"/>
              <w:rPr>
                <w:sz w:val="21"/>
                <w:szCs w:val="21"/>
              </w:rPr>
            </w:pPr>
            <w:r>
              <w:t>RS032</w:t>
            </w:r>
          </w:p>
        </w:tc>
        <w:tc>
          <w:tcPr>
            <w:tcW w:w="1491" w:type="dxa"/>
            <w:vAlign w:val="center"/>
          </w:tcPr>
          <w:p>
            <w:pPr>
              <w:jc w:val="center"/>
              <w:rPr>
                <w:sz w:val="21"/>
                <w:szCs w:val="21"/>
              </w:rPr>
            </w:pPr>
            <w:r>
              <w:t>HL20_Back_Skin_STATUS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P47W6B3</w:t>
            </w:r>
          </w:p>
        </w:tc>
        <w:tc>
          <w:tcPr>
            <w:tcW w:w="1196" w:type="dxa"/>
            <w:vAlign w:val="center"/>
          </w:tcPr>
          <w:p>
            <w:pPr>
              <w:jc w:val="center"/>
              <w:rPr>
                <w:sz w:val="21"/>
                <w:szCs w:val="21"/>
              </w:rPr>
            </w:pPr>
            <w:r>
              <w:t>RS033</w:t>
            </w:r>
          </w:p>
        </w:tc>
        <w:tc>
          <w:tcPr>
            <w:tcW w:w="1491" w:type="dxa"/>
            <w:vAlign w:val="center"/>
          </w:tcPr>
          <w:p>
            <w:pPr>
              <w:jc w:val="center"/>
              <w:rPr>
                <w:sz w:val="21"/>
                <w:szCs w:val="21"/>
              </w:rPr>
            </w:pPr>
            <w:r>
              <w:t>HL21_Upper_of_Back_Skin_STATUS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P47W6B2</w:t>
            </w:r>
          </w:p>
        </w:tc>
        <w:tc>
          <w:tcPr>
            <w:tcW w:w="1196" w:type="dxa"/>
            <w:vAlign w:val="center"/>
          </w:tcPr>
          <w:p>
            <w:pPr>
              <w:jc w:val="center"/>
              <w:rPr>
                <w:sz w:val="21"/>
                <w:szCs w:val="21"/>
              </w:rPr>
            </w:pPr>
            <w:r>
              <w:t>RS034</w:t>
            </w:r>
          </w:p>
        </w:tc>
        <w:tc>
          <w:tcPr>
            <w:tcW w:w="1491" w:type="dxa"/>
            <w:vAlign w:val="center"/>
          </w:tcPr>
          <w:p>
            <w:pPr>
              <w:jc w:val="center"/>
              <w:rPr>
                <w:sz w:val="21"/>
                <w:szCs w:val="21"/>
              </w:rPr>
            </w:pPr>
            <w:r>
              <w:t>HL22_Bottom_of_Back_Skin_STATUS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P47W6B1</w:t>
            </w:r>
          </w:p>
        </w:tc>
        <w:tc>
          <w:tcPr>
            <w:tcW w:w="1196" w:type="dxa"/>
            <w:vAlign w:val="center"/>
          </w:tcPr>
          <w:p>
            <w:pPr>
              <w:jc w:val="center"/>
              <w:rPr>
                <w:sz w:val="21"/>
                <w:szCs w:val="21"/>
              </w:rPr>
            </w:pPr>
            <w:r>
              <w:t>RS035</w:t>
            </w:r>
          </w:p>
        </w:tc>
        <w:tc>
          <w:tcPr>
            <w:tcW w:w="1491" w:type="dxa"/>
            <w:vAlign w:val="center"/>
          </w:tcPr>
          <w:p>
            <w:pPr>
              <w:jc w:val="center"/>
              <w:rPr>
                <w:sz w:val="21"/>
                <w:szCs w:val="21"/>
              </w:rPr>
            </w:pPr>
            <w:r>
              <w:t>HL23_Focal_plane_splice_lens_frame_STATUS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P47W6B0</w:t>
            </w:r>
          </w:p>
        </w:tc>
        <w:tc>
          <w:tcPr>
            <w:tcW w:w="1196" w:type="dxa"/>
            <w:vAlign w:val="center"/>
          </w:tcPr>
          <w:p>
            <w:pPr>
              <w:jc w:val="center"/>
              <w:rPr>
                <w:sz w:val="21"/>
                <w:szCs w:val="21"/>
              </w:rPr>
            </w:pPr>
            <w:r>
              <w:t>RS036</w:t>
            </w:r>
          </w:p>
        </w:tc>
        <w:tc>
          <w:tcPr>
            <w:tcW w:w="1491" w:type="dxa"/>
            <w:vAlign w:val="center"/>
          </w:tcPr>
          <w:p>
            <w:pPr>
              <w:jc w:val="center"/>
              <w:rPr>
                <w:sz w:val="21"/>
                <w:szCs w:val="21"/>
              </w:rPr>
            </w:pPr>
            <w:r>
              <w:t>HL24_Focal_circuit_Inside_frame_STATUS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1:Heating;0:Not_Heating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P47W7~W9B23~B12</w:t>
            </w:r>
          </w:p>
        </w:tc>
        <w:tc>
          <w:tcPr>
            <w:tcW w:w="1196" w:type="dxa"/>
            <w:vAlign w:val="center"/>
          </w:tcPr>
          <w:p>
            <w:pPr>
              <w:jc w:val="center"/>
              <w:rPr>
                <w:sz w:val="21"/>
                <w:szCs w:val="21"/>
              </w:rPr>
            </w:pPr>
            <w:r>
              <w:t>RS037</w:t>
            </w:r>
          </w:p>
        </w:tc>
        <w:tc>
          <w:tcPr>
            <w:tcW w:w="1491" w:type="dxa"/>
            <w:vAlign w:val="center"/>
          </w:tcPr>
          <w:p>
            <w:pPr>
              <w:jc w:val="center"/>
              <w:rPr>
                <w:sz w:val="21"/>
                <w:szCs w:val="21"/>
              </w:rPr>
            </w:pPr>
            <w:r>
              <w:t>01_Momentum_wheel_Y_TEMPERATURE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P47W7~W9B11~B0</w:t>
            </w:r>
          </w:p>
        </w:tc>
        <w:tc>
          <w:tcPr>
            <w:tcW w:w="1196" w:type="dxa"/>
            <w:vAlign w:val="center"/>
          </w:tcPr>
          <w:p>
            <w:pPr>
              <w:jc w:val="center"/>
              <w:rPr>
                <w:sz w:val="21"/>
                <w:szCs w:val="21"/>
              </w:rPr>
            </w:pPr>
            <w:r>
              <w:t>RS038</w:t>
            </w:r>
          </w:p>
        </w:tc>
        <w:tc>
          <w:tcPr>
            <w:tcW w:w="1491" w:type="dxa"/>
            <w:vAlign w:val="center"/>
          </w:tcPr>
          <w:p>
            <w:pPr>
              <w:jc w:val="center"/>
              <w:rPr>
                <w:sz w:val="21"/>
                <w:szCs w:val="21"/>
              </w:rPr>
            </w:pPr>
            <w:r>
              <w:t>02_Momentum_wheel_Z_TEMPERATURE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P47W10~W12B23~B12</w:t>
            </w:r>
          </w:p>
        </w:tc>
        <w:tc>
          <w:tcPr>
            <w:tcW w:w="1196" w:type="dxa"/>
            <w:vAlign w:val="center"/>
          </w:tcPr>
          <w:p>
            <w:pPr>
              <w:jc w:val="center"/>
              <w:rPr>
                <w:sz w:val="21"/>
                <w:szCs w:val="21"/>
              </w:rPr>
            </w:pPr>
            <w:r>
              <w:t>RS039</w:t>
            </w:r>
          </w:p>
        </w:tc>
        <w:tc>
          <w:tcPr>
            <w:tcW w:w="1491" w:type="dxa"/>
            <w:vAlign w:val="center"/>
          </w:tcPr>
          <w:p>
            <w:pPr>
              <w:jc w:val="center"/>
              <w:rPr>
                <w:sz w:val="21"/>
                <w:szCs w:val="21"/>
              </w:rPr>
            </w:pPr>
            <w:r>
              <w:t>03_Stack_radiation_board_2(close_to_OBDH_board)_TEMPERATURE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P47W10~W12B11~B0</w:t>
            </w:r>
          </w:p>
        </w:tc>
        <w:tc>
          <w:tcPr>
            <w:tcW w:w="1196" w:type="dxa"/>
            <w:vAlign w:val="center"/>
          </w:tcPr>
          <w:p>
            <w:pPr>
              <w:jc w:val="center"/>
              <w:rPr>
                <w:sz w:val="21"/>
                <w:szCs w:val="21"/>
              </w:rPr>
            </w:pPr>
            <w:r>
              <w:t>RS040</w:t>
            </w:r>
          </w:p>
        </w:tc>
        <w:tc>
          <w:tcPr>
            <w:tcW w:w="1491" w:type="dxa"/>
            <w:vAlign w:val="center"/>
          </w:tcPr>
          <w:p>
            <w:pPr>
              <w:jc w:val="center"/>
              <w:rPr>
                <w:sz w:val="21"/>
                <w:szCs w:val="21"/>
              </w:rPr>
            </w:pPr>
            <w:r>
              <w:t>04_Integrated_data_transmission_equipment_TEMPERATURE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P47W13~W15B23~B12</w:t>
            </w:r>
          </w:p>
        </w:tc>
        <w:tc>
          <w:tcPr>
            <w:tcW w:w="1196" w:type="dxa"/>
            <w:vAlign w:val="center"/>
          </w:tcPr>
          <w:p>
            <w:pPr>
              <w:jc w:val="center"/>
              <w:rPr>
                <w:sz w:val="21"/>
                <w:szCs w:val="21"/>
              </w:rPr>
            </w:pPr>
            <w:r>
              <w:t>RS041</w:t>
            </w:r>
          </w:p>
        </w:tc>
        <w:tc>
          <w:tcPr>
            <w:tcW w:w="1491" w:type="dxa"/>
            <w:vAlign w:val="center"/>
          </w:tcPr>
          <w:p>
            <w:pPr>
              <w:jc w:val="center"/>
              <w:rPr>
                <w:sz w:val="21"/>
                <w:szCs w:val="21"/>
              </w:rPr>
            </w:pPr>
            <w:r>
              <w:t>05_phased_array_antenna_(main)_TEMPERATURE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P47W13~W15B11~B0</w:t>
            </w:r>
          </w:p>
        </w:tc>
        <w:tc>
          <w:tcPr>
            <w:tcW w:w="1196" w:type="dxa"/>
            <w:vAlign w:val="center"/>
          </w:tcPr>
          <w:p>
            <w:pPr>
              <w:jc w:val="center"/>
              <w:rPr>
                <w:sz w:val="21"/>
                <w:szCs w:val="21"/>
              </w:rPr>
            </w:pPr>
            <w:r>
              <w:t>RS042</w:t>
            </w:r>
          </w:p>
        </w:tc>
        <w:tc>
          <w:tcPr>
            <w:tcW w:w="1491" w:type="dxa"/>
            <w:vAlign w:val="center"/>
          </w:tcPr>
          <w:p>
            <w:pPr>
              <w:jc w:val="center"/>
              <w:rPr>
                <w:sz w:val="21"/>
                <w:szCs w:val="21"/>
              </w:rPr>
            </w:pPr>
            <w:r>
              <w:t>06_phased_array_antenna_(backup)_TEMPERATURE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P47W16~W18B23~B12</w:t>
            </w:r>
          </w:p>
        </w:tc>
        <w:tc>
          <w:tcPr>
            <w:tcW w:w="1196" w:type="dxa"/>
            <w:vAlign w:val="center"/>
          </w:tcPr>
          <w:p>
            <w:pPr>
              <w:jc w:val="center"/>
              <w:rPr>
                <w:sz w:val="21"/>
                <w:szCs w:val="21"/>
              </w:rPr>
            </w:pPr>
            <w:r>
              <w:t>RS043</w:t>
            </w:r>
          </w:p>
        </w:tc>
        <w:tc>
          <w:tcPr>
            <w:tcW w:w="1491" w:type="dxa"/>
            <w:vAlign w:val="center"/>
          </w:tcPr>
          <w:p>
            <w:pPr>
              <w:jc w:val="center"/>
              <w:rPr>
                <w:sz w:val="21"/>
                <w:szCs w:val="21"/>
              </w:rPr>
            </w:pPr>
            <w:r>
              <w:t>07_Battery(backup)_TEMPERATURE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10000,4095,-4.36216,4081.70194,-94033.78039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P47W16~W18B11~B0</w:t>
            </w:r>
          </w:p>
        </w:tc>
        <w:tc>
          <w:tcPr>
            <w:tcW w:w="1196" w:type="dxa"/>
            <w:vAlign w:val="center"/>
          </w:tcPr>
          <w:p>
            <w:pPr>
              <w:jc w:val="center"/>
              <w:rPr>
                <w:sz w:val="21"/>
                <w:szCs w:val="21"/>
              </w:rPr>
            </w:pPr>
            <w:r>
              <w:t>RS044</w:t>
            </w:r>
          </w:p>
        </w:tc>
        <w:tc>
          <w:tcPr>
            <w:tcW w:w="1491" w:type="dxa"/>
            <w:vAlign w:val="center"/>
          </w:tcPr>
          <w:p>
            <w:pPr>
              <w:jc w:val="center"/>
              <w:rPr>
                <w:sz w:val="21"/>
                <w:szCs w:val="21"/>
              </w:rPr>
            </w:pPr>
            <w:r>
              <w:t>08_-Z_fixed_wing_TEMPERATURE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10000,4095,-2.36575,3805.6269,-119817.3758</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P47W19~W21B23~B12</w:t>
            </w:r>
          </w:p>
        </w:tc>
        <w:tc>
          <w:tcPr>
            <w:tcW w:w="1196" w:type="dxa"/>
            <w:vAlign w:val="center"/>
          </w:tcPr>
          <w:p>
            <w:pPr>
              <w:jc w:val="center"/>
              <w:rPr>
                <w:sz w:val="21"/>
                <w:szCs w:val="21"/>
              </w:rPr>
            </w:pPr>
            <w:r>
              <w:t>RS045</w:t>
            </w:r>
          </w:p>
        </w:tc>
        <w:tc>
          <w:tcPr>
            <w:tcW w:w="1491" w:type="dxa"/>
            <w:vAlign w:val="center"/>
          </w:tcPr>
          <w:p>
            <w:pPr>
              <w:jc w:val="center"/>
              <w:rPr>
                <w:sz w:val="21"/>
                <w:szCs w:val="21"/>
              </w:rPr>
            </w:pPr>
            <w:r>
              <w:t>09_-Y_ixed_wing_TEMPERATURE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rFonts w:hint="eastAsia" w:eastAsia="宋体"/>
                <w:sz w:val="21"/>
                <w:szCs w:val="21"/>
                <w:lang w:val="en-US" w:eastAsia="zh-CN"/>
              </w:rPr>
            </w:pPr>
            <w:r>
              <w:t>10000,</w:t>
            </w:r>
            <w:r>
              <w:commentReference w:id="1"/>
            </w:r>
            <w:r>
              <w:t>4095,</w:t>
            </w:r>
            <w:del w:id="2" w:author="Administrator" w:date="2020-01-03T17:08:51Z">
              <w:r>
                <w:rPr>
                  <w:lang w:val="en-US"/>
                </w:rPr>
                <w:delText>-0.10680</w:delText>
              </w:r>
            </w:del>
            <w:ins w:id="3" w:author="Administrator" w:date="2020-01-03T17:08:51Z">
              <w:r>
                <w:rPr>
                  <w:rFonts w:hint="eastAsia"/>
                  <w:lang w:val="en-US" w:eastAsia="zh-CN"/>
                </w:rPr>
                <w:t>-</w:t>
              </w:r>
            </w:ins>
            <w:ins w:id="4" w:author="Administrator" w:date="2020-01-03T17:08:53Z">
              <w:r>
                <w:rPr>
                  <w:rFonts w:hint="eastAsia"/>
                  <w:lang w:val="en-US" w:eastAsia="zh-CN"/>
                </w:rPr>
                <w:t>0</w:t>
              </w:r>
            </w:ins>
            <w:ins w:id="5" w:author="Administrator" w:date="2020-01-03T17:08:54Z">
              <w:r>
                <w:rPr>
                  <w:rFonts w:hint="eastAsia"/>
                  <w:lang w:val="en-US" w:eastAsia="zh-CN"/>
                </w:rPr>
                <w:t>.</w:t>
              </w:r>
            </w:ins>
            <w:ins w:id="6" w:author="Administrator" w:date="2020-01-03T17:08:57Z">
              <w:r>
                <w:rPr>
                  <w:rFonts w:hint="eastAsia"/>
                  <w:lang w:val="en-US" w:eastAsia="zh-CN"/>
                </w:rPr>
                <w:t>37</w:t>
              </w:r>
            </w:ins>
            <w:ins w:id="7" w:author="Administrator" w:date="2020-01-03T17:09:08Z">
              <w:r>
                <w:rPr>
                  <w:rFonts w:hint="eastAsia"/>
                  <w:lang w:val="en-US" w:eastAsia="zh-CN"/>
                </w:rPr>
                <w:t>0</w:t>
              </w:r>
            </w:ins>
            <w:ins w:id="8" w:author="Administrator" w:date="2020-01-03T17:09:09Z">
              <w:r>
                <w:rPr>
                  <w:rFonts w:hint="eastAsia"/>
                  <w:lang w:val="en-US" w:eastAsia="zh-CN"/>
                </w:rPr>
                <w:t>44</w:t>
              </w:r>
            </w:ins>
            <w:r>
              <w:t>,</w:t>
            </w:r>
            <w:del w:id="9" w:author="Administrator" w:date="2020-01-03T17:09:28Z">
              <w:r>
                <w:rPr>
                  <w:lang w:val="en-US"/>
                </w:rPr>
                <w:delText>2618.05291</w:delText>
              </w:r>
            </w:del>
            <w:ins w:id="10" w:author="Administrator" w:date="2020-01-03T17:09:28Z">
              <w:r>
                <w:rPr>
                  <w:rFonts w:hint="eastAsia"/>
                  <w:lang w:val="en-US" w:eastAsia="zh-CN"/>
                </w:rPr>
                <w:t>25</w:t>
              </w:r>
            </w:ins>
            <w:ins w:id="11" w:author="Administrator" w:date="2020-01-03T17:09:30Z">
              <w:r>
                <w:rPr>
                  <w:rFonts w:hint="eastAsia"/>
                  <w:lang w:val="en-US" w:eastAsia="zh-CN"/>
                </w:rPr>
                <w:t>80</w:t>
              </w:r>
            </w:ins>
            <w:ins w:id="12" w:author="Administrator" w:date="2020-01-03T17:09:31Z">
              <w:r>
                <w:rPr>
                  <w:rFonts w:hint="eastAsia"/>
                  <w:lang w:val="en-US" w:eastAsia="zh-CN"/>
                </w:rPr>
                <w:t>.</w:t>
              </w:r>
            </w:ins>
            <w:ins w:id="13" w:author="Administrator" w:date="2020-01-03T17:09:34Z">
              <w:r>
                <w:rPr>
                  <w:rFonts w:hint="eastAsia"/>
                  <w:lang w:val="en-US" w:eastAsia="zh-CN"/>
                </w:rPr>
                <w:t>4</w:t>
              </w:r>
            </w:ins>
            <w:ins w:id="14" w:author="Administrator" w:date="2020-01-03T17:09:35Z">
              <w:r>
                <w:rPr>
                  <w:rFonts w:hint="eastAsia"/>
                  <w:lang w:val="en-US" w:eastAsia="zh-CN"/>
                </w:rPr>
                <w:t>0222</w:t>
              </w:r>
            </w:ins>
            <w:r>
              <w:t>,</w:t>
            </w:r>
            <w:del w:id="15" w:author="Administrator" w:date="2020-01-03T17:10:10Z">
              <w:r>
                <w:rPr>
                  <w:lang w:val="en-US"/>
                </w:rPr>
                <w:delText>-74901.60263</w:delText>
              </w:r>
            </w:del>
            <w:ins w:id="16" w:author="Administrator" w:date="2020-01-03T17:10:10Z">
              <w:r>
                <w:rPr>
                  <w:rFonts w:hint="eastAsia"/>
                  <w:lang w:val="en-US" w:eastAsia="zh-CN"/>
                </w:rPr>
                <w:t>-</w:t>
              </w:r>
            </w:ins>
            <w:ins w:id="17" w:author="Administrator" w:date="2020-01-03T17:10:11Z">
              <w:r>
                <w:rPr>
                  <w:rFonts w:hint="eastAsia"/>
                  <w:lang w:val="en-US" w:eastAsia="zh-CN"/>
                </w:rPr>
                <w:t>74</w:t>
              </w:r>
            </w:ins>
            <w:ins w:id="18" w:author="Administrator" w:date="2020-01-03T17:10:12Z">
              <w:r>
                <w:rPr>
                  <w:rFonts w:hint="eastAsia"/>
                  <w:lang w:val="en-US" w:eastAsia="zh-CN"/>
                </w:rPr>
                <w:t>90</w:t>
              </w:r>
            </w:ins>
            <w:ins w:id="19" w:author="Administrator" w:date="2020-01-03T17:10:13Z">
              <w:r>
                <w:rPr>
                  <w:rFonts w:hint="eastAsia"/>
                  <w:lang w:val="en-US" w:eastAsia="zh-CN"/>
                </w:rPr>
                <w:t>5</w:t>
              </w:r>
            </w:ins>
            <w:ins w:id="20" w:author="Administrator" w:date="2020-01-03T17:10:14Z">
              <w:r>
                <w:rPr>
                  <w:rFonts w:hint="eastAsia"/>
                  <w:lang w:val="en-US" w:eastAsia="zh-CN"/>
                </w:rPr>
                <w:t>.</w:t>
              </w:r>
            </w:ins>
            <w:ins w:id="21" w:author="Administrator" w:date="2020-01-03T17:10:19Z">
              <w:r>
                <w:rPr>
                  <w:rFonts w:hint="eastAsia"/>
                  <w:lang w:val="en-US" w:eastAsia="zh-CN"/>
                </w:rPr>
                <w:t>72</w:t>
              </w:r>
            </w:ins>
            <w:ins w:id="22" w:author="Administrator" w:date="2020-01-03T17:10:20Z">
              <w:r>
                <w:rPr>
                  <w:rFonts w:hint="eastAsia"/>
                  <w:lang w:val="en-US" w:eastAsia="zh-CN"/>
                </w:rPr>
                <w:t>737</w:t>
              </w:r>
            </w:ins>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P47W19~W21B11~B0</w:t>
            </w:r>
          </w:p>
        </w:tc>
        <w:tc>
          <w:tcPr>
            <w:tcW w:w="1196" w:type="dxa"/>
            <w:vAlign w:val="center"/>
          </w:tcPr>
          <w:p>
            <w:pPr>
              <w:jc w:val="center"/>
              <w:rPr>
                <w:sz w:val="21"/>
                <w:szCs w:val="21"/>
              </w:rPr>
            </w:pPr>
            <w:r>
              <w:t>RS046</w:t>
            </w:r>
          </w:p>
        </w:tc>
        <w:tc>
          <w:tcPr>
            <w:tcW w:w="1491" w:type="dxa"/>
            <w:vAlign w:val="center"/>
          </w:tcPr>
          <w:p>
            <w:pPr>
              <w:jc w:val="center"/>
              <w:rPr>
                <w:sz w:val="21"/>
                <w:szCs w:val="21"/>
              </w:rPr>
            </w:pPr>
            <w:r>
              <w:t>10_Sunshield_inside_outer_circumferential_TEMPERATURE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1/(0.0013447791014172+0.000225132758579982*ln(10000/(4095/RS046-1))+1.26582588979491E-06*ln(10000/(4095/RS046-1))*ln(10000/(4095/RS046-1)))-273.15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P47W22~W24B23~B12</w:t>
            </w:r>
          </w:p>
        </w:tc>
        <w:tc>
          <w:tcPr>
            <w:tcW w:w="1196" w:type="dxa"/>
            <w:vAlign w:val="center"/>
          </w:tcPr>
          <w:p>
            <w:pPr>
              <w:jc w:val="center"/>
              <w:rPr>
                <w:sz w:val="21"/>
                <w:szCs w:val="21"/>
              </w:rPr>
            </w:pPr>
            <w:r>
              <w:t>RS047</w:t>
            </w:r>
          </w:p>
        </w:tc>
        <w:tc>
          <w:tcPr>
            <w:tcW w:w="1491" w:type="dxa"/>
            <w:vAlign w:val="center"/>
          </w:tcPr>
          <w:p>
            <w:pPr>
              <w:jc w:val="center"/>
              <w:rPr>
                <w:sz w:val="21"/>
                <w:szCs w:val="21"/>
              </w:rPr>
            </w:pPr>
            <w:r>
              <w:t>11_+Y_Skin_of_+Z_TEMPERATURE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1/(0.00134596145954311+0.000224611612576773*ln(10000/(4095/RS047-1))+1.27886414776852E-06*ln(10000/(4095/RS047-1))*ln(10000/(4095/RS047-1)))-273.15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P47W22~W24B11~B0</w:t>
            </w:r>
          </w:p>
        </w:tc>
        <w:tc>
          <w:tcPr>
            <w:tcW w:w="1196" w:type="dxa"/>
            <w:vAlign w:val="center"/>
          </w:tcPr>
          <w:p>
            <w:pPr>
              <w:jc w:val="center"/>
              <w:rPr>
                <w:sz w:val="21"/>
                <w:szCs w:val="21"/>
              </w:rPr>
            </w:pPr>
            <w:r>
              <w:t>RS048</w:t>
            </w:r>
          </w:p>
        </w:tc>
        <w:tc>
          <w:tcPr>
            <w:tcW w:w="1491" w:type="dxa"/>
            <w:vAlign w:val="center"/>
          </w:tcPr>
          <w:p>
            <w:pPr>
              <w:jc w:val="center"/>
              <w:rPr>
                <w:sz w:val="21"/>
                <w:szCs w:val="21"/>
              </w:rPr>
            </w:pPr>
            <w:r>
              <w:t>12_+Y_Skin_of_-Z_TEMPERATURE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1/(0.00134554546616874+0.00022435739701311*ln(10000/(4095/RS048-1))+1.30748154251016E-06*ln(10000/(4095/RS048-1))*ln(10000/(4095/RS048-1)))-273.15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P47W25~W27B23~B12</w:t>
            </w:r>
          </w:p>
        </w:tc>
        <w:tc>
          <w:tcPr>
            <w:tcW w:w="1196" w:type="dxa"/>
            <w:vAlign w:val="center"/>
          </w:tcPr>
          <w:p>
            <w:pPr>
              <w:jc w:val="center"/>
              <w:rPr>
                <w:sz w:val="21"/>
                <w:szCs w:val="21"/>
              </w:rPr>
            </w:pPr>
            <w:r>
              <w:t>RS049</w:t>
            </w:r>
          </w:p>
        </w:tc>
        <w:tc>
          <w:tcPr>
            <w:tcW w:w="1491" w:type="dxa"/>
            <w:vAlign w:val="center"/>
          </w:tcPr>
          <w:p>
            <w:pPr>
              <w:jc w:val="center"/>
              <w:rPr>
                <w:sz w:val="21"/>
                <w:szCs w:val="21"/>
              </w:rPr>
            </w:pPr>
            <w:r>
              <w:t>13_-Y_Skin_of_-Z_TEMPERATURE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1/(0.00134912781893076+0.000224202934238328*ln(10000/(4095/RS049-1))+1.30464731049046E-06*ln(10000/(4095/RS049-1))*ln(10000/(4095/RS049-1)))-273.15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P47W25~W27B11~B0</w:t>
            </w:r>
          </w:p>
        </w:tc>
        <w:tc>
          <w:tcPr>
            <w:tcW w:w="1196" w:type="dxa"/>
            <w:vAlign w:val="center"/>
          </w:tcPr>
          <w:p>
            <w:pPr>
              <w:jc w:val="center"/>
              <w:rPr>
                <w:sz w:val="21"/>
                <w:szCs w:val="21"/>
              </w:rPr>
            </w:pPr>
            <w:r>
              <w:t>RS050</w:t>
            </w:r>
          </w:p>
        </w:tc>
        <w:tc>
          <w:tcPr>
            <w:tcW w:w="1491" w:type="dxa"/>
            <w:vAlign w:val="center"/>
          </w:tcPr>
          <w:p>
            <w:pPr>
              <w:jc w:val="center"/>
              <w:rPr>
                <w:sz w:val="21"/>
                <w:szCs w:val="21"/>
              </w:rPr>
            </w:pPr>
            <w:r>
              <w:t>14_-Y_Skin_of_+Z_TEMPERATURE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1/(0.00134228719258436+0.000225456131480075*ln(10000/(4095/RS050-1))+1.26153785971454E-06*ln(10000/(4095/RS050-1))*ln(10000/(4095/RS050-1)))-273.15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P47W28~W30B23~B12</w:t>
            </w:r>
          </w:p>
        </w:tc>
        <w:tc>
          <w:tcPr>
            <w:tcW w:w="1196" w:type="dxa"/>
            <w:vAlign w:val="center"/>
          </w:tcPr>
          <w:p>
            <w:pPr>
              <w:jc w:val="center"/>
              <w:rPr>
                <w:sz w:val="21"/>
                <w:szCs w:val="21"/>
              </w:rPr>
            </w:pPr>
            <w:r>
              <w:t>RS051</w:t>
            </w:r>
          </w:p>
        </w:tc>
        <w:tc>
          <w:tcPr>
            <w:tcW w:w="1491" w:type="dxa"/>
            <w:vAlign w:val="center"/>
          </w:tcPr>
          <w:p>
            <w:pPr>
              <w:jc w:val="center"/>
              <w:rPr>
                <w:sz w:val="21"/>
                <w:szCs w:val="21"/>
              </w:rPr>
            </w:pPr>
            <w:r>
              <w:t>15_Top_of_+Z_frame_TEMPERATURE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1/(0.00134710559301311+0.000225047895687175*ln(10000/(4095/RS051-1))+1.26401249612662E-06*ln(10000/(4095/RS051-1))*ln(10000/(4095/RS051-1)))-273.15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P47W28~W30B11~B0</w:t>
            </w:r>
          </w:p>
        </w:tc>
        <w:tc>
          <w:tcPr>
            <w:tcW w:w="1196" w:type="dxa"/>
            <w:vAlign w:val="center"/>
          </w:tcPr>
          <w:p>
            <w:pPr>
              <w:jc w:val="center"/>
              <w:rPr>
                <w:sz w:val="21"/>
                <w:szCs w:val="21"/>
              </w:rPr>
            </w:pPr>
            <w:r>
              <w:t>RS052</w:t>
            </w:r>
          </w:p>
        </w:tc>
        <w:tc>
          <w:tcPr>
            <w:tcW w:w="1491" w:type="dxa"/>
            <w:vAlign w:val="center"/>
          </w:tcPr>
          <w:p>
            <w:pPr>
              <w:jc w:val="center"/>
              <w:rPr>
                <w:sz w:val="21"/>
                <w:szCs w:val="21"/>
              </w:rPr>
            </w:pPr>
            <w:r>
              <w:t>16_Bottom_of_+Z_frame_TEMPERATURE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1/(0.00134865314608177+0.000224571159542878*ln(10000/(4095/RS052-1))+1.27285779948928E-06*ln(10000/(4095/RS052-1))*ln(10000/(4095/RS052-1)))-273.15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P47W31~W33B23~B12</w:t>
            </w:r>
          </w:p>
        </w:tc>
        <w:tc>
          <w:tcPr>
            <w:tcW w:w="1196" w:type="dxa"/>
            <w:vAlign w:val="center"/>
          </w:tcPr>
          <w:p>
            <w:pPr>
              <w:jc w:val="center"/>
              <w:rPr>
                <w:sz w:val="21"/>
                <w:szCs w:val="21"/>
              </w:rPr>
            </w:pPr>
            <w:r>
              <w:t>RS053</w:t>
            </w:r>
          </w:p>
        </w:tc>
        <w:tc>
          <w:tcPr>
            <w:tcW w:w="1491" w:type="dxa"/>
            <w:vAlign w:val="center"/>
          </w:tcPr>
          <w:p>
            <w:pPr>
              <w:jc w:val="center"/>
              <w:rPr>
                <w:sz w:val="21"/>
                <w:szCs w:val="21"/>
              </w:rPr>
            </w:pPr>
            <w:r>
              <w:t>17_Back_Skin_TEMPERATURE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1/(0.00135111287430053+0.000224250439218674*ln(10000/(4095/RS053-1))+1.2909489563754E-06*ln(10000/(4095/RS053-1))*ln(10000/(4095/RS053-1)))-273.15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P47W31~W33B11~B0</w:t>
            </w:r>
          </w:p>
        </w:tc>
        <w:tc>
          <w:tcPr>
            <w:tcW w:w="1196" w:type="dxa"/>
            <w:vAlign w:val="center"/>
          </w:tcPr>
          <w:p>
            <w:pPr>
              <w:jc w:val="center"/>
              <w:rPr>
                <w:sz w:val="21"/>
                <w:szCs w:val="21"/>
              </w:rPr>
            </w:pPr>
            <w:r>
              <w:t>RS054</w:t>
            </w:r>
          </w:p>
        </w:tc>
        <w:tc>
          <w:tcPr>
            <w:tcW w:w="1491" w:type="dxa"/>
            <w:vAlign w:val="center"/>
          </w:tcPr>
          <w:p>
            <w:pPr>
              <w:jc w:val="center"/>
              <w:rPr>
                <w:sz w:val="21"/>
                <w:szCs w:val="21"/>
              </w:rPr>
            </w:pPr>
            <w:r>
              <w:t>18_Upper_of_Back_Skin_TEMPERATURE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1/(0.00134449593327334+0.000225287401945275*ln(10000/(4095/RS054-1))+1.26051597122979E-06*ln(10000/(4095/RS054-1))*ln(10000/(4095/RS054-1)))-273.15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P47W34~W36B23~B12</w:t>
            </w:r>
          </w:p>
        </w:tc>
        <w:tc>
          <w:tcPr>
            <w:tcW w:w="1196" w:type="dxa"/>
            <w:vAlign w:val="center"/>
          </w:tcPr>
          <w:p>
            <w:pPr>
              <w:jc w:val="center"/>
              <w:rPr>
                <w:sz w:val="21"/>
                <w:szCs w:val="21"/>
              </w:rPr>
            </w:pPr>
            <w:r>
              <w:t>RS055</w:t>
            </w:r>
          </w:p>
        </w:tc>
        <w:tc>
          <w:tcPr>
            <w:tcW w:w="1491" w:type="dxa"/>
            <w:vAlign w:val="center"/>
          </w:tcPr>
          <w:p>
            <w:pPr>
              <w:jc w:val="center"/>
              <w:rPr>
                <w:sz w:val="21"/>
                <w:szCs w:val="21"/>
              </w:rPr>
            </w:pPr>
            <w:r>
              <w:t>19_Bottom_of_Back_Skin_TEMPERATURE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1/(0.00134198290673104+0.000225877857305288*ln(10000/(4095/RS055-1))+1.22451265919808E-06*ln(10000/(4095/RS055-1))*ln(10000/(4095/RS055-1)))-273.15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P47W34~W36B11~B0</w:t>
            </w:r>
          </w:p>
        </w:tc>
        <w:tc>
          <w:tcPr>
            <w:tcW w:w="1196" w:type="dxa"/>
            <w:vAlign w:val="center"/>
          </w:tcPr>
          <w:p>
            <w:pPr>
              <w:jc w:val="center"/>
              <w:rPr>
                <w:sz w:val="21"/>
                <w:szCs w:val="21"/>
              </w:rPr>
            </w:pPr>
            <w:r>
              <w:t>RS056</w:t>
            </w:r>
          </w:p>
        </w:tc>
        <w:tc>
          <w:tcPr>
            <w:tcW w:w="1491" w:type="dxa"/>
            <w:vAlign w:val="center"/>
          </w:tcPr>
          <w:p>
            <w:pPr>
              <w:jc w:val="center"/>
              <w:rPr>
                <w:sz w:val="21"/>
                <w:szCs w:val="21"/>
              </w:rPr>
            </w:pPr>
            <w:r>
              <w:t>20_Focal_plane_splice_lens_frame_TEMPERATURE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1/(0.0013496927616621+0.000224378827360622*ln(10000/(4095/RS056-1))+1.29871967485543E-06*ln(10000/(4095/RS056-1))*ln(10000/(4095/RS056-1)))-273.15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P47W37~W39B23~B12</w:t>
            </w:r>
          </w:p>
        </w:tc>
        <w:tc>
          <w:tcPr>
            <w:tcW w:w="1196" w:type="dxa"/>
            <w:vAlign w:val="center"/>
          </w:tcPr>
          <w:p>
            <w:pPr>
              <w:jc w:val="center"/>
              <w:rPr>
                <w:sz w:val="21"/>
                <w:szCs w:val="21"/>
              </w:rPr>
            </w:pPr>
            <w:r>
              <w:t>RS057</w:t>
            </w:r>
          </w:p>
        </w:tc>
        <w:tc>
          <w:tcPr>
            <w:tcW w:w="1491" w:type="dxa"/>
            <w:vAlign w:val="center"/>
          </w:tcPr>
          <w:p>
            <w:pPr>
              <w:jc w:val="center"/>
              <w:rPr>
                <w:sz w:val="21"/>
                <w:szCs w:val="21"/>
              </w:rPr>
            </w:pPr>
            <w:r>
              <w:t>21_Focal_circuit_Inside_frame_TEMPERATURE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1/(0.00134207092245985+0.00022505424461782*ln(10000/(4095/RS057-1))+1.30454510729852E-06*ln(10000/(4095/RS057-1))*ln(10000/(4095/RS057-1)))-273.15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P47W37~W39B11~B0</w:t>
            </w:r>
          </w:p>
        </w:tc>
        <w:tc>
          <w:tcPr>
            <w:tcW w:w="1196" w:type="dxa"/>
            <w:vAlign w:val="center"/>
          </w:tcPr>
          <w:p>
            <w:pPr>
              <w:jc w:val="center"/>
              <w:rPr>
                <w:sz w:val="21"/>
                <w:szCs w:val="21"/>
              </w:rPr>
            </w:pPr>
            <w:r>
              <w:t>RS058</w:t>
            </w:r>
          </w:p>
        </w:tc>
        <w:tc>
          <w:tcPr>
            <w:tcW w:w="1491" w:type="dxa"/>
            <w:vAlign w:val="center"/>
          </w:tcPr>
          <w:p>
            <w:pPr>
              <w:jc w:val="center"/>
              <w:rPr>
                <w:sz w:val="21"/>
                <w:szCs w:val="21"/>
              </w:rPr>
            </w:pPr>
            <w:r>
              <w:t>22-Main&amp;Third_lens_cover_TEMPERATURE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1/(0.00134565938121189+0.0002250809717496*ln(10000/(4095/RS058-1))+1.27927047998493E-06*ln(10000/(4095/RS058-1))*ln(10000/(4095/RS058-1)))-273.15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P47W40~W42B23~B12</w:t>
            </w:r>
          </w:p>
        </w:tc>
        <w:tc>
          <w:tcPr>
            <w:tcW w:w="1196" w:type="dxa"/>
            <w:vAlign w:val="center"/>
          </w:tcPr>
          <w:p>
            <w:pPr>
              <w:jc w:val="center"/>
              <w:rPr>
                <w:sz w:val="21"/>
                <w:szCs w:val="21"/>
              </w:rPr>
            </w:pPr>
            <w:r>
              <w:t>RS059</w:t>
            </w:r>
          </w:p>
        </w:tc>
        <w:tc>
          <w:tcPr>
            <w:tcW w:w="1491" w:type="dxa"/>
            <w:vAlign w:val="center"/>
          </w:tcPr>
          <w:p>
            <w:pPr>
              <w:jc w:val="center"/>
              <w:rPr>
                <w:sz w:val="21"/>
                <w:szCs w:val="21"/>
              </w:rPr>
            </w:pPr>
            <w:r>
              <w:t>23-Secondary_lens_cover_TEMPERATURE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1/(0.00134730055582791+0.000224887281965641*ln(10000/(4095/RS059-1))+1.28181266029262E-06*ln(10000/(4095/RS059-1))*ln(10000/(4095/RS059-1)))-273.15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P47W40~W42B11~B0</w:t>
            </w:r>
          </w:p>
        </w:tc>
        <w:tc>
          <w:tcPr>
            <w:tcW w:w="1196" w:type="dxa"/>
            <w:vAlign w:val="center"/>
          </w:tcPr>
          <w:p>
            <w:pPr>
              <w:jc w:val="center"/>
              <w:rPr>
                <w:sz w:val="21"/>
                <w:szCs w:val="21"/>
              </w:rPr>
            </w:pPr>
            <w:r>
              <w:t>RS060</w:t>
            </w:r>
          </w:p>
        </w:tc>
        <w:tc>
          <w:tcPr>
            <w:tcW w:w="1491" w:type="dxa"/>
            <w:vAlign w:val="center"/>
          </w:tcPr>
          <w:p>
            <w:pPr>
              <w:jc w:val="center"/>
              <w:rPr>
                <w:sz w:val="21"/>
                <w:szCs w:val="21"/>
              </w:rPr>
            </w:pPr>
            <w:r>
              <w:t>24-CCD_TEMPERATURE</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1/(0.0013518830903529+0.000224131842360052*ln(10000/(4095/RS060-1))+1.30166838305161E-06*ln(10000/(4095/RS060-1))*ln(10000/(4095/RS060-1)))-273.15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P47W43B7~B4</w:t>
            </w:r>
          </w:p>
        </w:tc>
        <w:tc>
          <w:tcPr>
            <w:tcW w:w="1196" w:type="dxa"/>
            <w:vAlign w:val="center"/>
          </w:tcPr>
          <w:p>
            <w:pPr>
              <w:jc w:val="center"/>
              <w:rPr>
                <w:sz w:val="21"/>
                <w:szCs w:val="21"/>
              </w:rPr>
            </w:pPr>
            <w:r>
              <w:t>RS061</w:t>
            </w:r>
          </w:p>
        </w:tc>
        <w:tc>
          <w:tcPr>
            <w:tcW w:w="1491" w:type="dxa"/>
            <w:vAlign w:val="center"/>
          </w:tcPr>
          <w:p>
            <w:pPr>
              <w:jc w:val="center"/>
              <w:rPr>
                <w:sz w:val="21"/>
                <w:szCs w:val="21"/>
              </w:rPr>
            </w:pPr>
            <w:r>
              <w:t>01_Battery(backup)_DUTY_RATIO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P47W43B3~B0</w:t>
            </w:r>
          </w:p>
        </w:tc>
        <w:tc>
          <w:tcPr>
            <w:tcW w:w="1196" w:type="dxa"/>
            <w:vAlign w:val="center"/>
          </w:tcPr>
          <w:p>
            <w:pPr>
              <w:jc w:val="center"/>
              <w:rPr>
                <w:sz w:val="21"/>
                <w:szCs w:val="21"/>
              </w:rPr>
            </w:pPr>
            <w:r>
              <w:t>RS062</w:t>
            </w:r>
          </w:p>
        </w:tc>
        <w:tc>
          <w:tcPr>
            <w:tcW w:w="1491" w:type="dxa"/>
            <w:vAlign w:val="center"/>
          </w:tcPr>
          <w:p>
            <w:pPr>
              <w:jc w:val="center"/>
              <w:rPr>
                <w:sz w:val="21"/>
                <w:szCs w:val="21"/>
              </w:rPr>
            </w:pPr>
            <w:r>
              <w:t>02_phased_array_antenna_(main)_DUTY_RATIO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P47W44B7~B4</w:t>
            </w:r>
          </w:p>
        </w:tc>
        <w:tc>
          <w:tcPr>
            <w:tcW w:w="1196" w:type="dxa"/>
            <w:vAlign w:val="center"/>
          </w:tcPr>
          <w:p>
            <w:pPr>
              <w:jc w:val="center"/>
              <w:rPr>
                <w:sz w:val="21"/>
                <w:szCs w:val="21"/>
              </w:rPr>
            </w:pPr>
            <w:r>
              <w:t>RS063</w:t>
            </w:r>
          </w:p>
        </w:tc>
        <w:tc>
          <w:tcPr>
            <w:tcW w:w="1491" w:type="dxa"/>
            <w:vAlign w:val="center"/>
          </w:tcPr>
          <w:p>
            <w:pPr>
              <w:jc w:val="center"/>
              <w:rPr>
                <w:sz w:val="21"/>
                <w:szCs w:val="21"/>
              </w:rPr>
            </w:pPr>
            <w:r>
              <w:t>03_phased_array_antenna_(backup)_DUTY_RATIO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P47W44B3~B0</w:t>
            </w:r>
          </w:p>
        </w:tc>
        <w:tc>
          <w:tcPr>
            <w:tcW w:w="1196" w:type="dxa"/>
            <w:vAlign w:val="center"/>
          </w:tcPr>
          <w:p>
            <w:pPr>
              <w:jc w:val="center"/>
              <w:rPr>
                <w:sz w:val="21"/>
                <w:szCs w:val="21"/>
              </w:rPr>
            </w:pPr>
            <w:r>
              <w:t>RS064</w:t>
            </w:r>
          </w:p>
        </w:tc>
        <w:tc>
          <w:tcPr>
            <w:tcW w:w="1491" w:type="dxa"/>
            <w:vAlign w:val="center"/>
          </w:tcPr>
          <w:p>
            <w:pPr>
              <w:jc w:val="center"/>
              <w:rPr>
                <w:sz w:val="21"/>
                <w:szCs w:val="21"/>
              </w:rPr>
            </w:pPr>
            <w:r>
              <w:t>04_reserved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P47W45B7~B4</w:t>
            </w:r>
          </w:p>
        </w:tc>
        <w:tc>
          <w:tcPr>
            <w:tcW w:w="1196" w:type="dxa"/>
            <w:vAlign w:val="center"/>
          </w:tcPr>
          <w:p>
            <w:pPr>
              <w:jc w:val="center"/>
              <w:rPr>
                <w:sz w:val="21"/>
                <w:szCs w:val="21"/>
              </w:rPr>
            </w:pPr>
            <w:r>
              <w:t>RS065</w:t>
            </w:r>
          </w:p>
        </w:tc>
        <w:tc>
          <w:tcPr>
            <w:tcW w:w="1491" w:type="dxa"/>
            <w:vAlign w:val="center"/>
          </w:tcPr>
          <w:p>
            <w:pPr>
              <w:jc w:val="center"/>
              <w:rPr>
                <w:sz w:val="21"/>
                <w:szCs w:val="21"/>
              </w:rPr>
            </w:pPr>
            <w:r>
              <w:t>05_reserved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P47W45B3~B0</w:t>
            </w:r>
          </w:p>
        </w:tc>
        <w:tc>
          <w:tcPr>
            <w:tcW w:w="1196" w:type="dxa"/>
            <w:vAlign w:val="center"/>
          </w:tcPr>
          <w:p>
            <w:pPr>
              <w:jc w:val="center"/>
              <w:rPr>
                <w:sz w:val="21"/>
                <w:szCs w:val="21"/>
              </w:rPr>
            </w:pPr>
            <w:r>
              <w:t>RS066</w:t>
            </w:r>
          </w:p>
        </w:tc>
        <w:tc>
          <w:tcPr>
            <w:tcW w:w="1491" w:type="dxa"/>
            <w:vAlign w:val="center"/>
          </w:tcPr>
          <w:p>
            <w:pPr>
              <w:jc w:val="center"/>
              <w:rPr>
                <w:sz w:val="21"/>
                <w:szCs w:val="21"/>
              </w:rPr>
            </w:pPr>
            <w:r>
              <w:t>06_reserved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P47W46B7~B4</w:t>
            </w:r>
          </w:p>
        </w:tc>
        <w:tc>
          <w:tcPr>
            <w:tcW w:w="1196" w:type="dxa"/>
            <w:vAlign w:val="center"/>
          </w:tcPr>
          <w:p>
            <w:pPr>
              <w:jc w:val="center"/>
              <w:rPr>
                <w:sz w:val="21"/>
                <w:szCs w:val="21"/>
              </w:rPr>
            </w:pPr>
            <w:r>
              <w:t>RS067</w:t>
            </w:r>
          </w:p>
        </w:tc>
        <w:tc>
          <w:tcPr>
            <w:tcW w:w="1491" w:type="dxa"/>
            <w:vAlign w:val="center"/>
          </w:tcPr>
          <w:p>
            <w:pPr>
              <w:jc w:val="center"/>
              <w:rPr>
                <w:sz w:val="21"/>
                <w:szCs w:val="21"/>
              </w:rPr>
            </w:pPr>
            <w:r>
              <w:t>07_reserved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P47W46B3~B0</w:t>
            </w:r>
          </w:p>
        </w:tc>
        <w:tc>
          <w:tcPr>
            <w:tcW w:w="1196" w:type="dxa"/>
            <w:vAlign w:val="center"/>
          </w:tcPr>
          <w:p>
            <w:pPr>
              <w:jc w:val="center"/>
              <w:rPr>
                <w:sz w:val="21"/>
                <w:szCs w:val="21"/>
              </w:rPr>
            </w:pPr>
            <w:r>
              <w:t>RS068</w:t>
            </w:r>
          </w:p>
        </w:tc>
        <w:tc>
          <w:tcPr>
            <w:tcW w:w="1491" w:type="dxa"/>
            <w:vAlign w:val="center"/>
          </w:tcPr>
          <w:p>
            <w:pPr>
              <w:jc w:val="center"/>
              <w:rPr>
                <w:sz w:val="21"/>
                <w:szCs w:val="21"/>
              </w:rPr>
            </w:pPr>
            <w:r>
              <w:t>08_reserved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P47W47B7~B4</w:t>
            </w:r>
          </w:p>
        </w:tc>
        <w:tc>
          <w:tcPr>
            <w:tcW w:w="1196" w:type="dxa"/>
            <w:vAlign w:val="center"/>
          </w:tcPr>
          <w:p>
            <w:pPr>
              <w:jc w:val="center"/>
              <w:rPr>
                <w:sz w:val="21"/>
                <w:szCs w:val="21"/>
              </w:rPr>
            </w:pPr>
            <w:r>
              <w:t>RS069</w:t>
            </w:r>
          </w:p>
        </w:tc>
        <w:tc>
          <w:tcPr>
            <w:tcW w:w="1491" w:type="dxa"/>
            <w:vAlign w:val="center"/>
          </w:tcPr>
          <w:p>
            <w:pPr>
              <w:jc w:val="center"/>
              <w:rPr>
                <w:sz w:val="21"/>
                <w:szCs w:val="21"/>
              </w:rPr>
            </w:pPr>
            <w:r>
              <w:t>09_reserved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P47W47B3~B0</w:t>
            </w:r>
          </w:p>
        </w:tc>
        <w:tc>
          <w:tcPr>
            <w:tcW w:w="1196" w:type="dxa"/>
            <w:vAlign w:val="center"/>
          </w:tcPr>
          <w:p>
            <w:pPr>
              <w:jc w:val="center"/>
              <w:rPr>
                <w:sz w:val="21"/>
                <w:szCs w:val="21"/>
              </w:rPr>
            </w:pPr>
            <w:r>
              <w:t>RS070</w:t>
            </w:r>
          </w:p>
        </w:tc>
        <w:tc>
          <w:tcPr>
            <w:tcW w:w="1491" w:type="dxa"/>
            <w:vAlign w:val="center"/>
          </w:tcPr>
          <w:p>
            <w:pPr>
              <w:jc w:val="center"/>
              <w:rPr>
                <w:sz w:val="21"/>
                <w:szCs w:val="21"/>
              </w:rPr>
            </w:pPr>
            <w:r>
              <w:t>10_reserved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P47W48B7~B4</w:t>
            </w:r>
          </w:p>
        </w:tc>
        <w:tc>
          <w:tcPr>
            <w:tcW w:w="1196" w:type="dxa"/>
            <w:vAlign w:val="center"/>
          </w:tcPr>
          <w:p>
            <w:pPr>
              <w:jc w:val="center"/>
              <w:rPr>
                <w:sz w:val="21"/>
                <w:szCs w:val="21"/>
              </w:rPr>
            </w:pPr>
            <w:r>
              <w:t>RS071</w:t>
            </w:r>
          </w:p>
        </w:tc>
        <w:tc>
          <w:tcPr>
            <w:tcW w:w="1491" w:type="dxa"/>
            <w:vAlign w:val="center"/>
          </w:tcPr>
          <w:p>
            <w:pPr>
              <w:jc w:val="center"/>
              <w:rPr>
                <w:sz w:val="21"/>
                <w:szCs w:val="21"/>
              </w:rPr>
            </w:pPr>
            <w:r>
              <w:t>11_reserved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P47W48B3~B0</w:t>
            </w:r>
          </w:p>
        </w:tc>
        <w:tc>
          <w:tcPr>
            <w:tcW w:w="1196" w:type="dxa"/>
            <w:vAlign w:val="center"/>
          </w:tcPr>
          <w:p>
            <w:pPr>
              <w:jc w:val="center"/>
              <w:rPr>
                <w:sz w:val="21"/>
                <w:szCs w:val="21"/>
              </w:rPr>
            </w:pPr>
            <w:r>
              <w:t>RS072</w:t>
            </w:r>
          </w:p>
        </w:tc>
        <w:tc>
          <w:tcPr>
            <w:tcW w:w="1491" w:type="dxa"/>
            <w:vAlign w:val="center"/>
          </w:tcPr>
          <w:p>
            <w:pPr>
              <w:jc w:val="center"/>
              <w:rPr>
                <w:sz w:val="21"/>
                <w:szCs w:val="21"/>
              </w:rPr>
            </w:pPr>
            <w:r>
              <w:t>12_reserved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P47W49B7~B4</w:t>
            </w:r>
          </w:p>
        </w:tc>
        <w:tc>
          <w:tcPr>
            <w:tcW w:w="1196" w:type="dxa"/>
            <w:vAlign w:val="center"/>
          </w:tcPr>
          <w:p>
            <w:pPr>
              <w:jc w:val="center"/>
              <w:rPr>
                <w:sz w:val="21"/>
                <w:szCs w:val="21"/>
              </w:rPr>
            </w:pPr>
            <w:r>
              <w:t>RS073</w:t>
            </w:r>
          </w:p>
        </w:tc>
        <w:tc>
          <w:tcPr>
            <w:tcW w:w="1491" w:type="dxa"/>
            <w:vAlign w:val="center"/>
          </w:tcPr>
          <w:p>
            <w:pPr>
              <w:jc w:val="center"/>
              <w:rPr>
                <w:sz w:val="21"/>
                <w:szCs w:val="21"/>
              </w:rPr>
            </w:pPr>
            <w:r>
              <w:t>13_Sunshield_inside_outer_circumferential_DUTY_RATIO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P47W49B3~B0</w:t>
            </w:r>
          </w:p>
        </w:tc>
        <w:tc>
          <w:tcPr>
            <w:tcW w:w="1196" w:type="dxa"/>
            <w:vAlign w:val="center"/>
          </w:tcPr>
          <w:p>
            <w:pPr>
              <w:jc w:val="center"/>
              <w:rPr>
                <w:sz w:val="21"/>
                <w:szCs w:val="21"/>
              </w:rPr>
            </w:pPr>
            <w:r>
              <w:t>RS074</w:t>
            </w:r>
          </w:p>
        </w:tc>
        <w:tc>
          <w:tcPr>
            <w:tcW w:w="1491" w:type="dxa"/>
            <w:vAlign w:val="center"/>
          </w:tcPr>
          <w:p>
            <w:pPr>
              <w:jc w:val="center"/>
              <w:rPr>
                <w:sz w:val="21"/>
                <w:szCs w:val="21"/>
              </w:rPr>
            </w:pPr>
            <w:r>
              <w:t>14_+Y_Skin_of_+Z_DUTY_RATIO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P47W50B7~B4</w:t>
            </w:r>
          </w:p>
        </w:tc>
        <w:tc>
          <w:tcPr>
            <w:tcW w:w="1196" w:type="dxa"/>
            <w:vAlign w:val="center"/>
          </w:tcPr>
          <w:p>
            <w:pPr>
              <w:jc w:val="center"/>
              <w:rPr>
                <w:sz w:val="21"/>
                <w:szCs w:val="21"/>
              </w:rPr>
            </w:pPr>
            <w:r>
              <w:t>RS075</w:t>
            </w:r>
          </w:p>
        </w:tc>
        <w:tc>
          <w:tcPr>
            <w:tcW w:w="1491" w:type="dxa"/>
            <w:vAlign w:val="center"/>
          </w:tcPr>
          <w:p>
            <w:pPr>
              <w:jc w:val="center"/>
              <w:rPr>
                <w:sz w:val="21"/>
                <w:szCs w:val="21"/>
              </w:rPr>
            </w:pPr>
            <w:r>
              <w:t>15_+Y_Skin_of_-Z_DUTY_RATIO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P47W50B3~B0</w:t>
            </w:r>
          </w:p>
        </w:tc>
        <w:tc>
          <w:tcPr>
            <w:tcW w:w="1196" w:type="dxa"/>
            <w:vAlign w:val="center"/>
          </w:tcPr>
          <w:p>
            <w:pPr>
              <w:jc w:val="center"/>
              <w:rPr>
                <w:sz w:val="21"/>
                <w:szCs w:val="21"/>
              </w:rPr>
            </w:pPr>
            <w:r>
              <w:t>RS076</w:t>
            </w:r>
          </w:p>
        </w:tc>
        <w:tc>
          <w:tcPr>
            <w:tcW w:w="1491" w:type="dxa"/>
            <w:vAlign w:val="center"/>
          </w:tcPr>
          <w:p>
            <w:pPr>
              <w:jc w:val="center"/>
              <w:rPr>
                <w:sz w:val="21"/>
                <w:szCs w:val="21"/>
              </w:rPr>
            </w:pPr>
            <w:r>
              <w:t>16_-Y_Skin_of_-Z_DUTY_RATIO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P47W51B7~B4</w:t>
            </w:r>
          </w:p>
        </w:tc>
        <w:tc>
          <w:tcPr>
            <w:tcW w:w="1196" w:type="dxa"/>
            <w:vAlign w:val="center"/>
          </w:tcPr>
          <w:p>
            <w:pPr>
              <w:jc w:val="center"/>
              <w:rPr>
                <w:sz w:val="21"/>
                <w:szCs w:val="21"/>
              </w:rPr>
            </w:pPr>
            <w:r>
              <w:t>RS077</w:t>
            </w:r>
          </w:p>
        </w:tc>
        <w:tc>
          <w:tcPr>
            <w:tcW w:w="1491" w:type="dxa"/>
            <w:vAlign w:val="center"/>
          </w:tcPr>
          <w:p>
            <w:pPr>
              <w:jc w:val="center"/>
              <w:rPr>
                <w:sz w:val="21"/>
                <w:szCs w:val="21"/>
              </w:rPr>
            </w:pPr>
            <w:r>
              <w:t>17_-Y_Skin_of_+Z_DUTY_RATIO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P47W51B3~B0</w:t>
            </w:r>
          </w:p>
        </w:tc>
        <w:tc>
          <w:tcPr>
            <w:tcW w:w="1196" w:type="dxa"/>
            <w:vAlign w:val="center"/>
          </w:tcPr>
          <w:p>
            <w:pPr>
              <w:jc w:val="center"/>
              <w:rPr>
                <w:sz w:val="21"/>
                <w:szCs w:val="21"/>
              </w:rPr>
            </w:pPr>
            <w:r>
              <w:t>RS078</w:t>
            </w:r>
          </w:p>
        </w:tc>
        <w:tc>
          <w:tcPr>
            <w:tcW w:w="1491" w:type="dxa"/>
            <w:vAlign w:val="center"/>
          </w:tcPr>
          <w:p>
            <w:pPr>
              <w:jc w:val="center"/>
              <w:rPr>
                <w:sz w:val="21"/>
                <w:szCs w:val="21"/>
              </w:rPr>
            </w:pPr>
            <w:r>
              <w:t>18_Top_of_+Z_frame_DUTY_RATIO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P47W52B7~B4</w:t>
            </w:r>
          </w:p>
        </w:tc>
        <w:tc>
          <w:tcPr>
            <w:tcW w:w="1196" w:type="dxa"/>
            <w:vAlign w:val="center"/>
          </w:tcPr>
          <w:p>
            <w:pPr>
              <w:jc w:val="center"/>
              <w:rPr>
                <w:sz w:val="21"/>
                <w:szCs w:val="21"/>
              </w:rPr>
            </w:pPr>
            <w:r>
              <w:t>RS079</w:t>
            </w:r>
          </w:p>
        </w:tc>
        <w:tc>
          <w:tcPr>
            <w:tcW w:w="1491" w:type="dxa"/>
            <w:vAlign w:val="center"/>
          </w:tcPr>
          <w:p>
            <w:pPr>
              <w:jc w:val="center"/>
              <w:rPr>
                <w:sz w:val="21"/>
                <w:szCs w:val="21"/>
              </w:rPr>
            </w:pPr>
            <w:r>
              <w:t>19_Bottom_of_+Z_frame_DUTY_RATIO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P47W52B3~B0</w:t>
            </w:r>
          </w:p>
        </w:tc>
        <w:tc>
          <w:tcPr>
            <w:tcW w:w="1196" w:type="dxa"/>
            <w:vAlign w:val="center"/>
          </w:tcPr>
          <w:p>
            <w:pPr>
              <w:jc w:val="center"/>
              <w:rPr>
                <w:sz w:val="21"/>
                <w:szCs w:val="21"/>
              </w:rPr>
            </w:pPr>
            <w:r>
              <w:t>RS080</w:t>
            </w:r>
          </w:p>
        </w:tc>
        <w:tc>
          <w:tcPr>
            <w:tcW w:w="1491" w:type="dxa"/>
            <w:vAlign w:val="center"/>
          </w:tcPr>
          <w:p>
            <w:pPr>
              <w:jc w:val="center"/>
              <w:rPr>
                <w:sz w:val="21"/>
                <w:szCs w:val="21"/>
              </w:rPr>
            </w:pPr>
            <w:r>
              <w:t>20_Back_Skin_DUTY_RATIO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P47W53B7~B4</w:t>
            </w:r>
          </w:p>
        </w:tc>
        <w:tc>
          <w:tcPr>
            <w:tcW w:w="1196" w:type="dxa"/>
            <w:vAlign w:val="center"/>
          </w:tcPr>
          <w:p>
            <w:pPr>
              <w:jc w:val="center"/>
              <w:rPr>
                <w:sz w:val="21"/>
                <w:szCs w:val="21"/>
              </w:rPr>
            </w:pPr>
            <w:r>
              <w:t>RS081</w:t>
            </w:r>
          </w:p>
        </w:tc>
        <w:tc>
          <w:tcPr>
            <w:tcW w:w="1491" w:type="dxa"/>
            <w:vAlign w:val="center"/>
          </w:tcPr>
          <w:p>
            <w:pPr>
              <w:jc w:val="center"/>
              <w:rPr>
                <w:sz w:val="21"/>
                <w:szCs w:val="21"/>
              </w:rPr>
            </w:pPr>
            <w:r>
              <w:t>21_Upper_of_Back_Skin_DUTY_RATIO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P47W53B3~B0</w:t>
            </w:r>
          </w:p>
        </w:tc>
        <w:tc>
          <w:tcPr>
            <w:tcW w:w="1196" w:type="dxa"/>
            <w:vAlign w:val="center"/>
          </w:tcPr>
          <w:p>
            <w:pPr>
              <w:jc w:val="center"/>
              <w:rPr>
                <w:sz w:val="21"/>
                <w:szCs w:val="21"/>
              </w:rPr>
            </w:pPr>
            <w:r>
              <w:t>RS082</w:t>
            </w:r>
          </w:p>
        </w:tc>
        <w:tc>
          <w:tcPr>
            <w:tcW w:w="1491" w:type="dxa"/>
            <w:vAlign w:val="center"/>
          </w:tcPr>
          <w:p>
            <w:pPr>
              <w:jc w:val="center"/>
              <w:rPr>
                <w:sz w:val="21"/>
                <w:szCs w:val="21"/>
              </w:rPr>
            </w:pPr>
            <w:r>
              <w:t>22_Bottom_of_Back_Skin_DUTY_RATIO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P47W54B7~B4</w:t>
            </w:r>
          </w:p>
        </w:tc>
        <w:tc>
          <w:tcPr>
            <w:tcW w:w="1196" w:type="dxa"/>
            <w:vAlign w:val="center"/>
          </w:tcPr>
          <w:p>
            <w:pPr>
              <w:jc w:val="center"/>
              <w:rPr>
                <w:sz w:val="21"/>
                <w:szCs w:val="21"/>
              </w:rPr>
            </w:pPr>
            <w:r>
              <w:t>RS083</w:t>
            </w:r>
          </w:p>
        </w:tc>
        <w:tc>
          <w:tcPr>
            <w:tcW w:w="1491" w:type="dxa"/>
            <w:vAlign w:val="center"/>
          </w:tcPr>
          <w:p>
            <w:pPr>
              <w:jc w:val="center"/>
              <w:rPr>
                <w:sz w:val="21"/>
                <w:szCs w:val="21"/>
              </w:rPr>
            </w:pPr>
            <w:r>
              <w:t>23_Focal_plane_splice_lens_frame_DUTY_RATIO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P47W54B3~B0</w:t>
            </w:r>
          </w:p>
        </w:tc>
        <w:tc>
          <w:tcPr>
            <w:tcW w:w="1196" w:type="dxa"/>
            <w:vAlign w:val="center"/>
          </w:tcPr>
          <w:p>
            <w:pPr>
              <w:jc w:val="center"/>
              <w:rPr>
                <w:sz w:val="21"/>
                <w:szCs w:val="21"/>
              </w:rPr>
            </w:pPr>
            <w:r>
              <w:t>RS084</w:t>
            </w:r>
          </w:p>
        </w:tc>
        <w:tc>
          <w:tcPr>
            <w:tcW w:w="1491" w:type="dxa"/>
            <w:vAlign w:val="center"/>
          </w:tcPr>
          <w:p>
            <w:pPr>
              <w:jc w:val="center"/>
              <w:rPr>
                <w:sz w:val="21"/>
                <w:szCs w:val="21"/>
              </w:rPr>
            </w:pPr>
            <w:r>
              <w:t>24_Focal_circuit_Inside_frame_DUTY_RATIO</w:t>
            </w:r>
          </w:p>
        </w:tc>
        <w:tc>
          <w:tcPr>
            <w:tcW w:w="819" w:type="dxa"/>
            <w:vAlign w:val="center"/>
          </w:tcPr>
          <w:p>
            <w:pPr>
              <w:jc w:val="center"/>
              <w:rPr>
                <w:sz w:val="21"/>
                <w:szCs w:val="21"/>
              </w:rPr>
            </w:pPr>
            <w:r>
              <w:t>%u</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10</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P47W55B7</w:t>
            </w:r>
          </w:p>
        </w:tc>
        <w:tc>
          <w:tcPr>
            <w:tcW w:w="1196" w:type="dxa"/>
            <w:vAlign w:val="center"/>
          </w:tcPr>
          <w:p>
            <w:pPr>
              <w:jc w:val="center"/>
              <w:rPr>
                <w:sz w:val="21"/>
                <w:szCs w:val="21"/>
              </w:rPr>
            </w:pPr>
            <w:r>
              <w:t>RS085</w:t>
            </w:r>
          </w:p>
        </w:tc>
        <w:tc>
          <w:tcPr>
            <w:tcW w:w="1491" w:type="dxa"/>
            <w:vAlign w:val="center"/>
          </w:tcPr>
          <w:p>
            <w:pPr>
              <w:jc w:val="center"/>
              <w:rPr>
                <w:sz w:val="21"/>
                <w:szCs w:val="21"/>
              </w:rPr>
            </w:pPr>
            <w:r>
              <w:t>01_Momentum_wheel_Y_temperature_HEALTH_STATUS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P47W55B6</w:t>
            </w:r>
          </w:p>
        </w:tc>
        <w:tc>
          <w:tcPr>
            <w:tcW w:w="1196" w:type="dxa"/>
            <w:vAlign w:val="center"/>
          </w:tcPr>
          <w:p>
            <w:pPr>
              <w:jc w:val="center"/>
              <w:rPr>
                <w:sz w:val="21"/>
                <w:szCs w:val="21"/>
              </w:rPr>
            </w:pPr>
            <w:r>
              <w:t>RS086</w:t>
            </w:r>
          </w:p>
        </w:tc>
        <w:tc>
          <w:tcPr>
            <w:tcW w:w="1491" w:type="dxa"/>
            <w:vAlign w:val="center"/>
          </w:tcPr>
          <w:p>
            <w:pPr>
              <w:jc w:val="center"/>
              <w:rPr>
                <w:sz w:val="21"/>
                <w:szCs w:val="21"/>
              </w:rPr>
            </w:pPr>
            <w:r>
              <w:t>02_Momentum_wheel_Z</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P47W55B5</w:t>
            </w:r>
          </w:p>
        </w:tc>
        <w:tc>
          <w:tcPr>
            <w:tcW w:w="1196" w:type="dxa"/>
            <w:vAlign w:val="center"/>
          </w:tcPr>
          <w:p>
            <w:pPr>
              <w:jc w:val="center"/>
              <w:rPr>
                <w:sz w:val="21"/>
                <w:szCs w:val="21"/>
              </w:rPr>
            </w:pPr>
            <w:r>
              <w:t>RS087</w:t>
            </w:r>
          </w:p>
        </w:tc>
        <w:tc>
          <w:tcPr>
            <w:tcW w:w="1491" w:type="dxa"/>
            <w:vAlign w:val="center"/>
          </w:tcPr>
          <w:p>
            <w:pPr>
              <w:jc w:val="center"/>
              <w:rPr>
                <w:sz w:val="21"/>
                <w:szCs w:val="21"/>
              </w:rPr>
            </w:pPr>
            <w:r>
              <w:t>03_Stack_radiation_board_2(close_to_OBDH_board)_temperature_HEALTH_STATUS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P47W55B4</w:t>
            </w:r>
          </w:p>
        </w:tc>
        <w:tc>
          <w:tcPr>
            <w:tcW w:w="1196" w:type="dxa"/>
            <w:vAlign w:val="center"/>
          </w:tcPr>
          <w:p>
            <w:pPr>
              <w:jc w:val="center"/>
              <w:rPr>
                <w:sz w:val="21"/>
                <w:szCs w:val="21"/>
              </w:rPr>
            </w:pPr>
            <w:r>
              <w:t>RS088</w:t>
            </w:r>
          </w:p>
        </w:tc>
        <w:tc>
          <w:tcPr>
            <w:tcW w:w="1491" w:type="dxa"/>
            <w:vAlign w:val="center"/>
          </w:tcPr>
          <w:p>
            <w:pPr>
              <w:jc w:val="center"/>
              <w:rPr>
                <w:sz w:val="21"/>
                <w:szCs w:val="21"/>
              </w:rPr>
            </w:pPr>
            <w:r>
              <w:t>04_Integrated_data_transmission_equipment_temperature_HEALTH_STATUS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P47W55B3</w:t>
            </w:r>
          </w:p>
        </w:tc>
        <w:tc>
          <w:tcPr>
            <w:tcW w:w="1196" w:type="dxa"/>
            <w:vAlign w:val="center"/>
          </w:tcPr>
          <w:p>
            <w:pPr>
              <w:jc w:val="center"/>
              <w:rPr>
                <w:sz w:val="21"/>
                <w:szCs w:val="21"/>
              </w:rPr>
            </w:pPr>
            <w:r>
              <w:t>RS089</w:t>
            </w:r>
          </w:p>
        </w:tc>
        <w:tc>
          <w:tcPr>
            <w:tcW w:w="1491" w:type="dxa"/>
            <w:vAlign w:val="center"/>
          </w:tcPr>
          <w:p>
            <w:pPr>
              <w:jc w:val="center"/>
              <w:rPr>
                <w:sz w:val="21"/>
                <w:szCs w:val="21"/>
              </w:rPr>
            </w:pPr>
            <w:r>
              <w:t>05_phased_array_antenna_(main)_temperature_HEALTH_STATUS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P47W55B2</w:t>
            </w:r>
          </w:p>
        </w:tc>
        <w:tc>
          <w:tcPr>
            <w:tcW w:w="1196" w:type="dxa"/>
            <w:vAlign w:val="center"/>
          </w:tcPr>
          <w:p>
            <w:pPr>
              <w:jc w:val="center"/>
              <w:rPr>
                <w:sz w:val="21"/>
                <w:szCs w:val="21"/>
              </w:rPr>
            </w:pPr>
            <w:r>
              <w:t>RS090</w:t>
            </w:r>
          </w:p>
        </w:tc>
        <w:tc>
          <w:tcPr>
            <w:tcW w:w="1491" w:type="dxa"/>
            <w:vAlign w:val="center"/>
          </w:tcPr>
          <w:p>
            <w:pPr>
              <w:jc w:val="center"/>
              <w:rPr>
                <w:sz w:val="21"/>
                <w:szCs w:val="21"/>
              </w:rPr>
            </w:pPr>
            <w:r>
              <w:t>06_phased_array_antenna_(backup)_temperature_HEALTH_STATUS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P47W55B1</w:t>
            </w:r>
          </w:p>
        </w:tc>
        <w:tc>
          <w:tcPr>
            <w:tcW w:w="1196" w:type="dxa"/>
            <w:vAlign w:val="center"/>
          </w:tcPr>
          <w:p>
            <w:pPr>
              <w:jc w:val="center"/>
              <w:rPr>
                <w:sz w:val="21"/>
                <w:szCs w:val="21"/>
              </w:rPr>
            </w:pPr>
            <w:r>
              <w:t>RS091</w:t>
            </w:r>
          </w:p>
        </w:tc>
        <w:tc>
          <w:tcPr>
            <w:tcW w:w="1491" w:type="dxa"/>
            <w:vAlign w:val="center"/>
          </w:tcPr>
          <w:p>
            <w:pPr>
              <w:jc w:val="center"/>
              <w:rPr>
                <w:sz w:val="21"/>
                <w:szCs w:val="21"/>
              </w:rPr>
            </w:pPr>
            <w:r>
              <w:t>07_Battery(backup)_temperature_HEALTH_STATUS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P47W55B0</w:t>
            </w:r>
          </w:p>
        </w:tc>
        <w:tc>
          <w:tcPr>
            <w:tcW w:w="1196" w:type="dxa"/>
            <w:vAlign w:val="center"/>
          </w:tcPr>
          <w:p>
            <w:pPr>
              <w:jc w:val="center"/>
              <w:rPr>
                <w:sz w:val="21"/>
                <w:szCs w:val="21"/>
              </w:rPr>
            </w:pPr>
            <w:r>
              <w:t>RS092</w:t>
            </w:r>
          </w:p>
        </w:tc>
        <w:tc>
          <w:tcPr>
            <w:tcW w:w="1491" w:type="dxa"/>
            <w:vAlign w:val="center"/>
          </w:tcPr>
          <w:p>
            <w:pPr>
              <w:jc w:val="center"/>
              <w:rPr>
                <w:sz w:val="21"/>
                <w:szCs w:val="21"/>
              </w:rPr>
            </w:pPr>
            <w:r>
              <w:t>08_-Z_fixed_wing_temperature_HEALTH_STATUS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P47W56B7</w:t>
            </w:r>
          </w:p>
        </w:tc>
        <w:tc>
          <w:tcPr>
            <w:tcW w:w="1196" w:type="dxa"/>
            <w:vAlign w:val="center"/>
          </w:tcPr>
          <w:p>
            <w:pPr>
              <w:jc w:val="center"/>
              <w:rPr>
                <w:sz w:val="21"/>
                <w:szCs w:val="21"/>
              </w:rPr>
            </w:pPr>
            <w:r>
              <w:t>RS093</w:t>
            </w:r>
          </w:p>
        </w:tc>
        <w:tc>
          <w:tcPr>
            <w:tcW w:w="1491" w:type="dxa"/>
            <w:vAlign w:val="center"/>
          </w:tcPr>
          <w:p>
            <w:pPr>
              <w:jc w:val="center"/>
              <w:rPr>
                <w:sz w:val="21"/>
                <w:szCs w:val="21"/>
              </w:rPr>
            </w:pPr>
            <w:r>
              <w:t>09_-Y_ixed_wing_temperature_HEALTH_STATUS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P47W56B6</w:t>
            </w:r>
          </w:p>
        </w:tc>
        <w:tc>
          <w:tcPr>
            <w:tcW w:w="1196" w:type="dxa"/>
            <w:vAlign w:val="center"/>
          </w:tcPr>
          <w:p>
            <w:pPr>
              <w:jc w:val="center"/>
              <w:rPr>
                <w:sz w:val="21"/>
                <w:szCs w:val="21"/>
              </w:rPr>
            </w:pPr>
            <w:r>
              <w:t>RS094</w:t>
            </w:r>
          </w:p>
        </w:tc>
        <w:tc>
          <w:tcPr>
            <w:tcW w:w="1491" w:type="dxa"/>
            <w:vAlign w:val="center"/>
          </w:tcPr>
          <w:p>
            <w:pPr>
              <w:jc w:val="center"/>
              <w:rPr>
                <w:sz w:val="21"/>
                <w:szCs w:val="21"/>
              </w:rPr>
            </w:pPr>
            <w:r>
              <w:t>10_Sunshield_inside_outer_circumferential_temperature_HEALTH_STATUS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P47W56B5</w:t>
            </w:r>
          </w:p>
        </w:tc>
        <w:tc>
          <w:tcPr>
            <w:tcW w:w="1196" w:type="dxa"/>
            <w:vAlign w:val="center"/>
          </w:tcPr>
          <w:p>
            <w:pPr>
              <w:jc w:val="center"/>
              <w:rPr>
                <w:sz w:val="21"/>
                <w:szCs w:val="21"/>
              </w:rPr>
            </w:pPr>
            <w:r>
              <w:t>RS095</w:t>
            </w:r>
          </w:p>
        </w:tc>
        <w:tc>
          <w:tcPr>
            <w:tcW w:w="1491" w:type="dxa"/>
            <w:vAlign w:val="center"/>
          </w:tcPr>
          <w:p>
            <w:pPr>
              <w:jc w:val="center"/>
              <w:rPr>
                <w:sz w:val="21"/>
                <w:szCs w:val="21"/>
              </w:rPr>
            </w:pPr>
            <w:r>
              <w:t>11_+Y_Skin_of_+Z_temperature_HEALTH_STATUS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P47W56B4</w:t>
            </w:r>
          </w:p>
        </w:tc>
        <w:tc>
          <w:tcPr>
            <w:tcW w:w="1196" w:type="dxa"/>
            <w:vAlign w:val="center"/>
          </w:tcPr>
          <w:p>
            <w:pPr>
              <w:jc w:val="center"/>
              <w:rPr>
                <w:sz w:val="21"/>
                <w:szCs w:val="21"/>
              </w:rPr>
            </w:pPr>
            <w:r>
              <w:t>RS096</w:t>
            </w:r>
          </w:p>
        </w:tc>
        <w:tc>
          <w:tcPr>
            <w:tcW w:w="1491" w:type="dxa"/>
            <w:vAlign w:val="center"/>
          </w:tcPr>
          <w:p>
            <w:pPr>
              <w:jc w:val="center"/>
              <w:rPr>
                <w:sz w:val="21"/>
                <w:szCs w:val="21"/>
              </w:rPr>
            </w:pPr>
            <w:r>
              <w:t>12_+Y_Skin_of_-Z_temperature_HEALTH_STATUS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P47W56B3</w:t>
            </w:r>
          </w:p>
        </w:tc>
        <w:tc>
          <w:tcPr>
            <w:tcW w:w="1196" w:type="dxa"/>
            <w:vAlign w:val="center"/>
          </w:tcPr>
          <w:p>
            <w:pPr>
              <w:jc w:val="center"/>
              <w:rPr>
                <w:sz w:val="21"/>
                <w:szCs w:val="21"/>
              </w:rPr>
            </w:pPr>
            <w:r>
              <w:t>RS097</w:t>
            </w:r>
          </w:p>
        </w:tc>
        <w:tc>
          <w:tcPr>
            <w:tcW w:w="1491" w:type="dxa"/>
            <w:vAlign w:val="center"/>
          </w:tcPr>
          <w:p>
            <w:pPr>
              <w:jc w:val="center"/>
              <w:rPr>
                <w:sz w:val="21"/>
                <w:szCs w:val="21"/>
              </w:rPr>
            </w:pPr>
            <w:r>
              <w:t>13_-Y_Skin_of_-Z_temperature_HEALTH_STATUS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P47W56B2</w:t>
            </w:r>
          </w:p>
        </w:tc>
        <w:tc>
          <w:tcPr>
            <w:tcW w:w="1196" w:type="dxa"/>
            <w:vAlign w:val="center"/>
          </w:tcPr>
          <w:p>
            <w:pPr>
              <w:jc w:val="center"/>
              <w:rPr>
                <w:sz w:val="21"/>
                <w:szCs w:val="21"/>
              </w:rPr>
            </w:pPr>
            <w:r>
              <w:t>RS098</w:t>
            </w:r>
          </w:p>
        </w:tc>
        <w:tc>
          <w:tcPr>
            <w:tcW w:w="1491" w:type="dxa"/>
            <w:vAlign w:val="center"/>
          </w:tcPr>
          <w:p>
            <w:pPr>
              <w:jc w:val="center"/>
              <w:rPr>
                <w:sz w:val="21"/>
                <w:szCs w:val="21"/>
              </w:rPr>
            </w:pPr>
            <w:r>
              <w:t>14_-Y_Skin_of_+Z_temperature_HEALTH_STATUS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P47W56B1</w:t>
            </w:r>
          </w:p>
        </w:tc>
        <w:tc>
          <w:tcPr>
            <w:tcW w:w="1196" w:type="dxa"/>
            <w:vAlign w:val="center"/>
          </w:tcPr>
          <w:p>
            <w:pPr>
              <w:jc w:val="center"/>
              <w:rPr>
                <w:sz w:val="21"/>
                <w:szCs w:val="21"/>
              </w:rPr>
            </w:pPr>
            <w:r>
              <w:t>RS099</w:t>
            </w:r>
          </w:p>
        </w:tc>
        <w:tc>
          <w:tcPr>
            <w:tcW w:w="1491" w:type="dxa"/>
            <w:vAlign w:val="center"/>
          </w:tcPr>
          <w:p>
            <w:pPr>
              <w:jc w:val="center"/>
              <w:rPr>
                <w:sz w:val="21"/>
                <w:szCs w:val="21"/>
              </w:rPr>
            </w:pPr>
            <w:r>
              <w:t>15_Top_of_+Z_frame_temperature_HEALTH_STATUS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P47W56B0</w:t>
            </w:r>
          </w:p>
        </w:tc>
        <w:tc>
          <w:tcPr>
            <w:tcW w:w="1196" w:type="dxa"/>
            <w:vAlign w:val="center"/>
          </w:tcPr>
          <w:p>
            <w:pPr>
              <w:jc w:val="center"/>
              <w:rPr>
                <w:sz w:val="21"/>
                <w:szCs w:val="21"/>
              </w:rPr>
            </w:pPr>
            <w:r>
              <w:t>RS100</w:t>
            </w:r>
          </w:p>
        </w:tc>
        <w:tc>
          <w:tcPr>
            <w:tcW w:w="1491" w:type="dxa"/>
            <w:vAlign w:val="center"/>
          </w:tcPr>
          <w:p>
            <w:pPr>
              <w:jc w:val="center"/>
              <w:rPr>
                <w:sz w:val="21"/>
                <w:szCs w:val="21"/>
              </w:rPr>
            </w:pPr>
            <w:r>
              <w:t>16_Bottom_of_+Z_frame_temperature_HEALTH_STATUS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P47W57B7</w:t>
            </w:r>
          </w:p>
        </w:tc>
        <w:tc>
          <w:tcPr>
            <w:tcW w:w="1196" w:type="dxa"/>
            <w:vAlign w:val="center"/>
          </w:tcPr>
          <w:p>
            <w:pPr>
              <w:jc w:val="center"/>
              <w:rPr>
                <w:sz w:val="21"/>
                <w:szCs w:val="21"/>
              </w:rPr>
            </w:pPr>
            <w:r>
              <w:t>RS101</w:t>
            </w:r>
          </w:p>
        </w:tc>
        <w:tc>
          <w:tcPr>
            <w:tcW w:w="1491" w:type="dxa"/>
            <w:vAlign w:val="center"/>
          </w:tcPr>
          <w:p>
            <w:pPr>
              <w:jc w:val="center"/>
              <w:rPr>
                <w:sz w:val="21"/>
                <w:szCs w:val="21"/>
              </w:rPr>
            </w:pPr>
            <w:r>
              <w:t>17_Back_Skin_temperature_HEALTH_STATUS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P47W57B6</w:t>
            </w:r>
          </w:p>
        </w:tc>
        <w:tc>
          <w:tcPr>
            <w:tcW w:w="1196" w:type="dxa"/>
            <w:vAlign w:val="center"/>
          </w:tcPr>
          <w:p>
            <w:pPr>
              <w:jc w:val="center"/>
              <w:rPr>
                <w:sz w:val="21"/>
                <w:szCs w:val="21"/>
              </w:rPr>
            </w:pPr>
            <w:r>
              <w:t>RS102</w:t>
            </w:r>
          </w:p>
        </w:tc>
        <w:tc>
          <w:tcPr>
            <w:tcW w:w="1491" w:type="dxa"/>
            <w:vAlign w:val="center"/>
          </w:tcPr>
          <w:p>
            <w:pPr>
              <w:jc w:val="center"/>
              <w:rPr>
                <w:sz w:val="21"/>
                <w:szCs w:val="21"/>
              </w:rPr>
            </w:pPr>
            <w:r>
              <w:t>18_Upper_of_Back_Skin_temperature_HEALTH_STATUS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P47W57B5</w:t>
            </w:r>
          </w:p>
        </w:tc>
        <w:tc>
          <w:tcPr>
            <w:tcW w:w="1196" w:type="dxa"/>
            <w:vAlign w:val="center"/>
          </w:tcPr>
          <w:p>
            <w:pPr>
              <w:jc w:val="center"/>
              <w:rPr>
                <w:sz w:val="21"/>
                <w:szCs w:val="21"/>
              </w:rPr>
            </w:pPr>
            <w:r>
              <w:t>RS103</w:t>
            </w:r>
          </w:p>
        </w:tc>
        <w:tc>
          <w:tcPr>
            <w:tcW w:w="1491" w:type="dxa"/>
            <w:vAlign w:val="center"/>
          </w:tcPr>
          <w:p>
            <w:pPr>
              <w:jc w:val="center"/>
              <w:rPr>
                <w:sz w:val="21"/>
                <w:szCs w:val="21"/>
              </w:rPr>
            </w:pPr>
            <w:r>
              <w:t>19_Bottom_of_Back_Skin_temperature_HEALTH_STATUS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P47W57B4</w:t>
            </w:r>
          </w:p>
        </w:tc>
        <w:tc>
          <w:tcPr>
            <w:tcW w:w="1196" w:type="dxa"/>
            <w:vAlign w:val="center"/>
          </w:tcPr>
          <w:p>
            <w:pPr>
              <w:jc w:val="center"/>
              <w:rPr>
                <w:sz w:val="21"/>
                <w:szCs w:val="21"/>
              </w:rPr>
            </w:pPr>
            <w:r>
              <w:t>RS104</w:t>
            </w:r>
          </w:p>
        </w:tc>
        <w:tc>
          <w:tcPr>
            <w:tcW w:w="1491" w:type="dxa"/>
            <w:vAlign w:val="center"/>
          </w:tcPr>
          <w:p>
            <w:pPr>
              <w:jc w:val="center"/>
              <w:rPr>
                <w:sz w:val="21"/>
                <w:szCs w:val="21"/>
              </w:rPr>
            </w:pPr>
            <w:r>
              <w:t>20_Focal_plane_splice_lens_frame_temperature_HEALTH_STATUS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P47W57B3</w:t>
            </w:r>
          </w:p>
        </w:tc>
        <w:tc>
          <w:tcPr>
            <w:tcW w:w="1196" w:type="dxa"/>
            <w:vAlign w:val="center"/>
          </w:tcPr>
          <w:p>
            <w:pPr>
              <w:jc w:val="center"/>
              <w:rPr>
                <w:sz w:val="21"/>
                <w:szCs w:val="21"/>
              </w:rPr>
            </w:pPr>
            <w:r>
              <w:t>RS105</w:t>
            </w:r>
          </w:p>
        </w:tc>
        <w:tc>
          <w:tcPr>
            <w:tcW w:w="1491" w:type="dxa"/>
            <w:vAlign w:val="center"/>
          </w:tcPr>
          <w:p>
            <w:pPr>
              <w:jc w:val="center"/>
              <w:rPr>
                <w:sz w:val="21"/>
                <w:szCs w:val="21"/>
              </w:rPr>
            </w:pPr>
            <w:r>
              <w:t>21_Focal_circuit_Inside_frame_temperature_HEALTH_STATUS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P47W57B2</w:t>
            </w:r>
          </w:p>
        </w:tc>
        <w:tc>
          <w:tcPr>
            <w:tcW w:w="1196" w:type="dxa"/>
            <w:vAlign w:val="center"/>
          </w:tcPr>
          <w:p>
            <w:pPr>
              <w:jc w:val="center"/>
              <w:rPr>
                <w:sz w:val="21"/>
                <w:szCs w:val="21"/>
              </w:rPr>
            </w:pPr>
            <w:r>
              <w:t>RS106</w:t>
            </w:r>
          </w:p>
        </w:tc>
        <w:tc>
          <w:tcPr>
            <w:tcW w:w="1491" w:type="dxa"/>
            <w:vAlign w:val="center"/>
          </w:tcPr>
          <w:p>
            <w:pPr>
              <w:jc w:val="center"/>
              <w:rPr>
                <w:sz w:val="21"/>
                <w:szCs w:val="21"/>
              </w:rPr>
            </w:pPr>
            <w:r>
              <w:t>22_Main&amp;Third_lens_cover_temperature_HEALTH_STATUS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P47W57B1</w:t>
            </w:r>
          </w:p>
        </w:tc>
        <w:tc>
          <w:tcPr>
            <w:tcW w:w="1196" w:type="dxa"/>
            <w:vAlign w:val="center"/>
          </w:tcPr>
          <w:p>
            <w:pPr>
              <w:jc w:val="center"/>
              <w:rPr>
                <w:sz w:val="21"/>
                <w:szCs w:val="21"/>
              </w:rPr>
            </w:pPr>
            <w:r>
              <w:t>RS107</w:t>
            </w:r>
          </w:p>
        </w:tc>
        <w:tc>
          <w:tcPr>
            <w:tcW w:w="1491" w:type="dxa"/>
            <w:vAlign w:val="center"/>
          </w:tcPr>
          <w:p>
            <w:pPr>
              <w:jc w:val="center"/>
              <w:rPr>
                <w:sz w:val="21"/>
                <w:szCs w:val="21"/>
              </w:rPr>
            </w:pPr>
            <w:r>
              <w:t>23_Secondary_lens_cover_temperature_HEALTH_STATUS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P47W57B0</w:t>
            </w:r>
          </w:p>
        </w:tc>
        <w:tc>
          <w:tcPr>
            <w:tcW w:w="1196" w:type="dxa"/>
            <w:vAlign w:val="center"/>
          </w:tcPr>
          <w:p>
            <w:pPr>
              <w:jc w:val="center"/>
              <w:rPr>
                <w:sz w:val="21"/>
                <w:szCs w:val="21"/>
              </w:rPr>
            </w:pPr>
            <w:r>
              <w:t>RS108</w:t>
            </w:r>
          </w:p>
        </w:tc>
        <w:tc>
          <w:tcPr>
            <w:tcW w:w="1491" w:type="dxa"/>
            <w:vAlign w:val="center"/>
          </w:tcPr>
          <w:p>
            <w:pPr>
              <w:jc w:val="center"/>
              <w:rPr>
                <w:sz w:val="21"/>
                <w:szCs w:val="21"/>
              </w:rPr>
            </w:pPr>
            <w:r>
              <w:t>24_CCD_temperature_HEALTH_STATUS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P47W58</w:t>
            </w:r>
          </w:p>
        </w:tc>
        <w:tc>
          <w:tcPr>
            <w:tcW w:w="1196" w:type="dxa"/>
            <w:vAlign w:val="center"/>
          </w:tcPr>
          <w:p>
            <w:pPr>
              <w:jc w:val="center"/>
              <w:rPr>
                <w:sz w:val="21"/>
                <w:szCs w:val="21"/>
              </w:rPr>
            </w:pPr>
            <w:r>
              <w:t>RS109</w:t>
            </w:r>
          </w:p>
        </w:tc>
        <w:tc>
          <w:tcPr>
            <w:tcW w:w="1491" w:type="dxa"/>
            <w:vAlign w:val="center"/>
          </w:tcPr>
          <w:p>
            <w:pPr>
              <w:jc w:val="center"/>
              <w:rPr>
                <w:sz w:val="21"/>
                <w:szCs w:val="21"/>
              </w:rPr>
            </w:pPr>
            <w:r>
              <w:t>FLASHOperationSector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P47W59B7~B6</w:t>
            </w:r>
          </w:p>
        </w:tc>
        <w:tc>
          <w:tcPr>
            <w:tcW w:w="1196" w:type="dxa"/>
            <w:vAlign w:val="center"/>
          </w:tcPr>
          <w:p>
            <w:pPr>
              <w:jc w:val="center"/>
              <w:rPr>
                <w:sz w:val="21"/>
                <w:szCs w:val="21"/>
              </w:rPr>
            </w:pPr>
            <w:r>
              <w:t>RS110</w:t>
            </w:r>
          </w:p>
        </w:tc>
        <w:tc>
          <w:tcPr>
            <w:tcW w:w="1491" w:type="dxa"/>
            <w:vAlign w:val="center"/>
          </w:tcPr>
          <w:p>
            <w:pPr>
              <w:jc w:val="center"/>
              <w:rPr>
                <w:sz w:val="21"/>
                <w:szCs w:val="21"/>
              </w:rPr>
            </w:pPr>
            <w:r>
              <w:t>FLSHOperationMode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2:To_Write;1:To_Erasy;0:Idle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P47W59B5~B4</w:t>
            </w:r>
          </w:p>
        </w:tc>
        <w:tc>
          <w:tcPr>
            <w:tcW w:w="1196" w:type="dxa"/>
            <w:vAlign w:val="center"/>
          </w:tcPr>
          <w:p>
            <w:pPr>
              <w:jc w:val="center"/>
              <w:rPr>
                <w:sz w:val="21"/>
                <w:szCs w:val="21"/>
              </w:rPr>
            </w:pPr>
            <w:r>
              <w:t>RS111</w:t>
            </w:r>
          </w:p>
        </w:tc>
        <w:tc>
          <w:tcPr>
            <w:tcW w:w="1491" w:type="dxa"/>
            <w:vAlign w:val="center"/>
          </w:tcPr>
          <w:p>
            <w:pPr>
              <w:jc w:val="center"/>
              <w:rPr>
                <w:sz w:val="21"/>
                <w:szCs w:val="21"/>
              </w:rPr>
            </w:pPr>
            <w:r>
              <w:t>UsingTMR</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2:used;0:unused</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P47W59B3~B0</w:t>
            </w:r>
          </w:p>
        </w:tc>
        <w:tc>
          <w:tcPr>
            <w:tcW w:w="1196" w:type="dxa"/>
            <w:vAlign w:val="center"/>
          </w:tcPr>
          <w:p>
            <w:pPr>
              <w:jc w:val="center"/>
              <w:rPr>
                <w:sz w:val="21"/>
                <w:szCs w:val="21"/>
              </w:rPr>
            </w:pPr>
            <w:r>
              <w:t>RS112</w:t>
            </w:r>
          </w:p>
        </w:tc>
        <w:tc>
          <w:tcPr>
            <w:tcW w:w="1491" w:type="dxa"/>
            <w:vAlign w:val="center"/>
          </w:tcPr>
          <w:p>
            <w:pPr>
              <w:jc w:val="center"/>
              <w:rPr>
                <w:sz w:val="21"/>
                <w:szCs w:val="21"/>
              </w:rPr>
            </w:pPr>
            <w:r>
              <w:t>FLASHStatus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9:Failure;6:Successful;4:Writing;2:Erasing;0:Idle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P47W60B7</w:t>
            </w:r>
          </w:p>
        </w:tc>
        <w:tc>
          <w:tcPr>
            <w:tcW w:w="1196" w:type="dxa"/>
            <w:vAlign w:val="center"/>
          </w:tcPr>
          <w:p>
            <w:pPr>
              <w:jc w:val="center"/>
              <w:rPr>
                <w:sz w:val="21"/>
                <w:szCs w:val="21"/>
              </w:rPr>
            </w:pPr>
            <w:r>
              <w:t>RS113</w:t>
            </w:r>
          </w:p>
        </w:tc>
        <w:tc>
          <w:tcPr>
            <w:tcW w:w="1491" w:type="dxa"/>
            <w:vAlign w:val="center"/>
          </w:tcPr>
          <w:p>
            <w:pPr>
              <w:jc w:val="center"/>
              <w:rPr>
                <w:sz w:val="21"/>
                <w:szCs w:val="21"/>
              </w:rPr>
            </w:pPr>
            <w:r>
              <w:t>01_Battery(backup)_HL_HEALTH_STAUTS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P47W60B6</w:t>
            </w:r>
          </w:p>
        </w:tc>
        <w:tc>
          <w:tcPr>
            <w:tcW w:w="1196" w:type="dxa"/>
            <w:vAlign w:val="center"/>
          </w:tcPr>
          <w:p>
            <w:pPr>
              <w:jc w:val="center"/>
              <w:rPr>
                <w:sz w:val="21"/>
                <w:szCs w:val="21"/>
              </w:rPr>
            </w:pPr>
            <w:r>
              <w:t>RS114</w:t>
            </w:r>
          </w:p>
        </w:tc>
        <w:tc>
          <w:tcPr>
            <w:tcW w:w="1491" w:type="dxa"/>
            <w:vAlign w:val="center"/>
          </w:tcPr>
          <w:p>
            <w:pPr>
              <w:jc w:val="center"/>
              <w:rPr>
                <w:sz w:val="21"/>
                <w:szCs w:val="21"/>
              </w:rPr>
            </w:pPr>
            <w:r>
              <w:t>02_phased_array_antenna_(main)_HL_HEALTH_STAUTS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P47W60B5</w:t>
            </w:r>
          </w:p>
        </w:tc>
        <w:tc>
          <w:tcPr>
            <w:tcW w:w="1196" w:type="dxa"/>
            <w:vAlign w:val="center"/>
          </w:tcPr>
          <w:p>
            <w:pPr>
              <w:jc w:val="center"/>
              <w:rPr>
                <w:sz w:val="21"/>
                <w:szCs w:val="21"/>
              </w:rPr>
            </w:pPr>
            <w:r>
              <w:t>RS115</w:t>
            </w:r>
          </w:p>
        </w:tc>
        <w:tc>
          <w:tcPr>
            <w:tcW w:w="1491" w:type="dxa"/>
            <w:vAlign w:val="center"/>
          </w:tcPr>
          <w:p>
            <w:pPr>
              <w:jc w:val="center"/>
              <w:rPr>
                <w:sz w:val="21"/>
                <w:szCs w:val="21"/>
              </w:rPr>
            </w:pPr>
            <w:r>
              <w:t>03_phased_array_antenna_(backup)_HL_HEALTH_STAUTS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P47W60B4</w:t>
            </w:r>
          </w:p>
        </w:tc>
        <w:tc>
          <w:tcPr>
            <w:tcW w:w="1196" w:type="dxa"/>
            <w:vAlign w:val="center"/>
          </w:tcPr>
          <w:p>
            <w:pPr>
              <w:jc w:val="center"/>
              <w:rPr>
                <w:sz w:val="21"/>
                <w:szCs w:val="21"/>
              </w:rPr>
            </w:pPr>
            <w:r>
              <w:t>RS116</w:t>
            </w:r>
          </w:p>
        </w:tc>
        <w:tc>
          <w:tcPr>
            <w:tcW w:w="1491" w:type="dxa"/>
            <w:vAlign w:val="center"/>
          </w:tcPr>
          <w:p>
            <w:pPr>
              <w:jc w:val="center"/>
              <w:rPr>
                <w:sz w:val="21"/>
                <w:szCs w:val="21"/>
              </w:rPr>
            </w:pPr>
            <w:r>
              <w:t>04_reserved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P47W60B3</w:t>
            </w:r>
          </w:p>
        </w:tc>
        <w:tc>
          <w:tcPr>
            <w:tcW w:w="1196" w:type="dxa"/>
            <w:vAlign w:val="center"/>
          </w:tcPr>
          <w:p>
            <w:pPr>
              <w:jc w:val="center"/>
              <w:rPr>
                <w:sz w:val="21"/>
                <w:szCs w:val="21"/>
              </w:rPr>
            </w:pPr>
            <w:r>
              <w:t>RS117</w:t>
            </w:r>
          </w:p>
        </w:tc>
        <w:tc>
          <w:tcPr>
            <w:tcW w:w="1491" w:type="dxa"/>
            <w:vAlign w:val="center"/>
          </w:tcPr>
          <w:p>
            <w:pPr>
              <w:jc w:val="center"/>
              <w:rPr>
                <w:sz w:val="21"/>
                <w:szCs w:val="21"/>
              </w:rPr>
            </w:pPr>
            <w:r>
              <w:t>05_reserved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P47W60B2</w:t>
            </w:r>
          </w:p>
        </w:tc>
        <w:tc>
          <w:tcPr>
            <w:tcW w:w="1196" w:type="dxa"/>
            <w:vAlign w:val="center"/>
          </w:tcPr>
          <w:p>
            <w:pPr>
              <w:jc w:val="center"/>
              <w:rPr>
                <w:sz w:val="21"/>
                <w:szCs w:val="21"/>
              </w:rPr>
            </w:pPr>
            <w:r>
              <w:t>RS118</w:t>
            </w:r>
          </w:p>
        </w:tc>
        <w:tc>
          <w:tcPr>
            <w:tcW w:w="1491" w:type="dxa"/>
            <w:vAlign w:val="center"/>
          </w:tcPr>
          <w:p>
            <w:pPr>
              <w:jc w:val="center"/>
              <w:rPr>
                <w:sz w:val="21"/>
                <w:szCs w:val="21"/>
              </w:rPr>
            </w:pPr>
            <w:r>
              <w:t>06_reserved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P47W60B1</w:t>
            </w:r>
          </w:p>
        </w:tc>
        <w:tc>
          <w:tcPr>
            <w:tcW w:w="1196" w:type="dxa"/>
            <w:vAlign w:val="center"/>
          </w:tcPr>
          <w:p>
            <w:pPr>
              <w:jc w:val="center"/>
              <w:rPr>
                <w:sz w:val="21"/>
                <w:szCs w:val="21"/>
              </w:rPr>
            </w:pPr>
            <w:r>
              <w:t>RS119</w:t>
            </w:r>
          </w:p>
        </w:tc>
        <w:tc>
          <w:tcPr>
            <w:tcW w:w="1491" w:type="dxa"/>
            <w:vAlign w:val="center"/>
          </w:tcPr>
          <w:p>
            <w:pPr>
              <w:jc w:val="center"/>
              <w:rPr>
                <w:sz w:val="21"/>
                <w:szCs w:val="21"/>
              </w:rPr>
            </w:pPr>
            <w:r>
              <w:t>07_reserved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P47W60B0</w:t>
            </w:r>
          </w:p>
        </w:tc>
        <w:tc>
          <w:tcPr>
            <w:tcW w:w="1196" w:type="dxa"/>
            <w:vAlign w:val="center"/>
          </w:tcPr>
          <w:p>
            <w:pPr>
              <w:jc w:val="center"/>
              <w:rPr>
                <w:sz w:val="21"/>
                <w:szCs w:val="21"/>
              </w:rPr>
            </w:pPr>
            <w:r>
              <w:t>RS120</w:t>
            </w:r>
          </w:p>
        </w:tc>
        <w:tc>
          <w:tcPr>
            <w:tcW w:w="1491" w:type="dxa"/>
            <w:vAlign w:val="center"/>
          </w:tcPr>
          <w:p>
            <w:pPr>
              <w:jc w:val="center"/>
              <w:rPr>
                <w:sz w:val="21"/>
                <w:szCs w:val="21"/>
              </w:rPr>
            </w:pPr>
            <w:r>
              <w:t>08_reserved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P47W61B7</w:t>
            </w:r>
          </w:p>
        </w:tc>
        <w:tc>
          <w:tcPr>
            <w:tcW w:w="1196" w:type="dxa"/>
            <w:vAlign w:val="center"/>
          </w:tcPr>
          <w:p>
            <w:pPr>
              <w:jc w:val="center"/>
              <w:rPr>
                <w:sz w:val="21"/>
                <w:szCs w:val="21"/>
              </w:rPr>
            </w:pPr>
            <w:r>
              <w:t>RS121</w:t>
            </w:r>
          </w:p>
        </w:tc>
        <w:tc>
          <w:tcPr>
            <w:tcW w:w="1491" w:type="dxa"/>
            <w:vAlign w:val="center"/>
          </w:tcPr>
          <w:p>
            <w:pPr>
              <w:jc w:val="center"/>
              <w:rPr>
                <w:sz w:val="21"/>
                <w:szCs w:val="21"/>
              </w:rPr>
            </w:pPr>
            <w:r>
              <w:t>09_reserved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P47W61B6</w:t>
            </w:r>
          </w:p>
        </w:tc>
        <w:tc>
          <w:tcPr>
            <w:tcW w:w="1196" w:type="dxa"/>
            <w:vAlign w:val="center"/>
          </w:tcPr>
          <w:p>
            <w:pPr>
              <w:jc w:val="center"/>
              <w:rPr>
                <w:sz w:val="21"/>
                <w:szCs w:val="21"/>
              </w:rPr>
            </w:pPr>
            <w:r>
              <w:t>RS122</w:t>
            </w:r>
          </w:p>
        </w:tc>
        <w:tc>
          <w:tcPr>
            <w:tcW w:w="1491" w:type="dxa"/>
            <w:vAlign w:val="center"/>
          </w:tcPr>
          <w:p>
            <w:pPr>
              <w:jc w:val="center"/>
              <w:rPr>
                <w:sz w:val="21"/>
                <w:szCs w:val="21"/>
              </w:rPr>
            </w:pPr>
            <w:r>
              <w:t>10_reserved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P47W61B5</w:t>
            </w:r>
          </w:p>
        </w:tc>
        <w:tc>
          <w:tcPr>
            <w:tcW w:w="1196" w:type="dxa"/>
            <w:vAlign w:val="center"/>
          </w:tcPr>
          <w:p>
            <w:pPr>
              <w:jc w:val="center"/>
              <w:rPr>
                <w:sz w:val="21"/>
                <w:szCs w:val="21"/>
              </w:rPr>
            </w:pPr>
            <w:r>
              <w:t>RS123</w:t>
            </w:r>
          </w:p>
        </w:tc>
        <w:tc>
          <w:tcPr>
            <w:tcW w:w="1491" w:type="dxa"/>
            <w:vAlign w:val="center"/>
          </w:tcPr>
          <w:p>
            <w:pPr>
              <w:jc w:val="center"/>
              <w:rPr>
                <w:sz w:val="21"/>
                <w:szCs w:val="21"/>
              </w:rPr>
            </w:pPr>
            <w:r>
              <w:t>11_reserved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122</w:t>
            </w:r>
          </w:p>
        </w:tc>
        <w:tc>
          <w:tcPr>
            <w:tcW w:w="999" w:type="dxa"/>
            <w:vAlign w:val="center"/>
          </w:tcPr>
          <w:p>
            <w:pPr>
              <w:jc w:val="center"/>
              <w:rPr>
                <w:sz w:val="21"/>
                <w:szCs w:val="21"/>
              </w:rPr>
            </w:pPr>
            <w:r>
              <w:t>P47W61B4</w:t>
            </w:r>
          </w:p>
        </w:tc>
        <w:tc>
          <w:tcPr>
            <w:tcW w:w="1196" w:type="dxa"/>
            <w:vAlign w:val="center"/>
          </w:tcPr>
          <w:p>
            <w:pPr>
              <w:jc w:val="center"/>
              <w:rPr>
                <w:sz w:val="21"/>
                <w:szCs w:val="21"/>
              </w:rPr>
            </w:pPr>
            <w:r>
              <w:t>RS124</w:t>
            </w:r>
          </w:p>
        </w:tc>
        <w:tc>
          <w:tcPr>
            <w:tcW w:w="1491" w:type="dxa"/>
            <w:vAlign w:val="center"/>
          </w:tcPr>
          <w:p>
            <w:pPr>
              <w:jc w:val="center"/>
              <w:rPr>
                <w:sz w:val="21"/>
                <w:szCs w:val="21"/>
              </w:rPr>
            </w:pPr>
            <w:r>
              <w:t>12_reserved</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123</w:t>
            </w:r>
          </w:p>
        </w:tc>
        <w:tc>
          <w:tcPr>
            <w:tcW w:w="999" w:type="dxa"/>
            <w:vAlign w:val="center"/>
          </w:tcPr>
          <w:p>
            <w:pPr>
              <w:jc w:val="center"/>
              <w:rPr>
                <w:sz w:val="21"/>
                <w:szCs w:val="21"/>
              </w:rPr>
            </w:pPr>
            <w:r>
              <w:t>P47W61B3</w:t>
            </w:r>
          </w:p>
        </w:tc>
        <w:tc>
          <w:tcPr>
            <w:tcW w:w="1196" w:type="dxa"/>
            <w:vAlign w:val="center"/>
          </w:tcPr>
          <w:p>
            <w:pPr>
              <w:jc w:val="center"/>
              <w:rPr>
                <w:sz w:val="21"/>
                <w:szCs w:val="21"/>
              </w:rPr>
            </w:pPr>
            <w:r>
              <w:t>RS125</w:t>
            </w:r>
          </w:p>
        </w:tc>
        <w:tc>
          <w:tcPr>
            <w:tcW w:w="1491" w:type="dxa"/>
            <w:vAlign w:val="center"/>
          </w:tcPr>
          <w:p>
            <w:pPr>
              <w:jc w:val="center"/>
              <w:rPr>
                <w:sz w:val="21"/>
                <w:szCs w:val="21"/>
              </w:rPr>
            </w:pPr>
            <w:r>
              <w:t>13_Sunshield_inside_outer_circumferential_HL_HEALTH_STAUTS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124</w:t>
            </w:r>
          </w:p>
        </w:tc>
        <w:tc>
          <w:tcPr>
            <w:tcW w:w="999" w:type="dxa"/>
            <w:vAlign w:val="center"/>
          </w:tcPr>
          <w:p>
            <w:pPr>
              <w:jc w:val="center"/>
              <w:rPr>
                <w:sz w:val="21"/>
                <w:szCs w:val="21"/>
              </w:rPr>
            </w:pPr>
            <w:r>
              <w:t>P47W61B2</w:t>
            </w:r>
          </w:p>
        </w:tc>
        <w:tc>
          <w:tcPr>
            <w:tcW w:w="1196" w:type="dxa"/>
            <w:vAlign w:val="center"/>
          </w:tcPr>
          <w:p>
            <w:pPr>
              <w:jc w:val="center"/>
              <w:rPr>
                <w:sz w:val="21"/>
                <w:szCs w:val="21"/>
              </w:rPr>
            </w:pPr>
            <w:r>
              <w:t>RS126</w:t>
            </w:r>
          </w:p>
        </w:tc>
        <w:tc>
          <w:tcPr>
            <w:tcW w:w="1491" w:type="dxa"/>
            <w:vAlign w:val="center"/>
          </w:tcPr>
          <w:p>
            <w:pPr>
              <w:jc w:val="center"/>
              <w:rPr>
                <w:sz w:val="21"/>
                <w:szCs w:val="21"/>
              </w:rPr>
            </w:pPr>
            <w:r>
              <w:t>14_+Y_Skin_of_+Z_HL_HEALTH_STAUTS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125</w:t>
            </w:r>
          </w:p>
        </w:tc>
        <w:tc>
          <w:tcPr>
            <w:tcW w:w="999" w:type="dxa"/>
            <w:vAlign w:val="center"/>
          </w:tcPr>
          <w:p>
            <w:pPr>
              <w:jc w:val="center"/>
              <w:rPr>
                <w:sz w:val="21"/>
                <w:szCs w:val="21"/>
              </w:rPr>
            </w:pPr>
            <w:r>
              <w:t>P47W61B1</w:t>
            </w:r>
          </w:p>
        </w:tc>
        <w:tc>
          <w:tcPr>
            <w:tcW w:w="1196" w:type="dxa"/>
            <w:vAlign w:val="center"/>
          </w:tcPr>
          <w:p>
            <w:pPr>
              <w:jc w:val="center"/>
              <w:rPr>
                <w:sz w:val="21"/>
                <w:szCs w:val="21"/>
              </w:rPr>
            </w:pPr>
            <w:r>
              <w:t>RS127</w:t>
            </w:r>
          </w:p>
        </w:tc>
        <w:tc>
          <w:tcPr>
            <w:tcW w:w="1491" w:type="dxa"/>
            <w:vAlign w:val="center"/>
          </w:tcPr>
          <w:p>
            <w:pPr>
              <w:jc w:val="center"/>
              <w:rPr>
                <w:sz w:val="21"/>
                <w:szCs w:val="21"/>
              </w:rPr>
            </w:pPr>
            <w:r>
              <w:t>15_+Y_Skin_of_-Z_HL_HEALTH_STAUTS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126</w:t>
            </w:r>
          </w:p>
        </w:tc>
        <w:tc>
          <w:tcPr>
            <w:tcW w:w="999" w:type="dxa"/>
            <w:vAlign w:val="center"/>
          </w:tcPr>
          <w:p>
            <w:pPr>
              <w:jc w:val="center"/>
              <w:rPr>
                <w:sz w:val="21"/>
                <w:szCs w:val="21"/>
              </w:rPr>
            </w:pPr>
            <w:r>
              <w:t>P47W61B0</w:t>
            </w:r>
          </w:p>
        </w:tc>
        <w:tc>
          <w:tcPr>
            <w:tcW w:w="1196" w:type="dxa"/>
            <w:vAlign w:val="center"/>
          </w:tcPr>
          <w:p>
            <w:pPr>
              <w:jc w:val="center"/>
              <w:rPr>
                <w:sz w:val="21"/>
                <w:szCs w:val="21"/>
              </w:rPr>
            </w:pPr>
            <w:r>
              <w:t>RS128</w:t>
            </w:r>
          </w:p>
        </w:tc>
        <w:tc>
          <w:tcPr>
            <w:tcW w:w="1491" w:type="dxa"/>
            <w:vAlign w:val="center"/>
          </w:tcPr>
          <w:p>
            <w:pPr>
              <w:jc w:val="center"/>
              <w:rPr>
                <w:sz w:val="21"/>
                <w:szCs w:val="21"/>
              </w:rPr>
            </w:pPr>
            <w:r>
              <w:t>16_-Y_Skin_of_-Z_HL_HEALTH_STAUTS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127</w:t>
            </w:r>
          </w:p>
        </w:tc>
        <w:tc>
          <w:tcPr>
            <w:tcW w:w="999" w:type="dxa"/>
            <w:vAlign w:val="center"/>
          </w:tcPr>
          <w:p>
            <w:pPr>
              <w:jc w:val="center"/>
              <w:rPr>
                <w:sz w:val="21"/>
                <w:szCs w:val="21"/>
              </w:rPr>
            </w:pPr>
            <w:r>
              <w:t>P47W62B7</w:t>
            </w:r>
          </w:p>
        </w:tc>
        <w:tc>
          <w:tcPr>
            <w:tcW w:w="1196" w:type="dxa"/>
            <w:vAlign w:val="center"/>
          </w:tcPr>
          <w:p>
            <w:pPr>
              <w:jc w:val="center"/>
              <w:rPr>
                <w:sz w:val="21"/>
                <w:szCs w:val="21"/>
              </w:rPr>
            </w:pPr>
            <w:r>
              <w:t>RS129</w:t>
            </w:r>
          </w:p>
        </w:tc>
        <w:tc>
          <w:tcPr>
            <w:tcW w:w="1491" w:type="dxa"/>
            <w:vAlign w:val="center"/>
          </w:tcPr>
          <w:p>
            <w:pPr>
              <w:jc w:val="center"/>
              <w:rPr>
                <w:sz w:val="21"/>
                <w:szCs w:val="21"/>
              </w:rPr>
            </w:pPr>
            <w:r>
              <w:t>17_-Y_Skin_of_+Z_HL_HEALTH_STAUTS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128</w:t>
            </w:r>
          </w:p>
        </w:tc>
        <w:tc>
          <w:tcPr>
            <w:tcW w:w="999" w:type="dxa"/>
            <w:vAlign w:val="center"/>
          </w:tcPr>
          <w:p>
            <w:pPr>
              <w:jc w:val="center"/>
              <w:rPr>
                <w:sz w:val="21"/>
                <w:szCs w:val="21"/>
              </w:rPr>
            </w:pPr>
            <w:r>
              <w:t>P47W62B6</w:t>
            </w:r>
          </w:p>
        </w:tc>
        <w:tc>
          <w:tcPr>
            <w:tcW w:w="1196" w:type="dxa"/>
            <w:vAlign w:val="center"/>
          </w:tcPr>
          <w:p>
            <w:pPr>
              <w:jc w:val="center"/>
              <w:rPr>
                <w:sz w:val="21"/>
                <w:szCs w:val="21"/>
              </w:rPr>
            </w:pPr>
            <w:r>
              <w:t>RS130</w:t>
            </w:r>
          </w:p>
        </w:tc>
        <w:tc>
          <w:tcPr>
            <w:tcW w:w="1491" w:type="dxa"/>
            <w:vAlign w:val="center"/>
          </w:tcPr>
          <w:p>
            <w:pPr>
              <w:jc w:val="center"/>
              <w:rPr>
                <w:sz w:val="21"/>
                <w:szCs w:val="21"/>
              </w:rPr>
            </w:pPr>
            <w:r>
              <w:t>18_Top_of_+Z_frame_HL_HEALTH_STAUTS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129</w:t>
            </w:r>
          </w:p>
        </w:tc>
        <w:tc>
          <w:tcPr>
            <w:tcW w:w="999" w:type="dxa"/>
            <w:vAlign w:val="center"/>
          </w:tcPr>
          <w:p>
            <w:pPr>
              <w:jc w:val="center"/>
              <w:rPr>
                <w:sz w:val="21"/>
                <w:szCs w:val="21"/>
              </w:rPr>
            </w:pPr>
            <w:r>
              <w:t>P47W62B5</w:t>
            </w:r>
          </w:p>
        </w:tc>
        <w:tc>
          <w:tcPr>
            <w:tcW w:w="1196" w:type="dxa"/>
            <w:vAlign w:val="center"/>
          </w:tcPr>
          <w:p>
            <w:pPr>
              <w:jc w:val="center"/>
              <w:rPr>
                <w:sz w:val="21"/>
                <w:szCs w:val="21"/>
              </w:rPr>
            </w:pPr>
            <w:r>
              <w:t>RS131</w:t>
            </w:r>
          </w:p>
        </w:tc>
        <w:tc>
          <w:tcPr>
            <w:tcW w:w="1491" w:type="dxa"/>
            <w:vAlign w:val="center"/>
          </w:tcPr>
          <w:p>
            <w:pPr>
              <w:jc w:val="center"/>
              <w:rPr>
                <w:sz w:val="21"/>
                <w:szCs w:val="21"/>
              </w:rPr>
            </w:pPr>
            <w:r>
              <w:t>19_Bottom_of_+Z_frame_HL_HEALTH_STAUTS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130</w:t>
            </w:r>
          </w:p>
        </w:tc>
        <w:tc>
          <w:tcPr>
            <w:tcW w:w="999" w:type="dxa"/>
            <w:vAlign w:val="center"/>
          </w:tcPr>
          <w:p>
            <w:pPr>
              <w:jc w:val="center"/>
              <w:rPr>
                <w:sz w:val="21"/>
                <w:szCs w:val="21"/>
              </w:rPr>
            </w:pPr>
            <w:r>
              <w:t>P47W62B4</w:t>
            </w:r>
          </w:p>
        </w:tc>
        <w:tc>
          <w:tcPr>
            <w:tcW w:w="1196" w:type="dxa"/>
            <w:vAlign w:val="center"/>
          </w:tcPr>
          <w:p>
            <w:pPr>
              <w:jc w:val="center"/>
              <w:rPr>
                <w:sz w:val="21"/>
                <w:szCs w:val="21"/>
              </w:rPr>
            </w:pPr>
            <w:r>
              <w:t>RS132</w:t>
            </w:r>
          </w:p>
        </w:tc>
        <w:tc>
          <w:tcPr>
            <w:tcW w:w="1491" w:type="dxa"/>
            <w:vAlign w:val="center"/>
          </w:tcPr>
          <w:p>
            <w:pPr>
              <w:jc w:val="center"/>
              <w:rPr>
                <w:sz w:val="21"/>
                <w:szCs w:val="21"/>
              </w:rPr>
            </w:pPr>
            <w:r>
              <w:t>20_Back_Skin_HL_HEALTH_STAUTS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131</w:t>
            </w:r>
          </w:p>
        </w:tc>
        <w:tc>
          <w:tcPr>
            <w:tcW w:w="999" w:type="dxa"/>
            <w:vAlign w:val="center"/>
          </w:tcPr>
          <w:p>
            <w:pPr>
              <w:jc w:val="center"/>
              <w:rPr>
                <w:sz w:val="21"/>
                <w:szCs w:val="21"/>
              </w:rPr>
            </w:pPr>
            <w:r>
              <w:t>P47W62B3</w:t>
            </w:r>
          </w:p>
        </w:tc>
        <w:tc>
          <w:tcPr>
            <w:tcW w:w="1196" w:type="dxa"/>
            <w:vAlign w:val="center"/>
          </w:tcPr>
          <w:p>
            <w:pPr>
              <w:jc w:val="center"/>
              <w:rPr>
                <w:sz w:val="21"/>
                <w:szCs w:val="21"/>
              </w:rPr>
            </w:pPr>
            <w:r>
              <w:t>RS133</w:t>
            </w:r>
          </w:p>
        </w:tc>
        <w:tc>
          <w:tcPr>
            <w:tcW w:w="1491" w:type="dxa"/>
            <w:vAlign w:val="center"/>
          </w:tcPr>
          <w:p>
            <w:pPr>
              <w:jc w:val="center"/>
              <w:rPr>
                <w:sz w:val="21"/>
                <w:szCs w:val="21"/>
              </w:rPr>
            </w:pPr>
            <w:r>
              <w:t>21_Upper_of_Back_Skin_HL_HEALTH_STAUTS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132</w:t>
            </w:r>
          </w:p>
        </w:tc>
        <w:tc>
          <w:tcPr>
            <w:tcW w:w="999" w:type="dxa"/>
            <w:vAlign w:val="center"/>
          </w:tcPr>
          <w:p>
            <w:pPr>
              <w:jc w:val="center"/>
              <w:rPr>
                <w:sz w:val="21"/>
                <w:szCs w:val="21"/>
              </w:rPr>
            </w:pPr>
            <w:r>
              <w:t>P47W62B2</w:t>
            </w:r>
          </w:p>
        </w:tc>
        <w:tc>
          <w:tcPr>
            <w:tcW w:w="1196" w:type="dxa"/>
            <w:vAlign w:val="center"/>
          </w:tcPr>
          <w:p>
            <w:pPr>
              <w:jc w:val="center"/>
              <w:rPr>
                <w:sz w:val="21"/>
                <w:szCs w:val="21"/>
              </w:rPr>
            </w:pPr>
            <w:r>
              <w:t>RS134</w:t>
            </w:r>
          </w:p>
        </w:tc>
        <w:tc>
          <w:tcPr>
            <w:tcW w:w="1491" w:type="dxa"/>
            <w:vAlign w:val="center"/>
          </w:tcPr>
          <w:p>
            <w:pPr>
              <w:jc w:val="center"/>
              <w:rPr>
                <w:sz w:val="21"/>
                <w:szCs w:val="21"/>
              </w:rPr>
            </w:pPr>
            <w:r>
              <w:t>22_Bottom_of_Back_Skin_HL_HEALTH_STAUTS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133</w:t>
            </w:r>
          </w:p>
        </w:tc>
        <w:tc>
          <w:tcPr>
            <w:tcW w:w="999" w:type="dxa"/>
            <w:vAlign w:val="center"/>
          </w:tcPr>
          <w:p>
            <w:pPr>
              <w:jc w:val="center"/>
              <w:rPr>
                <w:sz w:val="21"/>
                <w:szCs w:val="21"/>
              </w:rPr>
            </w:pPr>
            <w:r>
              <w:t>P47W62B1</w:t>
            </w:r>
          </w:p>
        </w:tc>
        <w:tc>
          <w:tcPr>
            <w:tcW w:w="1196" w:type="dxa"/>
            <w:vAlign w:val="center"/>
          </w:tcPr>
          <w:p>
            <w:pPr>
              <w:jc w:val="center"/>
              <w:rPr>
                <w:sz w:val="21"/>
                <w:szCs w:val="21"/>
              </w:rPr>
            </w:pPr>
            <w:r>
              <w:t>RS135</w:t>
            </w:r>
          </w:p>
        </w:tc>
        <w:tc>
          <w:tcPr>
            <w:tcW w:w="1491" w:type="dxa"/>
            <w:vAlign w:val="center"/>
          </w:tcPr>
          <w:p>
            <w:pPr>
              <w:jc w:val="center"/>
              <w:rPr>
                <w:sz w:val="21"/>
                <w:szCs w:val="21"/>
              </w:rPr>
            </w:pPr>
            <w:r>
              <w:t>23_Focal_plane_splice_lens_frame_HL_HEALTH_STAUTS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134</w:t>
            </w:r>
          </w:p>
        </w:tc>
        <w:tc>
          <w:tcPr>
            <w:tcW w:w="999" w:type="dxa"/>
            <w:vAlign w:val="center"/>
          </w:tcPr>
          <w:p>
            <w:pPr>
              <w:jc w:val="center"/>
              <w:rPr>
                <w:sz w:val="21"/>
                <w:szCs w:val="21"/>
              </w:rPr>
            </w:pPr>
            <w:r>
              <w:t>P47W62B0</w:t>
            </w:r>
          </w:p>
        </w:tc>
        <w:tc>
          <w:tcPr>
            <w:tcW w:w="1196" w:type="dxa"/>
            <w:vAlign w:val="center"/>
          </w:tcPr>
          <w:p>
            <w:pPr>
              <w:jc w:val="center"/>
              <w:rPr>
                <w:sz w:val="21"/>
                <w:szCs w:val="21"/>
              </w:rPr>
            </w:pPr>
            <w:r>
              <w:t>RS136</w:t>
            </w:r>
          </w:p>
        </w:tc>
        <w:tc>
          <w:tcPr>
            <w:tcW w:w="1491" w:type="dxa"/>
            <w:vAlign w:val="center"/>
          </w:tcPr>
          <w:p>
            <w:pPr>
              <w:jc w:val="center"/>
              <w:rPr>
                <w:sz w:val="21"/>
                <w:szCs w:val="21"/>
              </w:rPr>
            </w:pPr>
            <w:r>
              <w:t>24_Focal_circuit_Inside_frame_HL_HEALTH_STAUTS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1:Error;0:Normal</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135</w:t>
            </w:r>
          </w:p>
        </w:tc>
        <w:tc>
          <w:tcPr>
            <w:tcW w:w="999" w:type="dxa"/>
            <w:vAlign w:val="center"/>
          </w:tcPr>
          <w:p>
            <w:pPr>
              <w:jc w:val="center"/>
              <w:rPr>
                <w:sz w:val="21"/>
                <w:szCs w:val="21"/>
              </w:rPr>
            </w:pPr>
            <w:r>
              <w:t>P47W63B7</w:t>
            </w:r>
          </w:p>
        </w:tc>
        <w:tc>
          <w:tcPr>
            <w:tcW w:w="1196" w:type="dxa"/>
            <w:vAlign w:val="center"/>
          </w:tcPr>
          <w:p>
            <w:pPr>
              <w:jc w:val="center"/>
              <w:rPr>
                <w:sz w:val="21"/>
                <w:szCs w:val="21"/>
              </w:rPr>
            </w:pPr>
            <w:r>
              <w:t>RS137</w:t>
            </w:r>
          </w:p>
        </w:tc>
        <w:tc>
          <w:tcPr>
            <w:tcW w:w="1491" w:type="dxa"/>
            <w:vAlign w:val="center"/>
          </w:tcPr>
          <w:p>
            <w:pPr>
              <w:jc w:val="center"/>
              <w:rPr>
                <w:sz w:val="21"/>
                <w:szCs w:val="21"/>
              </w:rPr>
            </w:pPr>
            <w:r>
              <w:t>Up_task_1_running_status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136</w:t>
            </w:r>
          </w:p>
        </w:tc>
        <w:tc>
          <w:tcPr>
            <w:tcW w:w="999" w:type="dxa"/>
            <w:vAlign w:val="center"/>
          </w:tcPr>
          <w:p>
            <w:pPr>
              <w:jc w:val="center"/>
              <w:rPr>
                <w:sz w:val="21"/>
                <w:szCs w:val="21"/>
              </w:rPr>
            </w:pPr>
            <w:r>
              <w:t>P47W63B6</w:t>
            </w:r>
          </w:p>
        </w:tc>
        <w:tc>
          <w:tcPr>
            <w:tcW w:w="1196" w:type="dxa"/>
            <w:vAlign w:val="center"/>
          </w:tcPr>
          <w:p>
            <w:pPr>
              <w:jc w:val="center"/>
              <w:rPr>
                <w:sz w:val="21"/>
                <w:szCs w:val="21"/>
              </w:rPr>
            </w:pPr>
            <w:r>
              <w:t>RS138</w:t>
            </w:r>
          </w:p>
        </w:tc>
        <w:tc>
          <w:tcPr>
            <w:tcW w:w="1491" w:type="dxa"/>
            <w:vAlign w:val="center"/>
          </w:tcPr>
          <w:p>
            <w:pPr>
              <w:jc w:val="center"/>
              <w:rPr>
                <w:sz w:val="21"/>
                <w:szCs w:val="21"/>
              </w:rPr>
            </w:pPr>
            <w:r>
              <w:t>Up_task_2_running_status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137</w:t>
            </w:r>
          </w:p>
        </w:tc>
        <w:tc>
          <w:tcPr>
            <w:tcW w:w="999" w:type="dxa"/>
            <w:vAlign w:val="center"/>
          </w:tcPr>
          <w:p>
            <w:pPr>
              <w:jc w:val="center"/>
              <w:rPr>
                <w:sz w:val="21"/>
                <w:szCs w:val="21"/>
              </w:rPr>
            </w:pPr>
            <w:r>
              <w:t>P47W63B5</w:t>
            </w:r>
          </w:p>
        </w:tc>
        <w:tc>
          <w:tcPr>
            <w:tcW w:w="1196" w:type="dxa"/>
            <w:vAlign w:val="center"/>
          </w:tcPr>
          <w:p>
            <w:pPr>
              <w:jc w:val="center"/>
              <w:rPr>
                <w:sz w:val="21"/>
                <w:szCs w:val="21"/>
              </w:rPr>
            </w:pPr>
            <w:r>
              <w:t>RS139</w:t>
            </w:r>
          </w:p>
        </w:tc>
        <w:tc>
          <w:tcPr>
            <w:tcW w:w="1491" w:type="dxa"/>
            <w:vAlign w:val="center"/>
          </w:tcPr>
          <w:p>
            <w:pPr>
              <w:jc w:val="center"/>
              <w:rPr>
                <w:sz w:val="21"/>
                <w:szCs w:val="21"/>
              </w:rPr>
            </w:pPr>
            <w:r>
              <w:t>Up_task_3_running_status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138</w:t>
            </w:r>
          </w:p>
        </w:tc>
        <w:tc>
          <w:tcPr>
            <w:tcW w:w="999" w:type="dxa"/>
            <w:vAlign w:val="center"/>
          </w:tcPr>
          <w:p>
            <w:pPr>
              <w:jc w:val="center"/>
              <w:rPr>
                <w:sz w:val="21"/>
                <w:szCs w:val="21"/>
              </w:rPr>
            </w:pPr>
            <w:r>
              <w:t>P47W63B4</w:t>
            </w:r>
          </w:p>
        </w:tc>
        <w:tc>
          <w:tcPr>
            <w:tcW w:w="1196" w:type="dxa"/>
            <w:vAlign w:val="center"/>
          </w:tcPr>
          <w:p>
            <w:pPr>
              <w:jc w:val="center"/>
              <w:rPr>
                <w:sz w:val="21"/>
                <w:szCs w:val="21"/>
              </w:rPr>
            </w:pPr>
            <w:r>
              <w:t>RS140</w:t>
            </w:r>
          </w:p>
        </w:tc>
        <w:tc>
          <w:tcPr>
            <w:tcW w:w="1491" w:type="dxa"/>
            <w:vAlign w:val="center"/>
          </w:tcPr>
          <w:p>
            <w:pPr>
              <w:jc w:val="center"/>
              <w:rPr>
                <w:sz w:val="21"/>
                <w:szCs w:val="21"/>
              </w:rPr>
            </w:pPr>
            <w:r>
              <w:t>Up_task_4_running_status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1:Running;0:Suspending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139</w:t>
            </w:r>
          </w:p>
        </w:tc>
        <w:tc>
          <w:tcPr>
            <w:tcW w:w="999" w:type="dxa"/>
            <w:vAlign w:val="center"/>
          </w:tcPr>
          <w:p>
            <w:pPr>
              <w:jc w:val="center"/>
              <w:rPr>
                <w:sz w:val="21"/>
                <w:szCs w:val="21"/>
              </w:rPr>
            </w:pPr>
            <w:r>
              <w:t>P47W63B3</w:t>
            </w:r>
          </w:p>
        </w:tc>
        <w:tc>
          <w:tcPr>
            <w:tcW w:w="1196" w:type="dxa"/>
            <w:vAlign w:val="center"/>
          </w:tcPr>
          <w:p>
            <w:pPr>
              <w:jc w:val="center"/>
              <w:rPr>
                <w:sz w:val="21"/>
                <w:szCs w:val="21"/>
              </w:rPr>
            </w:pPr>
            <w:r>
              <w:t>RS141</w:t>
            </w:r>
          </w:p>
        </w:tc>
        <w:tc>
          <w:tcPr>
            <w:tcW w:w="1491" w:type="dxa"/>
            <w:vAlign w:val="center"/>
          </w:tcPr>
          <w:p>
            <w:pPr>
              <w:jc w:val="center"/>
              <w:rPr>
                <w:sz w:val="21"/>
                <w:szCs w:val="21"/>
              </w:rPr>
            </w:pPr>
            <w:r>
              <w:t>Up_task_1_check_status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140</w:t>
            </w:r>
          </w:p>
        </w:tc>
        <w:tc>
          <w:tcPr>
            <w:tcW w:w="999" w:type="dxa"/>
            <w:vAlign w:val="center"/>
          </w:tcPr>
          <w:p>
            <w:pPr>
              <w:jc w:val="center"/>
              <w:rPr>
                <w:sz w:val="21"/>
                <w:szCs w:val="21"/>
              </w:rPr>
            </w:pPr>
            <w:r>
              <w:t>P47W63B2</w:t>
            </w:r>
          </w:p>
        </w:tc>
        <w:tc>
          <w:tcPr>
            <w:tcW w:w="1196" w:type="dxa"/>
            <w:vAlign w:val="center"/>
          </w:tcPr>
          <w:p>
            <w:pPr>
              <w:jc w:val="center"/>
              <w:rPr>
                <w:sz w:val="21"/>
                <w:szCs w:val="21"/>
              </w:rPr>
            </w:pPr>
            <w:r>
              <w:t>RS142</w:t>
            </w:r>
          </w:p>
        </w:tc>
        <w:tc>
          <w:tcPr>
            <w:tcW w:w="1491" w:type="dxa"/>
            <w:vAlign w:val="center"/>
          </w:tcPr>
          <w:p>
            <w:pPr>
              <w:jc w:val="center"/>
              <w:rPr>
                <w:sz w:val="21"/>
                <w:szCs w:val="21"/>
              </w:rPr>
            </w:pPr>
            <w:r>
              <w:t>Up_task_2_check_status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141</w:t>
            </w:r>
          </w:p>
        </w:tc>
        <w:tc>
          <w:tcPr>
            <w:tcW w:w="999" w:type="dxa"/>
            <w:vAlign w:val="center"/>
          </w:tcPr>
          <w:p>
            <w:pPr>
              <w:jc w:val="center"/>
              <w:rPr>
                <w:sz w:val="21"/>
                <w:szCs w:val="21"/>
              </w:rPr>
            </w:pPr>
            <w:r>
              <w:t>P47W63B1</w:t>
            </w:r>
          </w:p>
        </w:tc>
        <w:tc>
          <w:tcPr>
            <w:tcW w:w="1196" w:type="dxa"/>
            <w:vAlign w:val="center"/>
          </w:tcPr>
          <w:p>
            <w:pPr>
              <w:jc w:val="center"/>
              <w:rPr>
                <w:sz w:val="21"/>
                <w:szCs w:val="21"/>
              </w:rPr>
            </w:pPr>
            <w:r>
              <w:t>RS143</w:t>
            </w:r>
          </w:p>
        </w:tc>
        <w:tc>
          <w:tcPr>
            <w:tcW w:w="1491" w:type="dxa"/>
            <w:vAlign w:val="center"/>
          </w:tcPr>
          <w:p>
            <w:pPr>
              <w:jc w:val="center"/>
              <w:rPr>
                <w:sz w:val="21"/>
                <w:szCs w:val="21"/>
              </w:rPr>
            </w:pPr>
            <w:r>
              <w:t>Up_task_3_check_status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142</w:t>
            </w:r>
          </w:p>
        </w:tc>
        <w:tc>
          <w:tcPr>
            <w:tcW w:w="999" w:type="dxa"/>
            <w:vAlign w:val="center"/>
          </w:tcPr>
          <w:p>
            <w:pPr>
              <w:jc w:val="center"/>
              <w:rPr>
                <w:sz w:val="21"/>
                <w:szCs w:val="21"/>
              </w:rPr>
            </w:pPr>
            <w:r>
              <w:t>P47W63B0</w:t>
            </w:r>
          </w:p>
        </w:tc>
        <w:tc>
          <w:tcPr>
            <w:tcW w:w="1196" w:type="dxa"/>
            <w:vAlign w:val="center"/>
          </w:tcPr>
          <w:p>
            <w:pPr>
              <w:jc w:val="center"/>
              <w:rPr>
                <w:sz w:val="21"/>
                <w:szCs w:val="21"/>
              </w:rPr>
            </w:pPr>
            <w:r>
              <w:t>RS144</w:t>
            </w:r>
          </w:p>
        </w:tc>
        <w:tc>
          <w:tcPr>
            <w:tcW w:w="1491" w:type="dxa"/>
            <w:vAlign w:val="center"/>
          </w:tcPr>
          <w:p>
            <w:pPr>
              <w:jc w:val="center"/>
              <w:rPr>
                <w:sz w:val="21"/>
                <w:szCs w:val="21"/>
              </w:rPr>
            </w:pPr>
            <w:r>
              <w:t>Up_task_4_check_status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1:Right;0:Error</w:t>
            </w:r>
          </w:p>
        </w:tc>
        <w:tc>
          <w:tcPr>
            <w:tcW w:w="1120" w:type="dxa"/>
            <w:vAlign w:val="center"/>
          </w:tcPr>
          <w:p>
            <w:pPr>
              <w:jc w:val="center"/>
              <w:rPr>
                <w:sz w:val="21"/>
                <w:szCs w:val="21"/>
              </w:rPr>
            </w:pPr>
          </w:p>
        </w:tc>
      </w:tr>
    </w:tbl>
    <w:p/>
    <w:p>
      <w:pPr>
        <w:pStyle w:val="5"/>
      </w:pPr>
      <w:bookmarkStart w:id="89" w:name="_Toc11555"/>
      <w:r>
        <w:rPr>
          <w:b/>
          <w:lang w:val="en-US"/>
        </w:rPr>
        <w:t>TCU_Configuration_slow_TM(67H)</w:t>
      </w:r>
      <w:bookmarkEnd w:id="89"/>
    </w:p>
    <w:p>
      <w:r>
        <w:t>Pack ID=67H；Pack length=107（Bytes=108）</w:t>
      </w:r>
      <w:r>
        <w:rPr>
          <w:lang w:val="zh-CN"/>
        </w:rPr>
        <w:t>。</w:t>
      </w:r>
    </w:p>
    <w:p>
      <w:pPr>
        <w:jc w:val="center"/>
      </w:pPr>
      <w:r>
        <w:rPr>
          <w:b/>
          <w:lang w:val="zh-CN"/>
        </w:rPr>
        <w:t>Table 8-26TCU_Configuration_slow_TMTable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P67W0</w:t>
            </w:r>
          </w:p>
        </w:tc>
        <w:tc>
          <w:tcPr>
            <w:tcW w:w="1196" w:type="dxa"/>
            <w:vAlign w:val="center"/>
          </w:tcPr>
          <w:p>
            <w:pPr>
              <w:jc w:val="center"/>
              <w:rPr>
                <w:sz w:val="21"/>
                <w:szCs w:val="21"/>
              </w:rPr>
            </w:pPr>
            <w:r>
              <w:t>RH001</w:t>
            </w:r>
          </w:p>
        </w:tc>
        <w:tc>
          <w:tcPr>
            <w:tcW w:w="1491" w:type="dxa"/>
            <w:vAlign w:val="center"/>
          </w:tcPr>
          <w:p>
            <w:pPr>
              <w:jc w:val="center"/>
              <w:rPr>
                <w:sz w:val="21"/>
                <w:szCs w:val="21"/>
              </w:rPr>
            </w:pPr>
            <w:r>
              <w:t>TCU_Packet_Type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P67W1</w:t>
            </w:r>
          </w:p>
        </w:tc>
        <w:tc>
          <w:tcPr>
            <w:tcW w:w="1196" w:type="dxa"/>
            <w:vAlign w:val="center"/>
          </w:tcPr>
          <w:p>
            <w:pPr>
              <w:jc w:val="center"/>
              <w:rPr>
                <w:sz w:val="21"/>
                <w:szCs w:val="21"/>
              </w:rPr>
            </w:pPr>
            <w:r>
              <w:t>RH002</w:t>
            </w:r>
          </w:p>
        </w:tc>
        <w:tc>
          <w:tcPr>
            <w:tcW w:w="1491" w:type="dxa"/>
            <w:vAlign w:val="center"/>
          </w:tcPr>
          <w:p>
            <w:pPr>
              <w:jc w:val="center"/>
              <w:rPr>
                <w:sz w:val="21"/>
                <w:szCs w:val="21"/>
              </w:rPr>
            </w:pPr>
            <w:r>
              <w:t>OBC_require_Backup_Data_COUNTER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P67W2~W5</w:t>
            </w:r>
          </w:p>
        </w:tc>
        <w:tc>
          <w:tcPr>
            <w:tcW w:w="1196" w:type="dxa"/>
            <w:vAlign w:val="center"/>
          </w:tcPr>
          <w:p>
            <w:pPr>
              <w:jc w:val="center"/>
              <w:rPr>
                <w:sz w:val="21"/>
                <w:szCs w:val="21"/>
              </w:rPr>
            </w:pPr>
            <w:r>
              <w:t>RH003</w:t>
            </w:r>
          </w:p>
        </w:tc>
        <w:tc>
          <w:tcPr>
            <w:tcW w:w="1491" w:type="dxa"/>
            <w:vAlign w:val="center"/>
          </w:tcPr>
          <w:p>
            <w:pPr>
              <w:jc w:val="center"/>
              <w:rPr>
                <w:sz w:val="21"/>
                <w:szCs w:val="21"/>
              </w:rPr>
            </w:pPr>
            <w:r>
              <w:t>OBC_require_Backup_Data_Time</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P67W6~W7</w:t>
            </w:r>
          </w:p>
        </w:tc>
        <w:tc>
          <w:tcPr>
            <w:tcW w:w="1196" w:type="dxa"/>
            <w:vAlign w:val="center"/>
          </w:tcPr>
          <w:p>
            <w:pPr>
              <w:jc w:val="center"/>
              <w:rPr>
                <w:sz w:val="21"/>
                <w:szCs w:val="21"/>
              </w:rPr>
            </w:pPr>
            <w:r>
              <w:t>RH004</w:t>
            </w:r>
          </w:p>
        </w:tc>
        <w:tc>
          <w:tcPr>
            <w:tcW w:w="1491" w:type="dxa"/>
            <w:vAlign w:val="center"/>
          </w:tcPr>
          <w:p>
            <w:pPr>
              <w:jc w:val="center"/>
              <w:rPr>
                <w:sz w:val="21"/>
                <w:szCs w:val="21"/>
              </w:rPr>
            </w:pPr>
            <w:r>
              <w:t>TTC/D_backup_Number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P67W8~W10B23~B12</w:t>
            </w:r>
          </w:p>
        </w:tc>
        <w:tc>
          <w:tcPr>
            <w:tcW w:w="1196" w:type="dxa"/>
            <w:vAlign w:val="center"/>
          </w:tcPr>
          <w:p>
            <w:pPr>
              <w:jc w:val="center"/>
              <w:rPr>
                <w:sz w:val="21"/>
                <w:szCs w:val="21"/>
              </w:rPr>
            </w:pPr>
            <w:r>
              <w:t>RH005</w:t>
            </w:r>
          </w:p>
        </w:tc>
        <w:tc>
          <w:tcPr>
            <w:tcW w:w="1491" w:type="dxa"/>
            <w:vAlign w:val="center"/>
          </w:tcPr>
          <w:p>
            <w:pPr>
              <w:jc w:val="center"/>
              <w:rPr>
                <w:sz w:val="21"/>
                <w:szCs w:val="21"/>
              </w:rPr>
            </w:pPr>
            <w:r>
              <w:t>HL01_Battery(backup)_High_THRESHOLD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10000,4095,-4.36216,4081.70194,-94033.78039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P67W8~W10B11~B0</w:t>
            </w:r>
          </w:p>
        </w:tc>
        <w:tc>
          <w:tcPr>
            <w:tcW w:w="1196" w:type="dxa"/>
            <w:vAlign w:val="center"/>
          </w:tcPr>
          <w:p>
            <w:pPr>
              <w:jc w:val="center"/>
              <w:rPr>
                <w:sz w:val="21"/>
                <w:szCs w:val="21"/>
              </w:rPr>
            </w:pPr>
            <w:r>
              <w:t>RH006</w:t>
            </w:r>
          </w:p>
        </w:tc>
        <w:tc>
          <w:tcPr>
            <w:tcW w:w="1491" w:type="dxa"/>
            <w:vAlign w:val="center"/>
          </w:tcPr>
          <w:p>
            <w:pPr>
              <w:jc w:val="center"/>
              <w:rPr>
                <w:sz w:val="21"/>
                <w:szCs w:val="21"/>
              </w:rPr>
            </w:pPr>
            <w:r>
              <w:t>HL01_Battery(backup)_Low_THRESHOLD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10000,4095,-4.36216,4081.70194,-94033.78039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P67W11~W13B23~B12</w:t>
            </w:r>
          </w:p>
        </w:tc>
        <w:tc>
          <w:tcPr>
            <w:tcW w:w="1196" w:type="dxa"/>
            <w:vAlign w:val="center"/>
          </w:tcPr>
          <w:p>
            <w:pPr>
              <w:jc w:val="center"/>
              <w:rPr>
                <w:sz w:val="21"/>
                <w:szCs w:val="21"/>
              </w:rPr>
            </w:pPr>
            <w:r>
              <w:t>RH007</w:t>
            </w:r>
          </w:p>
        </w:tc>
        <w:tc>
          <w:tcPr>
            <w:tcW w:w="1491" w:type="dxa"/>
            <w:vAlign w:val="center"/>
          </w:tcPr>
          <w:p>
            <w:pPr>
              <w:jc w:val="center"/>
              <w:rPr>
                <w:sz w:val="21"/>
                <w:szCs w:val="21"/>
              </w:rPr>
            </w:pPr>
            <w:r>
              <w:t>HL02_phased_array_antenna_(main)</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P67W11~W13B11~B0</w:t>
            </w:r>
          </w:p>
        </w:tc>
        <w:tc>
          <w:tcPr>
            <w:tcW w:w="1196" w:type="dxa"/>
            <w:vAlign w:val="center"/>
          </w:tcPr>
          <w:p>
            <w:pPr>
              <w:jc w:val="center"/>
              <w:rPr>
                <w:sz w:val="21"/>
                <w:szCs w:val="21"/>
              </w:rPr>
            </w:pPr>
            <w:r>
              <w:t>RH008</w:t>
            </w:r>
          </w:p>
        </w:tc>
        <w:tc>
          <w:tcPr>
            <w:tcW w:w="1491" w:type="dxa"/>
            <w:vAlign w:val="center"/>
          </w:tcPr>
          <w:p>
            <w:pPr>
              <w:jc w:val="center"/>
              <w:rPr>
                <w:sz w:val="21"/>
                <w:szCs w:val="21"/>
              </w:rPr>
            </w:pPr>
            <w:r>
              <w:t>HL02_phased_array_antenna_(main)</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P67W14~W16B23~B12</w:t>
            </w:r>
          </w:p>
        </w:tc>
        <w:tc>
          <w:tcPr>
            <w:tcW w:w="1196" w:type="dxa"/>
            <w:vAlign w:val="center"/>
          </w:tcPr>
          <w:p>
            <w:pPr>
              <w:jc w:val="center"/>
              <w:rPr>
                <w:sz w:val="21"/>
                <w:szCs w:val="21"/>
              </w:rPr>
            </w:pPr>
            <w:r>
              <w:t>RH009</w:t>
            </w:r>
          </w:p>
        </w:tc>
        <w:tc>
          <w:tcPr>
            <w:tcW w:w="1491" w:type="dxa"/>
            <w:vAlign w:val="center"/>
          </w:tcPr>
          <w:p>
            <w:pPr>
              <w:jc w:val="center"/>
              <w:rPr>
                <w:sz w:val="21"/>
                <w:szCs w:val="21"/>
              </w:rPr>
            </w:pPr>
            <w:r>
              <w:t>HL03_phased_array_antenna_(backup)</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P67W14~W16B11~B0</w:t>
            </w:r>
          </w:p>
        </w:tc>
        <w:tc>
          <w:tcPr>
            <w:tcW w:w="1196" w:type="dxa"/>
            <w:vAlign w:val="center"/>
          </w:tcPr>
          <w:p>
            <w:pPr>
              <w:jc w:val="center"/>
              <w:rPr>
                <w:sz w:val="21"/>
                <w:szCs w:val="21"/>
              </w:rPr>
            </w:pPr>
            <w:r>
              <w:t>RH010</w:t>
            </w:r>
          </w:p>
        </w:tc>
        <w:tc>
          <w:tcPr>
            <w:tcW w:w="1491" w:type="dxa"/>
            <w:vAlign w:val="center"/>
          </w:tcPr>
          <w:p>
            <w:pPr>
              <w:jc w:val="center"/>
              <w:rPr>
                <w:sz w:val="21"/>
                <w:szCs w:val="21"/>
              </w:rPr>
            </w:pPr>
            <w:r>
              <w:t>HL03_phased_array_antenna_(backup)</w:t>
            </w:r>
          </w:p>
        </w:tc>
        <w:tc>
          <w:tcPr>
            <w:tcW w:w="819" w:type="dxa"/>
            <w:vAlign w:val="center"/>
          </w:tcPr>
          <w:p>
            <w:pPr>
              <w:jc w:val="center"/>
              <w:rPr>
                <w:sz w:val="21"/>
                <w:szCs w:val="21"/>
              </w:rPr>
            </w:pPr>
            <w:r>
              <w:t>%f</w:t>
            </w:r>
          </w:p>
        </w:tc>
        <w:tc>
          <w:tcPr>
            <w:tcW w:w="1092" w:type="dxa"/>
            <w:vAlign w:val="center"/>
          </w:tcPr>
          <w:p>
            <w:pPr>
              <w:jc w:val="center"/>
              <w:rPr>
                <w:sz w:val="21"/>
                <w:szCs w:val="21"/>
              </w:rPr>
            </w:pPr>
            <w:r>
              <w:t>Func0015</w:t>
            </w:r>
          </w:p>
        </w:tc>
        <w:tc>
          <w:tcPr>
            <w:tcW w:w="1229" w:type="dxa"/>
            <w:vAlign w:val="center"/>
          </w:tcPr>
          <w:p>
            <w:pPr>
              <w:jc w:val="center"/>
              <w:rPr>
                <w:sz w:val="21"/>
                <w:szCs w:val="21"/>
              </w:rPr>
            </w:pPr>
            <w:r>
              <w:t>10000,4095,-6.01188,4622.53337,-86421.72414</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P67W17~W19B23~B12</w:t>
            </w:r>
          </w:p>
        </w:tc>
        <w:tc>
          <w:tcPr>
            <w:tcW w:w="1196" w:type="dxa"/>
            <w:vAlign w:val="center"/>
          </w:tcPr>
          <w:p>
            <w:pPr>
              <w:jc w:val="center"/>
              <w:rPr>
                <w:sz w:val="21"/>
                <w:szCs w:val="21"/>
              </w:rPr>
            </w:pPr>
            <w:r>
              <w:t>RH011</w:t>
            </w:r>
          </w:p>
        </w:tc>
        <w:tc>
          <w:tcPr>
            <w:tcW w:w="1491" w:type="dxa"/>
            <w:vAlign w:val="center"/>
          </w:tcPr>
          <w:p>
            <w:pPr>
              <w:jc w:val="center"/>
              <w:rPr>
                <w:sz w:val="21"/>
                <w:szCs w:val="21"/>
              </w:rPr>
            </w:pPr>
            <w:r>
              <w:t>HL04_reserved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P67W17~W19B11~B0</w:t>
            </w:r>
          </w:p>
        </w:tc>
        <w:tc>
          <w:tcPr>
            <w:tcW w:w="1196" w:type="dxa"/>
            <w:vAlign w:val="center"/>
          </w:tcPr>
          <w:p>
            <w:pPr>
              <w:jc w:val="center"/>
              <w:rPr>
                <w:sz w:val="21"/>
                <w:szCs w:val="21"/>
              </w:rPr>
            </w:pPr>
            <w:r>
              <w:t>RH012</w:t>
            </w:r>
          </w:p>
        </w:tc>
        <w:tc>
          <w:tcPr>
            <w:tcW w:w="1491" w:type="dxa"/>
            <w:vAlign w:val="center"/>
          </w:tcPr>
          <w:p>
            <w:pPr>
              <w:jc w:val="center"/>
              <w:rPr>
                <w:sz w:val="21"/>
                <w:szCs w:val="21"/>
              </w:rPr>
            </w:pPr>
            <w:r>
              <w:t>HL04_reserved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P67W20~W22B23~B12</w:t>
            </w:r>
          </w:p>
        </w:tc>
        <w:tc>
          <w:tcPr>
            <w:tcW w:w="1196" w:type="dxa"/>
            <w:vAlign w:val="center"/>
          </w:tcPr>
          <w:p>
            <w:pPr>
              <w:jc w:val="center"/>
              <w:rPr>
                <w:sz w:val="21"/>
                <w:szCs w:val="21"/>
              </w:rPr>
            </w:pPr>
            <w:r>
              <w:t>RH013</w:t>
            </w:r>
          </w:p>
        </w:tc>
        <w:tc>
          <w:tcPr>
            <w:tcW w:w="1491" w:type="dxa"/>
            <w:vAlign w:val="center"/>
          </w:tcPr>
          <w:p>
            <w:pPr>
              <w:jc w:val="center"/>
              <w:rPr>
                <w:sz w:val="21"/>
                <w:szCs w:val="21"/>
              </w:rPr>
            </w:pPr>
            <w:r>
              <w:t>HL05_reserved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P67W20~W22B11~B0</w:t>
            </w:r>
          </w:p>
        </w:tc>
        <w:tc>
          <w:tcPr>
            <w:tcW w:w="1196" w:type="dxa"/>
            <w:vAlign w:val="center"/>
          </w:tcPr>
          <w:p>
            <w:pPr>
              <w:jc w:val="center"/>
              <w:rPr>
                <w:sz w:val="21"/>
                <w:szCs w:val="21"/>
              </w:rPr>
            </w:pPr>
            <w:r>
              <w:t>RH014</w:t>
            </w:r>
          </w:p>
        </w:tc>
        <w:tc>
          <w:tcPr>
            <w:tcW w:w="1491" w:type="dxa"/>
            <w:vAlign w:val="center"/>
          </w:tcPr>
          <w:p>
            <w:pPr>
              <w:jc w:val="center"/>
              <w:rPr>
                <w:sz w:val="21"/>
                <w:szCs w:val="21"/>
              </w:rPr>
            </w:pPr>
            <w:r>
              <w:t>HL05_reserved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P67W23~W25B23~B12</w:t>
            </w:r>
          </w:p>
        </w:tc>
        <w:tc>
          <w:tcPr>
            <w:tcW w:w="1196" w:type="dxa"/>
            <w:vAlign w:val="center"/>
          </w:tcPr>
          <w:p>
            <w:pPr>
              <w:jc w:val="center"/>
              <w:rPr>
                <w:sz w:val="21"/>
                <w:szCs w:val="21"/>
              </w:rPr>
            </w:pPr>
            <w:r>
              <w:t>RH015</w:t>
            </w:r>
          </w:p>
        </w:tc>
        <w:tc>
          <w:tcPr>
            <w:tcW w:w="1491" w:type="dxa"/>
            <w:vAlign w:val="center"/>
          </w:tcPr>
          <w:p>
            <w:pPr>
              <w:jc w:val="center"/>
              <w:rPr>
                <w:sz w:val="21"/>
                <w:szCs w:val="21"/>
              </w:rPr>
            </w:pPr>
            <w:r>
              <w:t>HL06_reserved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P67W23~W25B11~B0</w:t>
            </w:r>
          </w:p>
        </w:tc>
        <w:tc>
          <w:tcPr>
            <w:tcW w:w="1196" w:type="dxa"/>
            <w:vAlign w:val="center"/>
          </w:tcPr>
          <w:p>
            <w:pPr>
              <w:jc w:val="center"/>
              <w:rPr>
                <w:sz w:val="21"/>
                <w:szCs w:val="21"/>
              </w:rPr>
            </w:pPr>
            <w:r>
              <w:t>RH016</w:t>
            </w:r>
          </w:p>
        </w:tc>
        <w:tc>
          <w:tcPr>
            <w:tcW w:w="1491" w:type="dxa"/>
            <w:vAlign w:val="center"/>
          </w:tcPr>
          <w:p>
            <w:pPr>
              <w:jc w:val="center"/>
              <w:rPr>
                <w:sz w:val="21"/>
                <w:szCs w:val="21"/>
              </w:rPr>
            </w:pPr>
            <w:r>
              <w:t>HL06_reserved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P67W26~W28B23~B12</w:t>
            </w:r>
          </w:p>
        </w:tc>
        <w:tc>
          <w:tcPr>
            <w:tcW w:w="1196" w:type="dxa"/>
            <w:vAlign w:val="center"/>
          </w:tcPr>
          <w:p>
            <w:pPr>
              <w:jc w:val="center"/>
              <w:rPr>
                <w:sz w:val="21"/>
                <w:szCs w:val="21"/>
              </w:rPr>
            </w:pPr>
            <w:r>
              <w:t>RH017</w:t>
            </w:r>
          </w:p>
        </w:tc>
        <w:tc>
          <w:tcPr>
            <w:tcW w:w="1491" w:type="dxa"/>
            <w:vAlign w:val="center"/>
          </w:tcPr>
          <w:p>
            <w:pPr>
              <w:jc w:val="center"/>
              <w:rPr>
                <w:sz w:val="21"/>
                <w:szCs w:val="21"/>
              </w:rPr>
            </w:pPr>
            <w:r>
              <w:t>HL07_reserved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P67W26~W28B11~B0</w:t>
            </w:r>
          </w:p>
        </w:tc>
        <w:tc>
          <w:tcPr>
            <w:tcW w:w="1196" w:type="dxa"/>
            <w:vAlign w:val="center"/>
          </w:tcPr>
          <w:p>
            <w:pPr>
              <w:jc w:val="center"/>
              <w:rPr>
                <w:sz w:val="21"/>
                <w:szCs w:val="21"/>
              </w:rPr>
            </w:pPr>
            <w:r>
              <w:t>RH018</w:t>
            </w:r>
          </w:p>
        </w:tc>
        <w:tc>
          <w:tcPr>
            <w:tcW w:w="1491" w:type="dxa"/>
            <w:vAlign w:val="center"/>
          </w:tcPr>
          <w:p>
            <w:pPr>
              <w:jc w:val="center"/>
              <w:rPr>
                <w:sz w:val="21"/>
                <w:szCs w:val="21"/>
              </w:rPr>
            </w:pPr>
            <w:r>
              <w:t>HL07_reserved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P67W29~W31B23~B12</w:t>
            </w:r>
          </w:p>
        </w:tc>
        <w:tc>
          <w:tcPr>
            <w:tcW w:w="1196" w:type="dxa"/>
            <w:vAlign w:val="center"/>
          </w:tcPr>
          <w:p>
            <w:pPr>
              <w:jc w:val="center"/>
              <w:rPr>
                <w:sz w:val="21"/>
                <w:szCs w:val="21"/>
              </w:rPr>
            </w:pPr>
            <w:r>
              <w:t>RH019</w:t>
            </w:r>
          </w:p>
        </w:tc>
        <w:tc>
          <w:tcPr>
            <w:tcW w:w="1491" w:type="dxa"/>
            <w:vAlign w:val="center"/>
          </w:tcPr>
          <w:p>
            <w:pPr>
              <w:jc w:val="center"/>
              <w:rPr>
                <w:sz w:val="21"/>
                <w:szCs w:val="21"/>
              </w:rPr>
            </w:pPr>
            <w:r>
              <w:t>HL08_reserved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P67W29~W31B11~B0</w:t>
            </w:r>
          </w:p>
        </w:tc>
        <w:tc>
          <w:tcPr>
            <w:tcW w:w="1196" w:type="dxa"/>
            <w:vAlign w:val="center"/>
          </w:tcPr>
          <w:p>
            <w:pPr>
              <w:jc w:val="center"/>
              <w:rPr>
                <w:sz w:val="21"/>
                <w:szCs w:val="21"/>
              </w:rPr>
            </w:pPr>
            <w:r>
              <w:t>RH020</w:t>
            </w:r>
          </w:p>
        </w:tc>
        <w:tc>
          <w:tcPr>
            <w:tcW w:w="1491" w:type="dxa"/>
            <w:vAlign w:val="center"/>
          </w:tcPr>
          <w:p>
            <w:pPr>
              <w:jc w:val="center"/>
              <w:rPr>
                <w:sz w:val="21"/>
                <w:szCs w:val="21"/>
              </w:rPr>
            </w:pPr>
            <w:r>
              <w:t>HL08_reserved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P67W32~W34B23~B12</w:t>
            </w:r>
          </w:p>
        </w:tc>
        <w:tc>
          <w:tcPr>
            <w:tcW w:w="1196" w:type="dxa"/>
            <w:vAlign w:val="center"/>
          </w:tcPr>
          <w:p>
            <w:pPr>
              <w:jc w:val="center"/>
              <w:rPr>
                <w:sz w:val="21"/>
                <w:szCs w:val="21"/>
              </w:rPr>
            </w:pPr>
            <w:r>
              <w:t>RH021</w:t>
            </w:r>
          </w:p>
        </w:tc>
        <w:tc>
          <w:tcPr>
            <w:tcW w:w="1491" w:type="dxa"/>
            <w:vAlign w:val="center"/>
          </w:tcPr>
          <w:p>
            <w:pPr>
              <w:jc w:val="center"/>
              <w:rPr>
                <w:sz w:val="21"/>
                <w:szCs w:val="21"/>
              </w:rPr>
            </w:pPr>
            <w:r>
              <w:t>HL09_reserved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P67W32~W34B11~B0</w:t>
            </w:r>
          </w:p>
        </w:tc>
        <w:tc>
          <w:tcPr>
            <w:tcW w:w="1196" w:type="dxa"/>
            <w:vAlign w:val="center"/>
          </w:tcPr>
          <w:p>
            <w:pPr>
              <w:jc w:val="center"/>
              <w:rPr>
                <w:sz w:val="21"/>
                <w:szCs w:val="21"/>
              </w:rPr>
            </w:pPr>
            <w:r>
              <w:t>RH022</w:t>
            </w:r>
          </w:p>
        </w:tc>
        <w:tc>
          <w:tcPr>
            <w:tcW w:w="1491" w:type="dxa"/>
            <w:vAlign w:val="center"/>
          </w:tcPr>
          <w:p>
            <w:pPr>
              <w:jc w:val="center"/>
              <w:rPr>
                <w:sz w:val="21"/>
                <w:szCs w:val="21"/>
              </w:rPr>
            </w:pPr>
            <w:r>
              <w:t>HL09_reserved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P67W35~W37B23~B12</w:t>
            </w:r>
          </w:p>
        </w:tc>
        <w:tc>
          <w:tcPr>
            <w:tcW w:w="1196" w:type="dxa"/>
            <w:vAlign w:val="center"/>
          </w:tcPr>
          <w:p>
            <w:pPr>
              <w:jc w:val="center"/>
              <w:rPr>
                <w:sz w:val="21"/>
                <w:szCs w:val="21"/>
              </w:rPr>
            </w:pPr>
            <w:r>
              <w:t>RH023</w:t>
            </w:r>
          </w:p>
        </w:tc>
        <w:tc>
          <w:tcPr>
            <w:tcW w:w="1491" w:type="dxa"/>
            <w:vAlign w:val="center"/>
          </w:tcPr>
          <w:p>
            <w:pPr>
              <w:jc w:val="center"/>
              <w:rPr>
                <w:sz w:val="21"/>
                <w:szCs w:val="21"/>
              </w:rPr>
            </w:pPr>
            <w:r>
              <w:t>HL10_reserved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P67W35~W37B11~B0</w:t>
            </w:r>
          </w:p>
        </w:tc>
        <w:tc>
          <w:tcPr>
            <w:tcW w:w="1196" w:type="dxa"/>
            <w:vAlign w:val="center"/>
          </w:tcPr>
          <w:p>
            <w:pPr>
              <w:jc w:val="center"/>
              <w:rPr>
                <w:sz w:val="21"/>
                <w:szCs w:val="21"/>
              </w:rPr>
            </w:pPr>
            <w:r>
              <w:t>RH024</w:t>
            </w:r>
          </w:p>
        </w:tc>
        <w:tc>
          <w:tcPr>
            <w:tcW w:w="1491" w:type="dxa"/>
            <w:vAlign w:val="center"/>
          </w:tcPr>
          <w:p>
            <w:pPr>
              <w:jc w:val="center"/>
              <w:rPr>
                <w:sz w:val="21"/>
                <w:szCs w:val="21"/>
              </w:rPr>
            </w:pPr>
            <w:r>
              <w:t>HL10_reserved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P67W38~W40B23~B12</w:t>
            </w:r>
          </w:p>
        </w:tc>
        <w:tc>
          <w:tcPr>
            <w:tcW w:w="1196" w:type="dxa"/>
            <w:vAlign w:val="center"/>
          </w:tcPr>
          <w:p>
            <w:pPr>
              <w:jc w:val="center"/>
              <w:rPr>
                <w:sz w:val="21"/>
                <w:szCs w:val="21"/>
              </w:rPr>
            </w:pPr>
            <w:r>
              <w:t>RH025</w:t>
            </w:r>
          </w:p>
        </w:tc>
        <w:tc>
          <w:tcPr>
            <w:tcW w:w="1491" w:type="dxa"/>
            <w:vAlign w:val="center"/>
          </w:tcPr>
          <w:p>
            <w:pPr>
              <w:jc w:val="center"/>
              <w:rPr>
                <w:sz w:val="21"/>
                <w:szCs w:val="21"/>
              </w:rPr>
            </w:pPr>
            <w:r>
              <w:t>HL11_reserved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P67W38~W40B11~B0</w:t>
            </w:r>
          </w:p>
        </w:tc>
        <w:tc>
          <w:tcPr>
            <w:tcW w:w="1196" w:type="dxa"/>
            <w:vAlign w:val="center"/>
          </w:tcPr>
          <w:p>
            <w:pPr>
              <w:jc w:val="center"/>
              <w:rPr>
                <w:sz w:val="21"/>
                <w:szCs w:val="21"/>
              </w:rPr>
            </w:pPr>
            <w:r>
              <w:t>RH026</w:t>
            </w:r>
          </w:p>
        </w:tc>
        <w:tc>
          <w:tcPr>
            <w:tcW w:w="1491" w:type="dxa"/>
            <w:vAlign w:val="center"/>
          </w:tcPr>
          <w:p>
            <w:pPr>
              <w:jc w:val="center"/>
              <w:rPr>
                <w:sz w:val="21"/>
                <w:szCs w:val="21"/>
              </w:rPr>
            </w:pPr>
            <w:r>
              <w:t>HL11_reserved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P67W41~W43B23~B12</w:t>
            </w:r>
          </w:p>
        </w:tc>
        <w:tc>
          <w:tcPr>
            <w:tcW w:w="1196" w:type="dxa"/>
            <w:vAlign w:val="center"/>
          </w:tcPr>
          <w:p>
            <w:pPr>
              <w:jc w:val="center"/>
              <w:rPr>
                <w:sz w:val="21"/>
                <w:szCs w:val="21"/>
              </w:rPr>
            </w:pPr>
            <w:r>
              <w:t>RH027</w:t>
            </w:r>
          </w:p>
        </w:tc>
        <w:tc>
          <w:tcPr>
            <w:tcW w:w="1491" w:type="dxa"/>
            <w:vAlign w:val="center"/>
          </w:tcPr>
          <w:p>
            <w:pPr>
              <w:jc w:val="center"/>
              <w:rPr>
                <w:sz w:val="21"/>
                <w:szCs w:val="21"/>
              </w:rPr>
            </w:pPr>
            <w:r>
              <w:t>HL12_reserved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P67W41~W43B11~B0</w:t>
            </w:r>
          </w:p>
        </w:tc>
        <w:tc>
          <w:tcPr>
            <w:tcW w:w="1196" w:type="dxa"/>
            <w:vAlign w:val="center"/>
          </w:tcPr>
          <w:p>
            <w:pPr>
              <w:jc w:val="center"/>
              <w:rPr>
                <w:sz w:val="21"/>
                <w:szCs w:val="21"/>
              </w:rPr>
            </w:pPr>
            <w:r>
              <w:t>RH028</w:t>
            </w:r>
          </w:p>
        </w:tc>
        <w:tc>
          <w:tcPr>
            <w:tcW w:w="1491" w:type="dxa"/>
            <w:vAlign w:val="center"/>
          </w:tcPr>
          <w:p>
            <w:pPr>
              <w:jc w:val="center"/>
              <w:rPr>
                <w:sz w:val="21"/>
                <w:szCs w:val="21"/>
              </w:rPr>
            </w:pPr>
            <w:r>
              <w:t>HL12_reserved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P67W44~W46B23~B12</w:t>
            </w:r>
          </w:p>
        </w:tc>
        <w:tc>
          <w:tcPr>
            <w:tcW w:w="1196" w:type="dxa"/>
            <w:vAlign w:val="center"/>
          </w:tcPr>
          <w:p>
            <w:pPr>
              <w:jc w:val="center"/>
              <w:rPr>
                <w:sz w:val="21"/>
                <w:szCs w:val="21"/>
              </w:rPr>
            </w:pPr>
            <w:r>
              <w:t>RH029</w:t>
            </w:r>
          </w:p>
        </w:tc>
        <w:tc>
          <w:tcPr>
            <w:tcW w:w="1491" w:type="dxa"/>
            <w:vAlign w:val="center"/>
          </w:tcPr>
          <w:p>
            <w:pPr>
              <w:jc w:val="center"/>
              <w:rPr>
                <w:sz w:val="21"/>
                <w:szCs w:val="21"/>
              </w:rPr>
            </w:pPr>
            <w:r>
              <w:t>HL13_Sunshield_inside_outer_circumferential_High_THRESHOLD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1/(0.0013447791014172+0.000225132758579982*ln(10000/(4095/RS046-1))+1.26582588979491E-06*ln(10000/(4095/RS046-1))*ln(10000/(4095/RS046-1)))-273.15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P67W44~W46B11~B0</w:t>
            </w:r>
          </w:p>
        </w:tc>
        <w:tc>
          <w:tcPr>
            <w:tcW w:w="1196" w:type="dxa"/>
            <w:vAlign w:val="center"/>
          </w:tcPr>
          <w:p>
            <w:pPr>
              <w:jc w:val="center"/>
              <w:rPr>
                <w:sz w:val="21"/>
                <w:szCs w:val="21"/>
              </w:rPr>
            </w:pPr>
            <w:r>
              <w:t>RH030</w:t>
            </w:r>
          </w:p>
        </w:tc>
        <w:tc>
          <w:tcPr>
            <w:tcW w:w="1491" w:type="dxa"/>
            <w:vAlign w:val="center"/>
          </w:tcPr>
          <w:p>
            <w:pPr>
              <w:jc w:val="center"/>
              <w:rPr>
                <w:sz w:val="21"/>
                <w:szCs w:val="21"/>
              </w:rPr>
            </w:pPr>
            <w:r>
              <w:t>HL13_Sunshield_inside_outer_circumferential_Low_THRESHOLD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1/(0.0013447791014172+0.000225132758579982*ln(10000/(4095/RS046-1))+1.26582588979491E-06*ln(10000/(4095/RS046-1))*ln(10000/(4095/RS046-1)))-273.15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P67W47~W49B23~B12</w:t>
            </w:r>
          </w:p>
        </w:tc>
        <w:tc>
          <w:tcPr>
            <w:tcW w:w="1196" w:type="dxa"/>
            <w:vAlign w:val="center"/>
          </w:tcPr>
          <w:p>
            <w:pPr>
              <w:jc w:val="center"/>
              <w:rPr>
                <w:sz w:val="21"/>
                <w:szCs w:val="21"/>
              </w:rPr>
            </w:pPr>
            <w:r>
              <w:t>RH031</w:t>
            </w:r>
          </w:p>
        </w:tc>
        <w:tc>
          <w:tcPr>
            <w:tcW w:w="1491" w:type="dxa"/>
            <w:vAlign w:val="center"/>
          </w:tcPr>
          <w:p>
            <w:pPr>
              <w:jc w:val="center"/>
              <w:rPr>
                <w:sz w:val="21"/>
                <w:szCs w:val="21"/>
              </w:rPr>
            </w:pPr>
            <w:r>
              <w:t>HL14_+Y_Skin_of_+Z_High_THRESHOLD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1/(0.00134596145954311+0.000224611612576773*ln(10000/(4095/RS047-1))+1.27886414776852E-06*ln(10000/(4095/RS047-1))*ln(10000/(4095/RS047-1)))-273.15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P67W47~W49B11~B0</w:t>
            </w:r>
          </w:p>
        </w:tc>
        <w:tc>
          <w:tcPr>
            <w:tcW w:w="1196" w:type="dxa"/>
            <w:vAlign w:val="center"/>
          </w:tcPr>
          <w:p>
            <w:pPr>
              <w:jc w:val="center"/>
              <w:rPr>
                <w:sz w:val="21"/>
                <w:szCs w:val="21"/>
              </w:rPr>
            </w:pPr>
            <w:r>
              <w:t>RH032</w:t>
            </w:r>
          </w:p>
        </w:tc>
        <w:tc>
          <w:tcPr>
            <w:tcW w:w="1491" w:type="dxa"/>
            <w:vAlign w:val="center"/>
          </w:tcPr>
          <w:p>
            <w:pPr>
              <w:jc w:val="center"/>
              <w:rPr>
                <w:sz w:val="21"/>
                <w:szCs w:val="21"/>
              </w:rPr>
            </w:pPr>
            <w:r>
              <w:t>HL14_+Y_Skin_of_+Z_Low_THRESHOLD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1/(0.00134596145954311+0.000224611612576773*ln(10000/(4095/RS047-1))+1.27886414776852E-06*ln(10000/(4095/RS047-1))*ln(10000/(4095/RS047-1)))-273.15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P67W50~W52B23~B12</w:t>
            </w:r>
          </w:p>
        </w:tc>
        <w:tc>
          <w:tcPr>
            <w:tcW w:w="1196" w:type="dxa"/>
            <w:vAlign w:val="center"/>
          </w:tcPr>
          <w:p>
            <w:pPr>
              <w:jc w:val="center"/>
              <w:rPr>
                <w:sz w:val="21"/>
                <w:szCs w:val="21"/>
              </w:rPr>
            </w:pPr>
            <w:r>
              <w:t>RH033</w:t>
            </w:r>
          </w:p>
        </w:tc>
        <w:tc>
          <w:tcPr>
            <w:tcW w:w="1491" w:type="dxa"/>
            <w:vAlign w:val="center"/>
          </w:tcPr>
          <w:p>
            <w:pPr>
              <w:jc w:val="center"/>
              <w:rPr>
                <w:sz w:val="21"/>
                <w:szCs w:val="21"/>
              </w:rPr>
            </w:pPr>
            <w:r>
              <w:t>HL15_+Y_Skin_of_-Z_High_THRESHOLD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1/(0.00134554546616874+0.00022435739701311*ln(10000/(4095/RS048-1))+1.30748154251016E-06*ln(10000/(4095/RS048-1))*ln(10000/(4095/RS048-1)))-273.15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P67W50~W52B11~B0</w:t>
            </w:r>
          </w:p>
        </w:tc>
        <w:tc>
          <w:tcPr>
            <w:tcW w:w="1196" w:type="dxa"/>
            <w:vAlign w:val="center"/>
          </w:tcPr>
          <w:p>
            <w:pPr>
              <w:jc w:val="center"/>
              <w:rPr>
                <w:sz w:val="21"/>
                <w:szCs w:val="21"/>
              </w:rPr>
            </w:pPr>
            <w:r>
              <w:t>RH034</w:t>
            </w:r>
          </w:p>
        </w:tc>
        <w:tc>
          <w:tcPr>
            <w:tcW w:w="1491" w:type="dxa"/>
            <w:vAlign w:val="center"/>
          </w:tcPr>
          <w:p>
            <w:pPr>
              <w:jc w:val="center"/>
              <w:rPr>
                <w:sz w:val="21"/>
                <w:szCs w:val="21"/>
              </w:rPr>
            </w:pPr>
            <w:r>
              <w:t>HL15_+Y_Skin_of_-Z_Low_THRESHOLD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1/(0.00134554546616874+0.00022435739701311*ln(10000/(4095/RS048-1))+1.30748154251016E-06*ln(10000/(4095/RS048-1))*ln(10000/(4095/RS048-1)))-273.15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P67W53~W55B23~B12</w:t>
            </w:r>
          </w:p>
        </w:tc>
        <w:tc>
          <w:tcPr>
            <w:tcW w:w="1196" w:type="dxa"/>
            <w:vAlign w:val="center"/>
          </w:tcPr>
          <w:p>
            <w:pPr>
              <w:jc w:val="center"/>
              <w:rPr>
                <w:sz w:val="21"/>
                <w:szCs w:val="21"/>
              </w:rPr>
            </w:pPr>
            <w:r>
              <w:t>RH035</w:t>
            </w:r>
          </w:p>
        </w:tc>
        <w:tc>
          <w:tcPr>
            <w:tcW w:w="1491" w:type="dxa"/>
            <w:vAlign w:val="center"/>
          </w:tcPr>
          <w:p>
            <w:pPr>
              <w:jc w:val="center"/>
              <w:rPr>
                <w:sz w:val="21"/>
                <w:szCs w:val="21"/>
              </w:rPr>
            </w:pPr>
            <w:r>
              <w:t>HL16_-Y_Skin_of_-Z_High_THRESHOLD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1/(0.00134912781893076+0.000224202934238328*ln(10000/(4095/RS049-1))+1.30464731049046E-06*ln(10000/(4095/RS049-1))*ln(10000/(4095/RS049-1)))-273.15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P67W53~W55B11~B0</w:t>
            </w:r>
          </w:p>
        </w:tc>
        <w:tc>
          <w:tcPr>
            <w:tcW w:w="1196" w:type="dxa"/>
            <w:vAlign w:val="center"/>
          </w:tcPr>
          <w:p>
            <w:pPr>
              <w:jc w:val="center"/>
              <w:rPr>
                <w:sz w:val="21"/>
                <w:szCs w:val="21"/>
              </w:rPr>
            </w:pPr>
            <w:r>
              <w:t>RH036</w:t>
            </w:r>
          </w:p>
        </w:tc>
        <w:tc>
          <w:tcPr>
            <w:tcW w:w="1491" w:type="dxa"/>
            <w:vAlign w:val="center"/>
          </w:tcPr>
          <w:p>
            <w:pPr>
              <w:jc w:val="center"/>
              <w:rPr>
                <w:sz w:val="21"/>
                <w:szCs w:val="21"/>
              </w:rPr>
            </w:pPr>
            <w:r>
              <w:t>HL16_-Y_Skin_of_-Z_Low_THRESHOLD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1/(0.00134912781893076+0.000224202934238328*ln(10000/(4095/RS049-1))+1.30464731049046E-06*ln(10000/(4095/RS049-1))*ln(10000/(4095/RS049-1)))-273.15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P67W56~W58B23~B12</w:t>
            </w:r>
          </w:p>
        </w:tc>
        <w:tc>
          <w:tcPr>
            <w:tcW w:w="1196" w:type="dxa"/>
            <w:vAlign w:val="center"/>
          </w:tcPr>
          <w:p>
            <w:pPr>
              <w:jc w:val="center"/>
              <w:rPr>
                <w:sz w:val="21"/>
                <w:szCs w:val="21"/>
              </w:rPr>
            </w:pPr>
            <w:r>
              <w:t>RH037</w:t>
            </w:r>
          </w:p>
        </w:tc>
        <w:tc>
          <w:tcPr>
            <w:tcW w:w="1491" w:type="dxa"/>
            <w:vAlign w:val="center"/>
          </w:tcPr>
          <w:p>
            <w:pPr>
              <w:jc w:val="center"/>
              <w:rPr>
                <w:sz w:val="21"/>
                <w:szCs w:val="21"/>
              </w:rPr>
            </w:pPr>
            <w:r>
              <w:t>HL17_-Y_Skin_of_+Z_High_THRESHOLD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1/(0.00134228719258436+0.000225456131480075*ln(10000/(4095/RS050-1))+1.26153785971454E-06*ln(10000/(4095/RS050-1))*ln(10000/(4095/RS050-1)))-273.15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P67W56~W58B11~B0</w:t>
            </w:r>
          </w:p>
        </w:tc>
        <w:tc>
          <w:tcPr>
            <w:tcW w:w="1196" w:type="dxa"/>
            <w:vAlign w:val="center"/>
          </w:tcPr>
          <w:p>
            <w:pPr>
              <w:jc w:val="center"/>
              <w:rPr>
                <w:sz w:val="21"/>
                <w:szCs w:val="21"/>
              </w:rPr>
            </w:pPr>
            <w:r>
              <w:t>RH038</w:t>
            </w:r>
          </w:p>
        </w:tc>
        <w:tc>
          <w:tcPr>
            <w:tcW w:w="1491" w:type="dxa"/>
            <w:vAlign w:val="center"/>
          </w:tcPr>
          <w:p>
            <w:pPr>
              <w:jc w:val="center"/>
              <w:rPr>
                <w:sz w:val="21"/>
                <w:szCs w:val="21"/>
              </w:rPr>
            </w:pPr>
            <w:r>
              <w:t>HL17_-Y_Skin_of_+Z_Low_THRESHOLD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1/(0.00134228719258436+0.000225456131480075*ln(10000/(4095/RS050-1))+1.26153785971454E-06*ln(10000/(4095/RS050-1))*ln(10000/(4095/RS050-1)))-273.15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P67W59~W61B23~B12</w:t>
            </w:r>
          </w:p>
        </w:tc>
        <w:tc>
          <w:tcPr>
            <w:tcW w:w="1196" w:type="dxa"/>
            <w:vAlign w:val="center"/>
          </w:tcPr>
          <w:p>
            <w:pPr>
              <w:jc w:val="center"/>
              <w:rPr>
                <w:sz w:val="21"/>
                <w:szCs w:val="21"/>
              </w:rPr>
            </w:pPr>
            <w:r>
              <w:t>RH039</w:t>
            </w:r>
          </w:p>
        </w:tc>
        <w:tc>
          <w:tcPr>
            <w:tcW w:w="1491" w:type="dxa"/>
            <w:vAlign w:val="center"/>
          </w:tcPr>
          <w:p>
            <w:pPr>
              <w:jc w:val="center"/>
              <w:rPr>
                <w:sz w:val="21"/>
                <w:szCs w:val="21"/>
              </w:rPr>
            </w:pPr>
            <w:r>
              <w:t>HL18_Top_of_+Z_frame_High_THRESHOLD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1/(0.00134710559301311+0.000225047895687175*ln(10000/(4095/RS051-1))+1.26401249612662E-06*ln(10000/(4095/RS051-1))*ln(10000/(4095/RS051-1)))-273.15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P67W59~W61B11~B0</w:t>
            </w:r>
          </w:p>
        </w:tc>
        <w:tc>
          <w:tcPr>
            <w:tcW w:w="1196" w:type="dxa"/>
            <w:vAlign w:val="center"/>
          </w:tcPr>
          <w:p>
            <w:pPr>
              <w:jc w:val="center"/>
              <w:rPr>
                <w:sz w:val="21"/>
                <w:szCs w:val="21"/>
              </w:rPr>
            </w:pPr>
            <w:r>
              <w:t>RH040</w:t>
            </w:r>
          </w:p>
        </w:tc>
        <w:tc>
          <w:tcPr>
            <w:tcW w:w="1491" w:type="dxa"/>
            <w:vAlign w:val="center"/>
          </w:tcPr>
          <w:p>
            <w:pPr>
              <w:jc w:val="center"/>
              <w:rPr>
                <w:sz w:val="21"/>
                <w:szCs w:val="21"/>
              </w:rPr>
            </w:pPr>
            <w:r>
              <w:t>HL18_Top_of_+Z_frame_Low_THRESHOLD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1/(0.00134710559301311+0.000225047895687175*ln(10000/(4095/RS051-1))+1.26401249612662E-06*ln(10000/(4095/RS051-1))*ln(10000/(4095/RS051-1)))-273.15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P67W62~W64B23~B12</w:t>
            </w:r>
          </w:p>
        </w:tc>
        <w:tc>
          <w:tcPr>
            <w:tcW w:w="1196" w:type="dxa"/>
            <w:vAlign w:val="center"/>
          </w:tcPr>
          <w:p>
            <w:pPr>
              <w:jc w:val="center"/>
              <w:rPr>
                <w:sz w:val="21"/>
                <w:szCs w:val="21"/>
              </w:rPr>
            </w:pPr>
            <w:r>
              <w:t>RH041</w:t>
            </w:r>
          </w:p>
        </w:tc>
        <w:tc>
          <w:tcPr>
            <w:tcW w:w="1491" w:type="dxa"/>
            <w:vAlign w:val="center"/>
          </w:tcPr>
          <w:p>
            <w:pPr>
              <w:jc w:val="center"/>
              <w:rPr>
                <w:sz w:val="21"/>
                <w:szCs w:val="21"/>
              </w:rPr>
            </w:pPr>
            <w:r>
              <w:t>HL19_Bottom_of_+Z_frame_High_THRESHOLD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1/(0.00134865314608177+0.000224571159542878*ln(10000/(4095/RS052-1))+1.27285779948928E-06*ln(10000/(4095/RS052-1))*ln(10000/(4095/RS052-1)))-273.15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P67W62~W64B11~B0</w:t>
            </w:r>
          </w:p>
        </w:tc>
        <w:tc>
          <w:tcPr>
            <w:tcW w:w="1196" w:type="dxa"/>
            <w:vAlign w:val="center"/>
          </w:tcPr>
          <w:p>
            <w:pPr>
              <w:jc w:val="center"/>
              <w:rPr>
                <w:sz w:val="21"/>
                <w:szCs w:val="21"/>
              </w:rPr>
            </w:pPr>
            <w:r>
              <w:t>RH042</w:t>
            </w:r>
          </w:p>
        </w:tc>
        <w:tc>
          <w:tcPr>
            <w:tcW w:w="1491" w:type="dxa"/>
            <w:vAlign w:val="center"/>
          </w:tcPr>
          <w:p>
            <w:pPr>
              <w:jc w:val="center"/>
              <w:rPr>
                <w:sz w:val="21"/>
                <w:szCs w:val="21"/>
              </w:rPr>
            </w:pPr>
            <w:r>
              <w:t>HL19_Bottom_of_+Z_frame_Low_THRESHOLD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1/(0.00134865314608177+0.000224571159542878*ln(10000/(4095/RS052-1))+1.27285779948928E-06*ln(10000/(4095/RS052-1))*ln(10000/(4095/RS052-1)))-273.15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P67W65~W67B23~B12</w:t>
            </w:r>
          </w:p>
        </w:tc>
        <w:tc>
          <w:tcPr>
            <w:tcW w:w="1196" w:type="dxa"/>
            <w:vAlign w:val="center"/>
          </w:tcPr>
          <w:p>
            <w:pPr>
              <w:jc w:val="center"/>
              <w:rPr>
                <w:sz w:val="21"/>
                <w:szCs w:val="21"/>
              </w:rPr>
            </w:pPr>
            <w:r>
              <w:t>RH043</w:t>
            </w:r>
          </w:p>
        </w:tc>
        <w:tc>
          <w:tcPr>
            <w:tcW w:w="1491" w:type="dxa"/>
            <w:vAlign w:val="center"/>
          </w:tcPr>
          <w:p>
            <w:pPr>
              <w:jc w:val="center"/>
              <w:rPr>
                <w:sz w:val="21"/>
                <w:szCs w:val="21"/>
              </w:rPr>
            </w:pPr>
            <w:r>
              <w:t>HL20_Back_Skin_High_THRESHOLD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1/(0.00135111287430053+0.000224250439218674*ln(10000/(4095/RS053-1))+1.2909489563754E-06*ln(10000/(4095/RS053-1))*ln(10000/(4095/RS053-1)))-273.15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P67W65~W67B11~B0</w:t>
            </w:r>
          </w:p>
        </w:tc>
        <w:tc>
          <w:tcPr>
            <w:tcW w:w="1196" w:type="dxa"/>
            <w:vAlign w:val="center"/>
          </w:tcPr>
          <w:p>
            <w:pPr>
              <w:jc w:val="center"/>
              <w:rPr>
                <w:sz w:val="21"/>
                <w:szCs w:val="21"/>
              </w:rPr>
            </w:pPr>
            <w:r>
              <w:t>RH044</w:t>
            </w:r>
          </w:p>
        </w:tc>
        <w:tc>
          <w:tcPr>
            <w:tcW w:w="1491" w:type="dxa"/>
            <w:vAlign w:val="center"/>
          </w:tcPr>
          <w:p>
            <w:pPr>
              <w:jc w:val="center"/>
              <w:rPr>
                <w:sz w:val="21"/>
                <w:szCs w:val="21"/>
              </w:rPr>
            </w:pPr>
            <w:r>
              <w:t>HL20_Back_Skin_Low_THRESHOLD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1/(0.00135111287430053+0.000224250439218674*ln(10000/(4095/RS053-1))+1.2909489563754E-06*ln(10000/(4095/RS053-1))*ln(10000/(4095/RS053-1)))-273.15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P67W68~W70B23~B12</w:t>
            </w:r>
          </w:p>
        </w:tc>
        <w:tc>
          <w:tcPr>
            <w:tcW w:w="1196" w:type="dxa"/>
            <w:vAlign w:val="center"/>
          </w:tcPr>
          <w:p>
            <w:pPr>
              <w:jc w:val="center"/>
              <w:rPr>
                <w:sz w:val="21"/>
                <w:szCs w:val="21"/>
              </w:rPr>
            </w:pPr>
            <w:r>
              <w:t>RH045</w:t>
            </w:r>
          </w:p>
        </w:tc>
        <w:tc>
          <w:tcPr>
            <w:tcW w:w="1491" w:type="dxa"/>
            <w:vAlign w:val="center"/>
          </w:tcPr>
          <w:p>
            <w:pPr>
              <w:jc w:val="center"/>
              <w:rPr>
                <w:sz w:val="21"/>
                <w:szCs w:val="21"/>
              </w:rPr>
            </w:pPr>
            <w:r>
              <w:t>HL21_Upper_of_Back_Skin_High_THRESHOLD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1/(0.00134449593327334+0.000225287401945275*ln(10000/(4095/RS054-1))+1.26051597122979E-06*ln(10000/(4095/RS054-1))*ln(10000/(4095/RS054-1)))-273.15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P67W68~W70B11~B0</w:t>
            </w:r>
          </w:p>
        </w:tc>
        <w:tc>
          <w:tcPr>
            <w:tcW w:w="1196" w:type="dxa"/>
            <w:vAlign w:val="center"/>
          </w:tcPr>
          <w:p>
            <w:pPr>
              <w:jc w:val="center"/>
              <w:rPr>
                <w:sz w:val="21"/>
                <w:szCs w:val="21"/>
              </w:rPr>
            </w:pPr>
            <w:r>
              <w:t>RH046</w:t>
            </w:r>
          </w:p>
        </w:tc>
        <w:tc>
          <w:tcPr>
            <w:tcW w:w="1491" w:type="dxa"/>
            <w:vAlign w:val="center"/>
          </w:tcPr>
          <w:p>
            <w:pPr>
              <w:jc w:val="center"/>
              <w:rPr>
                <w:sz w:val="21"/>
                <w:szCs w:val="21"/>
              </w:rPr>
            </w:pPr>
            <w:r>
              <w:t>HL21_Upper_of_Back_Skin_Low_THRESHOLD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1/(0.00134449593327334+0.000225287401945275*ln(10000/(4095/RS054-1))+1.26051597122979E-06*ln(10000/(4095/RS054-1))*ln(10000/(4095/RS054-1)))-273.15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P67W71~W73B23~B12</w:t>
            </w:r>
          </w:p>
        </w:tc>
        <w:tc>
          <w:tcPr>
            <w:tcW w:w="1196" w:type="dxa"/>
            <w:vAlign w:val="center"/>
          </w:tcPr>
          <w:p>
            <w:pPr>
              <w:jc w:val="center"/>
              <w:rPr>
                <w:sz w:val="21"/>
                <w:szCs w:val="21"/>
              </w:rPr>
            </w:pPr>
            <w:r>
              <w:t>RH047</w:t>
            </w:r>
          </w:p>
        </w:tc>
        <w:tc>
          <w:tcPr>
            <w:tcW w:w="1491" w:type="dxa"/>
            <w:vAlign w:val="center"/>
          </w:tcPr>
          <w:p>
            <w:pPr>
              <w:jc w:val="center"/>
              <w:rPr>
                <w:sz w:val="21"/>
                <w:szCs w:val="21"/>
              </w:rPr>
            </w:pPr>
            <w:r>
              <w:t>HL22_Bottom_of_Back_Skin_High_THRESHOLD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1/(0.00134198290673104+0.000225877857305288*ln(10000/(4095/RS055-1))+1.22451265919808E-06*ln(10000/(4095/RS055-1))*ln(10000/(4095/RS055-1)))-273.15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P67W71~W73B11~B0</w:t>
            </w:r>
          </w:p>
        </w:tc>
        <w:tc>
          <w:tcPr>
            <w:tcW w:w="1196" w:type="dxa"/>
            <w:vAlign w:val="center"/>
          </w:tcPr>
          <w:p>
            <w:pPr>
              <w:jc w:val="center"/>
              <w:rPr>
                <w:sz w:val="21"/>
                <w:szCs w:val="21"/>
              </w:rPr>
            </w:pPr>
            <w:r>
              <w:t>RH048</w:t>
            </w:r>
          </w:p>
        </w:tc>
        <w:tc>
          <w:tcPr>
            <w:tcW w:w="1491" w:type="dxa"/>
            <w:vAlign w:val="center"/>
          </w:tcPr>
          <w:p>
            <w:pPr>
              <w:jc w:val="center"/>
              <w:rPr>
                <w:sz w:val="21"/>
                <w:szCs w:val="21"/>
              </w:rPr>
            </w:pPr>
            <w:r>
              <w:t>HL22_Bottom_of_Back_Skin_Low_THRESHOLD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1/(0.00134198290673104+0.000225877857305288*ln(10000/(4095/RS055-1))+1.22451265919808E-06*ln(10000/(4095/RS055-1))*ln(10000/(4095/RS055-1)))-273.15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P67W74~W76B23~B12</w:t>
            </w:r>
          </w:p>
        </w:tc>
        <w:tc>
          <w:tcPr>
            <w:tcW w:w="1196" w:type="dxa"/>
            <w:vAlign w:val="center"/>
          </w:tcPr>
          <w:p>
            <w:pPr>
              <w:jc w:val="center"/>
              <w:rPr>
                <w:sz w:val="21"/>
                <w:szCs w:val="21"/>
              </w:rPr>
            </w:pPr>
            <w:r>
              <w:t>RH049</w:t>
            </w:r>
          </w:p>
        </w:tc>
        <w:tc>
          <w:tcPr>
            <w:tcW w:w="1491" w:type="dxa"/>
            <w:vAlign w:val="center"/>
          </w:tcPr>
          <w:p>
            <w:pPr>
              <w:jc w:val="center"/>
              <w:rPr>
                <w:sz w:val="21"/>
                <w:szCs w:val="21"/>
              </w:rPr>
            </w:pPr>
            <w:r>
              <w:t>HL23_Focal_plane_splice_lens_frame_High_THRESHOLD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1/(0.0013496927616621+0.000224378827360622*ln(10000/(4095/RS056-1))+1.29871967485543E-06*ln(10000/(4095/RS056-1))*ln(10000/(4095/RS056-1)))-273.15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P67W74~W76B11~B0</w:t>
            </w:r>
          </w:p>
        </w:tc>
        <w:tc>
          <w:tcPr>
            <w:tcW w:w="1196" w:type="dxa"/>
            <w:vAlign w:val="center"/>
          </w:tcPr>
          <w:p>
            <w:pPr>
              <w:jc w:val="center"/>
              <w:rPr>
                <w:sz w:val="21"/>
                <w:szCs w:val="21"/>
              </w:rPr>
            </w:pPr>
            <w:r>
              <w:t>RH050</w:t>
            </w:r>
          </w:p>
        </w:tc>
        <w:tc>
          <w:tcPr>
            <w:tcW w:w="1491" w:type="dxa"/>
            <w:vAlign w:val="center"/>
          </w:tcPr>
          <w:p>
            <w:pPr>
              <w:jc w:val="center"/>
              <w:rPr>
                <w:sz w:val="21"/>
                <w:szCs w:val="21"/>
              </w:rPr>
            </w:pPr>
            <w:r>
              <w:t>HL23_Focal_plane_splice_lens_frame_Low_THRESHOLD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1/(0.0013496927616621+0.000224378827360622*ln(10000/(4095/RS056-1))+1.29871967485543E-06*ln(10000/(4095/RS056-1))*ln(10000/(4095/RS056-1)))-273.15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P67W77~W79B23~B12</w:t>
            </w:r>
          </w:p>
        </w:tc>
        <w:tc>
          <w:tcPr>
            <w:tcW w:w="1196" w:type="dxa"/>
            <w:vAlign w:val="center"/>
          </w:tcPr>
          <w:p>
            <w:pPr>
              <w:jc w:val="center"/>
              <w:rPr>
                <w:sz w:val="21"/>
                <w:szCs w:val="21"/>
              </w:rPr>
            </w:pPr>
            <w:r>
              <w:t>RH051</w:t>
            </w:r>
          </w:p>
        </w:tc>
        <w:tc>
          <w:tcPr>
            <w:tcW w:w="1491" w:type="dxa"/>
            <w:vAlign w:val="center"/>
          </w:tcPr>
          <w:p>
            <w:pPr>
              <w:jc w:val="center"/>
              <w:rPr>
                <w:sz w:val="21"/>
                <w:szCs w:val="21"/>
              </w:rPr>
            </w:pPr>
            <w:r>
              <w:t>HL24_Focal_circuit_Inside_frame_High_THRESHOLD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1/(0.00134207092245985+0.00022505424461782*ln(10000/(4095/RS057-1))+1.30454510729852E-06*ln(10000/(4095/RS057-1))*ln(10000/(4095/RS057-1)))-273.15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P67W77~W79B11~B0</w:t>
            </w:r>
          </w:p>
        </w:tc>
        <w:tc>
          <w:tcPr>
            <w:tcW w:w="1196" w:type="dxa"/>
            <w:vAlign w:val="center"/>
          </w:tcPr>
          <w:p>
            <w:pPr>
              <w:jc w:val="center"/>
              <w:rPr>
                <w:sz w:val="21"/>
                <w:szCs w:val="21"/>
              </w:rPr>
            </w:pPr>
            <w:r>
              <w:t>RH052</w:t>
            </w:r>
          </w:p>
        </w:tc>
        <w:tc>
          <w:tcPr>
            <w:tcW w:w="1491" w:type="dxa"/>
            <w:vAlign w:val="center"/>
          </w:tcPr>
          <w:p>
            <w:pPr>
              <w:jc w:val="center"/>
              <w:rPr>
                <w:sz w:val="21"/>
                <w:szCs w:val="21"/>
              </w:rPr>
            </w:pPr>
            <w:r>
              <w:t>HL24_Focal_circuit_Inside_frame_Low_THRESHOLD</w:t>
            </w:r>
          </w:p>
        </w:tc>
        <w:tc>
          <w:tcPr>
            <w:tcW w:w="819" w:type="dxa"/>
            <w:vAlign w:val="center"/>
          </w:tcPr>
          <w:p>
            <w:pPr>
              <w:jc w:val="center"/>
              <w:rPr>
                <w:sz w:val="21"/>
                <w:szCs w:val="21"/>
              </w:rPr>
            </w:pPr>
            <w:r>
              <w:t>%f</w:t>
            </w:r>
          </w:p>
        </w:tc>
        <w:tc>
          <w:tcPr>
            <w:tcW w:w="1092" w:type="dxa"/>
            <w:vAlign w:val="center"/>
          </w:tcPr>
          <w:p>
            <w:pPr>
              <w:jc w:val="center"/>
              <w:rPr>
                <w:sz w:val="21"/>
                <w:szCs w:val="21"/>
              </w:rPr>
            </w:pPr>
            <w:r>
              <w:t>FuncExpr</w:t>
            </w:r>
          </w:p>
        </w:tc>
        <w:tc>
          <w:tcPr>
            <w:tcW w:w="1229" w:type="dxa"/>
            <w:vAlign w:val="center"/>
          </w:tcPr>
          <w:p>
            <w:pPr>
              <w:jc w:val="center"/>
              <w:rPr>
                <w:sz w:val="21"/>
                <w:szCs w:val="21"/>
              </w:rPr>
            </w:pPr>
            <w:r>
              <w:t>1/(0.00134207092245985+0.00022505424461782*ln(10000/(4095/RS057-1))+1.30454510729852E-06*ln(10000/(4095/RS057-1))*ln(10000/(4095/RS057-1)))-273.15</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P67W80</w:t>
            </w:r>
          </w:p>
        </w:tc>
        <w:tc>
          <w:tcPr>
            <w:tcW w:w="1196" w:type="dxa"/>
            <w:vAlign w:val="center"/>
          </w:tcPr>
          <w:p>
            <w:pPr>
              <w:jc w:val="center"/>
              <w:rPr>
                <w:sz w:val="21"/>
                <w:szCs w:val="21"/>
              </w:rPr>
            </w:pPr>
            <w:r>
              <w:t>RH053</w:t>
            </w:r>
          </w:p>
        </w:tc>
        <w:tc>
          <w:tcPr>
            <w:tcW w:w="1491" w:type="dxa"/>
            <w:vAlign w:val="center"/>
          </w:tcPr>
          <w:p>
            <w:pPr>
              <w:jc w:val="center"/>
              <w:rPr>
                <w:sz w:val="21"/>
                <w:szCs w:val="21"/>
              </w:rPr>
            </w:pPr>
            <w:r>
              <w:t>HL01_Battery(backup)_CONTROL_MODE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w:t>
            </w: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P67W81</w:t>
            </w:r>
          </w:p>
        </w:tc>
        <w:tc>
          <w:tcPr>
            <w:tcW w:w="1196" w:type="dxa"/>
            <w:vAlign w:val="center"/>
          </w:tcPr>
          <w:p>
            <w:pPr>
              <w:jc w:val="center"/>
              <w:rPr>
                <w:sz w:val="21"/>
                <w:szCs w:val="21"/>
              </w:rPr>
            </w:pPr>
            <w:r>
              <w:t>RH054</w:t>
            </w:r>
          </w:p>
        </w:tc>
        <w:tc>
          <w:tcPr>
            <w:tcW w:w="1491" w:type="dxa"/>
            <w:vAlign w:val="center"/>
          </w:tcPr>
          <w:p>
            <w:pPr>
              <w:jc w:val="center"/>
              <w:rPr>
                <w:sz w:val="21"/>
                <w:szCs w:val="21"/>
              </w:rPr>
            </w:pPr>
            <w:r>
              <w:t>HL02_phased_array_antenna_(main)_CONTROL_MODE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P67W82</w:t>
            </w:r>
          </w:p>
        </w:tc>
        <w:tc>
          <w:tcPr>
            <w:tcW w:w="1196" w:type="dxa"/>
            <w:vAlign w:val="center"/>
          </w:tcPr>
          <w:p>
            <w:pPr>
              <w:jc w:val="center"/>
              <w:rPr>
                <w:sz w:val="21"/>
                <w:szCs w:val="21"/>
              </w:rPr>
            </w:pPr>
            <w:r>
              <w:t>RH055</w:t>
            </w:r>
          </w:p>
        </w:tc>
        <w:tc>
          <w:tcPr>
            <w:tcW w:w="1491" w:type="dxa"/>
            <w:vAlign w:val="center"/>
          </w:tcPr>
          <w:p>
            <w:pPr>
              <w:jc w:val="center"/>
              <w:rPr>
                <w:sz w:val="21"/>
                <w:szCs w:val="21"/>
              </w:rPr>
            </w:pPr>
            <w:r>
              <w:t>HL03_phased_array_antenna_(backup)_CONTROL_MODE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P67W83</w:t>
            </w:r>
          </w:p>
        </w:tc>
        <w:tc>
          <w:tcPr>
            <w:tcW w:w="1196" w:type="dxa"/>
            <w:vAlign w:val="center"/>
          </w:tcPr>
          <w:p>
            <w:pPr>
              <w:jc w:val="center"/>
              <w:rPr>
                <w:sz w:val="21"/>
                <w:szCs w:val="21"/>
              </w:rPr>
            </w:pPr>
            <w:r>
              <w:t>RH056</w:t>
            </w:r>
          </w:p>
        </w:tc>
        <w:tc>
          <w:tcPr>
            <w:tcW w:w="1491" w:type="dxa"/>
            <w:vAlign w:val="center"/>
          </w:tcPr>
          <w:p>
            <w:pPr>
              <w:jc w:val="center"/>
              <w:rPr>
                <w:sz w:val="21"/>
                <w:szCs w:val="21"/>
              </w:rPr>
            </w:pPr>
            <w:r>
              <w:t>HL04_reserved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P67W84</w:t>
            </w:r>
          </w:p>
        </w:tc>
        <w:tc>
          <w:tcPr>
            <w:tcW w:w="1196" w:type="dxa"/>
            <w:vAlign w:val="center"/>
          </w:tcPr>
          <w:p>
            <w:pPr>
              <w:jc w:val="center"/>
              <w:rPr>
                <w:sz w:val="21"/>
                <w:szCs w:val="21"/>
              </w:rPr>
            </w:pPr>
            <w:r>
              <w:t>RH057</w:t>
            </w:r>
          </w:p>
        </w:tc>
        <w:tc>
          <w:tcPr>
            <w:tcW w:w="1491" w:type="dxa"/>
            <w:vAlign w:val="center"/>
          </w:tcPr>
          <w:p>
            <w:pPr>
              <w:jc w:val="center"/>
              <w:rPr>
                <w:sz w:val="21"/>
                <w:szCs w:val="21"/>
              </w:rPr>
            </w:pPr>
            <w:r>
              <w:t>HL05_reserved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P67W85</w:t>
            </w:r>
          </w:p>
        </w:tc>
        <w:tc>
          <w:tcPr>
            <w:tcW w:w="1196" w:type="dxa"/>
            <w:vAlign w:val="center"/>
          </w:tcPr>
          <w:p>
            <w:pPr>
              <w:jc w:val="center"/>
              <w:rPr>
                <w:sz w:val="21"/>
                <w:szCs w:val="21"/>
              </w:rPr>
            </w:pPr>
            <w:r>
              <w:t>RH058</w:t>
            </w:r>
          </w:p>
        </w:tc>
        <w:tc>
          <w:tcPr>
            <w:tcW w:w="1491" w:type="dxa"/>
            <w:vAlign w:val="center"/>
          </w:tcPr>
          <w:p>
            <w:pPr>
              <w:jc w:val="center"/>
              <w:rPr>
                <w:sz w:val="21"/>
                <w:szCs w:val="21"/>
              </w:rPr>
            </w:pPr>
            <w:r>
              <w:t>HL06_reserved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P67W86</w:t>
            </w:r>
          </w:p>
        </w:tc>
        <w:tc>
          <w:tcPr>
            <w:tcW w:w="1196" w:type="dxa"/>
            <w:vAlign w:val="center"/>
          </w:tcPr>
          <w:p>
            <w:pPr>
              <w:jc w:val="center"/>
              <w:rPr>
                <w:sz w:val="21"/>
                <w:szCs w:val="21"/>
              </w:rPr>
            </w:pPr>
            <w:r>
              <w:t>RH059</w:t>
            </w:r>
          </w:p>
        </w:tc>
        <w:tc>
          <w:tcPr>
            <w:tcW w:w="1491" w:type="dxa"/>
            <w:vAlign w:val="center"/>
          </w:tcPr>
          <w:p>
            <w:pPr>
              <w:jc w:val="center"/>
              <w:rPr>
                <w:sz w:val="21"/>
                <w:szCs w:val="21"/>
              </w:rPr>
            </w:pPr>
            <w:r>
              <w:t>HL07_reserved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P67W87</w:t>
            </w:r>
          </w:p>
        </w:tc>
        <w:tc>
          <w:tcPr>
            <w:tcW w:w="1196" w:type="dxa"/>
            <w:vAlign w:val="center"/>
          </w:tcPr>
          <w:p>
            <w:pPr>
              <w:jc w:val="center"/>
              <w:rPr>
                <w:sz w:val="21"/>
                <w:szCs w:val="21"/>
              </w:rPr>
            </w:pPr>
            <w:r>
              <w:t>RH060</w:t>
            </w:r>
          </w:p>
        </w:tc>
        <w:tc>
          <w:tcPr>
            <w:tcW w:w="1491" w:type="dxa"/>
            <w:vAlign w:val="center"/>
          </w:tcPr>
          <w:p>
            <w:pPr>
              <w:jc w:val="center"/>
              <w:rPr>
                <w:sz w:val="21"/>
                <w:szCs w:val="21"/>
              </w:rPr>
            </w:pPr>
            <w:r>
              <w:t>HL08_reserved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P67W88</w:t>
            </w:r>
          </w:p>
        </w:tc>
        <w:tc>
          <w:tcPr>
            <w:tcW w:w="1196" w:type="dxa"/>
            <w:vAlign w:val="center"/>
          </w:tcPr>
          <w:p>
            <w:pPr>
              <w:jc w:val="center"/>
              <w:rPr>
                <w:sz w:val="21"/>
                <w:szCs w:val="21"/>
              </w:rPr>
            </w:pPr>
            <w:r>
              <w:t>RH061</w:t>
            </w:r>
          </w:p>
        </w:tc>
        <w:tc>
          <w:tcPr>
            <w:tcW w:w="1491" w:type="dxa"/>
            <w:vAlign w:val="center"/>
          </w:tcPr>
          <w:p>
            <w:pPr>
              <w:jc w:val="center"/>
              <w:rPr>
                <w:sz w:val="21"/>
                <w:szCs w:val="21"/>
              </w:rPr>
            </w:pPr>
            <w:r>
              <w:t>HL09_reserved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P67W89</w:t>
            </w:r>
          </w:p>
        </w:tc>
        <w:tc>
          <w:tcPr>
            <w:tcW w:w="1196" w:type="dxa"/>
            <w:vAlign w:val="center"/>
          </w:tcPr>
          <w:p>
            <w:pPr>
              <w:jc w:val="center"/>
              <w:rPr>
                <w:sz w:val="21"/>
                <w:szCs w:val="21"/>
              </w:rPr>
            </w:pPr>
            <w:r>
              <w:t>RH062</w:t>
            </w:r>
          </w:p>
        </w:tc>
        <w:tc>
          <w:tcPr>
            <w:tcW w:w="1491" w:type="dxa"/>
            <w:vAlign w:val="center"/>
          </w:tcPr>
          <w:p>
            <w:pPr>
              <w:jc w:val="center"/>
              <w:rPr>
                <w:sz w:val="21"/>
                <w:szCs w:val="21"/>
              </w:rPr>
            </w:pPr>
            <w:r>
              <w:t>HL10_reserved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P67W90</w:t>
            </w:r>
          </w:p>
        </w:tc>
        <w:tc>
          <w:tcPr>
            <w:tcW w:w="1196" w:type="dxa"/>
            <w:vAlign w:val="center"/>
          </w:tcPr>
          <w:p>
            <w:pPr>
              <w:jc w:val="center"/>
              <w:rPr>
                <w:sz w:val="21"/>
                <w:szCs w:val="21"/>
              </w:rPr>
            </w:pPr>
            <w:r>
              <w:t>RH063</w:t>
            </w:r>
          </w:p>
        </w:tc>
        <w:tc>
          <w:tcPr>
            <w:tcW w:w="1491" w:type="dxa"/>
            <w:vAlign w:val="center"/>
          </w:tcPr>
          <w:p>
            <w:pPr>
              <w:jc w:val="center"/>
              <w:rPr>
                <w:sz w:val="21"/>
                <w:szCs w:val="21"/>
              </w:rPr>
            </w:pPr>
            <w:r>
              <w:t>HL11_reserved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P67W91</w:t>
            </w:r>
          </w:p>
        </w:tc>
        <w:tc>
          <w:tcPr>
            <w:tcW w:w="1196" w:type="dxa"/>
            <w:vAlign w:val="center"/>
          </w:tcPr>
          <w:p>
            <w:pPr>
              <w:jc w:val="center"/>
              <w:rPr>
                <w:sz w:val="21"/>
                <w:szCs w:val="21"/>
              </w:rPr>
            </w:pPr>
            <w:r>
              <w:t>RH064</w:t>
            </w:r>
          </w:p>
        </w:tc>
        <w:tc>
          <w:tcPr>
            <w:tcW w:w="1491" w:type="dxa"/>
            <w:vAlign w:val="center"/>
          </w:tcPr>
          <w:p>
            <w:pPr>
              <w:jc w:val="center"/>
              <w:rPr>
                <w:sz w:val="21"/>
                <w:szCs w:val="21"/>
              </w:rPr>
            </w:pPr>
            <w:r>
              <w:t>HL12_reserved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P67W92</w:t>
            </w:r>
          </w:p>
        </w:tc>
        <w:tc>
          <w:tcPr>
            <w:tcW w:w="1196" w:type="dxa"/>
            <w:vAlign w:val="center"/>
          </w:tcPr>
          <w:p>
            <w:pPr>
              <w:jc w:val="center"/>
              <w:rPr>
                <w:sz w:val="21"/>
                <w:szCs w:val="21"/>
              </w:rPr>
            </w:pPr>
            <w:r>
              <w:t>RH065</w:t>
            </w:r>
          </w:p>
        </w:tc>
        <w:tc>
          <w:tcPr>
            <w:tcW w:w="1491" w:type="dxa"/>
            <w:vAlign w:val="center"/>
          </w:tcPr>
          <w:p>
            <w:pPr>
              <w:jc w:val="center"/>
              <w:rPr>
                <w:sz w:val="21"/>
                <w:szCs w:val="21"/>
              </w:rPr>
            </w:pPr>
            <w:r>
              <w:t>HL13_Sunshield_inside_outer_circumferential_CONTROL_MODE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P67W93</w:t>
            </w:r>
          </w:p>
        </w:tc>
        <w:tc>
          <w:tcPr>
            <w:tcW w:w="1196" w:type="dxa"/>
            <w:vAlign w:val="center"/>
          </w:tcPr>
          <w:p>
            <w:pPr>
              <w:jc w:val="center"/>
              <w:rPr>
                <w:sz w:val="21"/>
                <w:szCs w:val="21"/>
              </w:rPr>
            </w:pPr>
            <w:r>
              <w:t>RH066</w:t>
            </w:r>
          </w:p>
        </w:tc>
        <w:tc>
          <w:tcPr>
            <w:tcW w:w="1491" w:type="dxa"/>
            <w:vAlign w:val="center"/>
          </w:tcPr>
          <w:p>
            <w:pPr>
              <w:jc w:val="center"/>
              <w:rPr>
                <w:sz w:val="21"/>
                <w:szCs w:val="21"/>
              </w:rPr>
            </w:pPr>
            <w:r>
              <w:t>HL14_+Y_Skin_of_+Z_CONTROL_MODE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P67W94</w:t>
            </w:r>
          </w:p>
        </w:tc>
        <w:tc>
          <w:tcPr>
            <w:tcW w:w="1196" w:type="dxa"/>
            <w:vAlign w:val="center"/>
          </w:tcPr>
          <w:p>
            <w:pPr>
              <w:jc w:val="center"/>
              <w:rPr>
                <w:sz w:val="21"/>
                <w:szCs w:val="21"/>
              </w:rPr>
            </w:pPr>
            <w:r>
              <w:t>RH067</w:t>
            </w:r>
          </w:p>
        </w:tc>
        <w:tc>
          <w:tcPr>
            <w:tcW w:w="1491" w:type="dxa"/>
            <w:vAlign w:val="center"/>
          </w:tcPr>
          <w:p>
            <w:pPr>
              <w:jc w:val="center"/>
              <w:rPr>
                <w:sz w:val="21"/>
                <w:szCs w:val="21"/>
              </w:rPr>
            </w:pPr>
            <w:r>
              <w:t>HL15_+Y_Skin_of_-Z_CONTROL_MODE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P67W95</w:t>
            </w:r>
          </w:p>
        </w:tc>
        <w:tc>
          <w:tcPr>
            <w:tcW w:w="1196" w:type="dxa"/>
            <w:vAlign w:val="center"/>
          </w:tcPr>
          <w:p>
            <w:pPr>
              <w:jc w:val="center"/>
              <w:rPr>
                <w:sz w:val="21"/>
                <w:szCs w:val="21"/>
              </w:rPr>
            </w:pPr>
            <w:r>
              <w:t>RH068</w:t>
            </w:r>
          </w:p>
        </w:tc>
        <w:tc>
          <w:tcPr>
            <w:tcW w:w="1491" w:type="dxa"/>
            <w:vAlign w:val="center"/>
          </w:tcPr>
          <w:p>
            <w:pPr>
              <w:jc w:val="center"/>
              <w:rPr>
                <w:sz w:val="21"/>
                <w:szCs w:val="21"/>
              </w:rPr>
            </w:pPr>
            <w:r>
              <w:t>HL16_-Y_Skin_of_-Z_CONTROL_MODE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P67W96</w:t>
            </w:r>
          </w:p>
        </w:tc>
        <w:tc>
          <w:tcPr>
            <w:tcW w:w="1196" w:type="dxa"/>
            <w:vAlign w:val="center"/>
          </w:tcPr>
          <w:p>
            <w:pPr>
              <w:jc w:val="center"/>
              <w:rPr>
                <w:sz w:val="21"/>
                <w:szCs w:val="21"/>
              </w:rPr>
            </w:pPr>
            <w:r>
              <w:t>RH069</w:t>
            </w:r>
          </w:p>
        </w:tc>
        <w:tc>
          <w:tcPr>
            <w:tcW w:w="1491" w:type="dxa"/>
            <w:vAlign w:val="center"/>
          </w:tcPr>
          <w:p>
            <w:pPr>
              <w:jc w:val="center"/>
              <w:rPr>
                <w:sz w:val="21"/>
                <w:szCs w:val="21"/>
              </w:rPr>
            </w:pPr>
            <w:r>
              <w:t>HL17_-Y_Skin_of_+Z_CONTROL_MODE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P67W97</w:t>
            </w:r>
          </w:p>
        </w:tc>
        <w:tc>
          <w:tcPr>
            <w:tcW w:w="1196" w:type="dxa"/>
            <w:vAlign w:val="center"/>
          </w:tcPr>
          <w:p>
            <w:pPr>
              <w:jc w:val="center"/>
              <w:rPr>
                <w:sz w:val="21"/>
                <w:szCs w:val="21"/>
              </w:rPr>
            </w:pPr>
            <w:r>
              <w:t>RH071</w:t>
            </w:r>
          </w:p>
        </w:tc>
        <w:tc>
          <w:tcPr>
            <w:tcW w:w="1491" w:type="dxa"/>
            <w:vAlign w:val="center"/>
          </w:tcPr>
          <w:p>
            <w:pPr>
              <w:jc w:val="center"/>
              <w:rPr>
                <w:sz w:val="21"/>
                <w:szCs w:val="21"/>
              </w:rPr>
            </w:pPr>
            <w:r>
              <w:t>HL18_Top_of_+Z_frame_CONTROL_MODE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P67W98</w:t>
            </w:r>
          </w:p>
        </w:tc>
        <w:tc>
          <w:tcPr>
            <w:tcW w:w="1196" w:type="dxa"/>
            <w:vAlign w:val="center"/>
          </w:tcPr>
          <w:p>
            <w:pPr>
              <w:jc w:val="center"/>
              <w:rPr>
                <w:sz w:val="21"/>
                <w:szCs w:val="21"/>
              </w:rPr>
            </w:pPr>
            <w:r>
              <w:t>RH072</w:t>
            </w:r>
          </w:p>
        </w:tc>
        <w:tc>
          <w:tcPr>
            <w:tcW w:w="1491" w:type="dxa"/>
            <w:vAlign w:val="center"/>
          </w:tcPr>
          <w:p>
            <w:pPr>
              <w:jc w:val="center"/>
              <w:rPr>
                <w:sz w:val="21"/>
                <w:szCs w:val="21"/>
              </w:rPr>
            </w:pPr>
            <w:r>
              <w:t>HL19_Bottom_of_+Z_frame_CONTROL_MODE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P67W99</w:t>
            </w:r>
          </w:p>
        </w:tc>
        <w:tc>
          <w:tcPr>
            <w:tcW w:w="1196" w:type="dxa"/>
            <w:vAlign w:val="center"/>
          </w:tcPr>
          <w:p>
            <w:pPr>
              <w:jc w:val="center"/>
              <w:rPr>
                <w:sz w:val="21"/>
                <w:szCs w:val="21"/>
              </w:rPr>
            </w:pPr>
            <w:r>
              <w:t>RH073</w:t>
            </w:r>
          </w:p>
        </w:tc>
        <w:tc>
          <w:tcPr>
            <w:tcW w:w="1491" w:type="dxa"/>
            <w:vAlign w:val="center"/>
          </w:tcPr>
          <w:p>
            <w:pPr>
              <w:jc w:val="center"/>
              <w:rPr>
                <w:sz w:val="21"/>
                <w:szCs w:val="21"/>
              </w:rPr>
            </w:pPr>
            <w:r>
              <w:t>HL20_Back_Skin_CONTROL_MODE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P67W100</w:t>
            </w:r>
          </w:p>
        </w:tc>
        <w:tc>
          <w:tcPr>
            <w:tcW w:w="1196" w:type="dxa"/>
            <w:vAlign w:val="center"/>
          </w:tcPr>
          <w:p>
            <w:pPr>
              <w:jc w:val="center"/>
              <w:rPr>
                <w:sz w:val="21"/>
                <w:szCs w:val="21"/>
              </w:rPr>
            </w:pPr>
            <w:r>
              <w:t>RH074</w:t>
            </w:r>
          </w:p>
        </w:tc>
        <w:tc>
          <w:tcPr>
            <w:tcW w:w="1491" w:type="dxa"/>
            <w:vAlign w:val="center"/>
          </w:tcPr>
          <w:p>
            <w:pPr>
              <w:jc w:val="center"/>
              <w:rPr>
                <w:sz w:val="21"/>
                <w:szCs w:val="21"/>
              </w:rPr>
            </w:pPr>
            <w:r>
              <w:t>HL21_Upper_of_Back_Skin_CONTROL_MODE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P67W101</w:t>
            </w:r>
          </w:p>
        </w:tc>
        <w:tc>
          <w:tcPr>
            <w:tcW w:w="1196" w:type="dxa"/>
            <w:vAlign w:val="center"/>
          </w:tcPr>
          <w:p>
            <w:pPr>
              <w:jc w:val="center"/>
              <w:rPr>
                <w:sz w:val="21"/>
                <w:szCs w:val="21"/>
              </w:rPr>
            </w:pPr>
            <w:r>
              <w:t>RH075</w:t>
            </w:r>
          </w:p>
        </w:tc>
        <w:tc>
          <w:tcPr>
            <w:tcW w:w="1491" w:type="dxa"/>
            <w:vAlign w:val="center"/>
          </w:tcPr>
          <w:p>
            <w:pPr>
              <w:jc w:val="center"/>
              <w:rPr>
                <w:sz w:val="21"/>
                <w:szCs w:val="21"/>
              </w:rPr>
            </w:pPr>
            <w:r>
              <w:t>HL22_Bottom_of_Back_Skin_CONTROL_MODE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P67W102</w:t>
            </w:r>
          </w:p>
        </w:tc>
        <w:tc>
          <w:tcPr>
            <w:tcW w:w="1196" w:type="dxa"/>
            <w:vAlign w:val="center"/>
          </w:tcPr>
          <w:p>
            <w:pPr>
              <w:jc w:val="center"/>
              <w:rPr>
                <w:sz w:val="21"/>
                <w:szCs w:val="21"/>
              </w:rPr>
            </w:pPr>
            <w:r>
              <w:t>RH076</w:t>
            </w:r>
          </w:p>
        </w:tc>
        <w:tc>
          <w:tcPr>
            <w:tcW w:w="1491" w:type="dxa"/>
            <w:vAlign w:val="center"/>
          </w:tcPr>
          <w:p>
            <w:pPr>
              <w:jc w:val="center"/>
              <w:rPr>
                <w:sz w:val="21"/>
                <w:szCs w:val="21"/>
              </w:rPr>
            </w:pPr>
            <w:r>
              <w:t>HL23_Focal_plane_splice_lens_frame_CONTROL_MODE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P67W103</w:t>
            </w:r>
          </w:p>
        </w:tc>
        <w:tc>
          <w:tcPr>
            <w:tcW w:w="1196" w:type="dxa"/>
            <w:vAlign w:val="center"/>
          </w:tcPr>
          <w:p>
            <w:pPr>
              <w:jc w:val="center"/>
              <w:rPr>
                <w:sz w:val="21"/>
                <w:szCs w:val="21"/>
              </w:rPr>
            </w:pPr>
            <w:r>
              <w:t>RH077</w:t>
            </w:r>
          </w:p>
        </w:tc>
        <w:tc>
          <w:tcPr>
            <w:tcW w:w="1491" w:type="dxa"/>
            <w:vAlign w:val="center"/>
          </w:tcPr>
          <w:p>
            <w:pPr>
              <w:jc w:val="center"/>
              <w:rPr>
                <w:sz w:val="21"/>
                <w:szCs w:val="21"/>
              </w:rPr>
            </w:pPr>
            <w:r>
              <w:t>HL24_Focal_circuit_Inside_frame_CONTROL_MODE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0x60:Open_Loop-On;0xA0:Open_Loop-Off;0x90:Close_Loop-Proportional_control-Min;0x91:Close_Loop-Proportional_control-R1;0x92:Close_Loop-Proportional_control-R2;0x93:Close_Loop-Proportional_control-R3;0x9F:Close_Loop-Proportional_control-Average;0x50:Close_Loop-Threshold_Control-Min;0x51:Close_Loop-Threshold_Control-R1;0x52:Close_Loop-Threshold_Control-R2;0x53:Close_Loop-Threshold_Control-R3;0x5F:Close_Loop-Threshold_Control-Averag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P67W104</w:t>
            </w:r>
          </w:p>
        </w:tc>
        <w:tc>
          <w:tcPr>
            <w:tcW w:w="1196" w:type="dxa"/>
            <w:vAlign w:val="center"/>
          </w:tcPr>
          <w:p>
            <w:pPr>
              <w:jc w:val="center"/>
              <w:rPr>
                <w:sz w:val="21"/>
                <w:szCs w:val="21"/>
              </w:rPr>
            </w:pPr>
            <w:r>
              <w:t>RH078</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P67W105</w:t>
            </w:r>
          </w:p>
        </w:tc>
        <w:tc>
          <w:tcPr>
            <w:tcW w:w="1196" w:type="dxa"/>
            <w:vAlign w:val="center"/>
          </w:tcPr>
          <w:p>
            <w:pPr>
              <w:jc w:val="center"/>
              <w:rPr>
                <w:sz w:val="21"/>
                <w:szCs w:val="21"/>
              </w:rPr>
            </w:pPr>
            <w:r>
              <w:t>RH079</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P67W106</w:t>
            </w:r>
          </w:p>
        </w:tc>
        <w:tc>
          <w:tcPr>
            <w:tcW w:w="1196" w:type="dxa"/>
            <w:vAlign w:val="center"/>
          </w:tcPr>
          <w:p>
            <w:pPr>
              <w:jc w:val="center"/>
              <w:rPr>
                <w:sz w:val="21"/>
                <w:szCs w:val="21"/>
              </w:rPr>
            </w:pPr>
            <w:r>
              <w:t>RH080</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P67W107</w:t>
            </w:r>
          </w:p>
        </w:tc>
        <w:tc>
          <w:tcPr>
            <w:tcW w:w="1196" w:type="dxa"/>
            <w:vAlign w:val="center"/>
          </w:tcPr>
          <w:p>
            <w:pPr>
              <w:jc w:val="center"/>
              <w:rPr>
                <w:sz w:val="21"/>
                <w:szCs w:val="21"/>
              </w:rPr>
            </w:pPr>
            <w:r>
              <w:t>RH081</w:t>
            </w:r>
          </w:p>
        </w:tc>
        <w:tc>
          <w:tcPr>
            <w:tcW w:w="1491" w:type="dxa"/>
            <w:vAlign w:val="center"/>
          </w:tcPr>
          <w:p>
            <w:pPr>
              <w:jc w:val="center"/>
              <w:rPr>
                <w:sz w:val="21"/>
                <w:szCs w:val="21"/>
              </w:rPr>
            </w:pPr>
            <w:r>
              <w:t>reserved</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90" w:name="_Toc20502"/>
      <w:r>
        <w:rPr>
          <w:b/>
          <w:lang w:val="zh-CN"/>
        </w:rPr>
        <w:t>DCU</w:t>
      </w:r>
      <w:bookmarkEnd w:id="90"/>
    </w:p>
    <w:p>
      <w:pPr>
        <w:pStyle w:val="5"/>
      </w:pPr>
      <w:bookmarkStart w:id="91" w:name="_Toc2825"/>
      <w:r>
        <w:rPr>
          <w:b/>
          <w:lang w:val="zh-CN"/>
        </w:rPr>
        <w:t>DTS_fast_TM(2BH)</w:t>
      </w:r>
      <w:bookmarkEnd w:id="91"/>
    </w:p>
    <w:p>
      <w:r>
        <w:t>Pack ID=2BH；Pack length=7（Bytes=8）</w:t>
      </w:r>
      <w:r>
        <w:rPr>
          <w:lang w:val="zh-CN"/>
        </w:rPr>
        <w:t>。</w:t>
      </w:r>
    </w:p>
    <w:p>
      <w:pPr>
        <w:jc w:val="center"/>
      </w:pPr>
      <w:r>
        <w:rPr>
          <w:b/>
          <w:lang w:val="zh-CN"/>
        </w:rPr>
        <w:t>Table 8-27DTS_fast_TMTable</w:t>
      </w:r>
    </w:p>
    <w:tbl>
      <w:tblPr>
        <w:tblStyle w:val="94"/>
        <w:tblpPr w:leftFromText="180" w:rightFromText="180" w:vertAnchor="text" w:horzAnchor="page" w:tblpX="2233" w:tblpY="479"/>
        <w:tblOverlap w:val="never"/>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rFonts w:hint="default" w:ascii="Times New Roman" w:hAnsi="Times New Roman" w:cs="Times New Roman"/>
                <w:b/>
                <w:bCs/>
                <w:caps/>
                <w:color w:val="auto"/>
                <w:sz w:val="21"/>
                <w:szCs w:val="21"/>
              </w:rPr>
            </w:pPr>
            <w:r>
              <w:rPr>
                <w:rFonts w:hint="default" w:ascii="Times New Roman" w:hAnsi="Times New Roman" w:cs="Times New Roman"/>
                <w:b/>
                <w:bCs/>
                <w:color w:val="auto"/>
                <w:sz w:val="21"/>
                <w:szCs w:val="21"/>
              </w:rPr>
              <w:t>No</w:t>
            </w:r>
          </w:p>
        </w:tc>
        <w:tc>
          <w:tcPr>
            <w:tcW w:w="999"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Data Bytes/Bits</w:t>
            </w:r>
          </w:p>
        </w:tc>
        <w:tc>
          <w:tcPr>
            <w:tcW w:w="1196"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Parameter Number</w:t>
            </w:r>
          </w:p>
        </w:tc>
        <w:tc>
          <w:tcPr>
            <w:tcW w:w="1491"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Parameter Name</w:t>
            </w:r>
          </w:p>
        </w:tc>
        <w:tc>
          <w:tcPr>
            <w:tcW w:w="819"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Display Mode</w:t>
            </w:r>
          </w:p>
        </w:tc>
        <w:tc>
          <w:tcPr>
            <w:tcW w:w="1092"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Processing Function</w:t>
            </w:r>
          </w:p>
        </w:tc>
        <w:tc>
          <w:tcPr>
            <w:tcW w:w="1229"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Parameter Coefficient</w:t>
            </w:r>
          </w:p>
        </w:tc>
        <w:tc>
          <w:tcPr>
            <w:tcW w:w="1125"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Telemetry Type</w:t>
            </w:r>
          </w:p>
        </w:tc>
        <w:tc>
          <w:tcPr>
            <w:tcW w:w="776"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Unit</w:t>
            </w:r>
          </w:p>
        </w:tc>
        <w:tc>
          <w:tcPr>
            <w:tcW w:w="1546"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Work Range</w:t>
            </w:r>
          </w:p>
        </w:tc>
        <w:tc>
          <w:tcPr>
            <w:tcW w:w="1611"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Processing</w:t>
            </w:r>
          </w:p>
        </w:tc>
        <w:tc>
          <w:tcPr>
            <w:tcW w:w="1120"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TMYA001</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Reserved</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%X</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2</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P2BW1B7</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TMYA002</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i w:val="0"/>
                <w:color w:val="auto"/>
                <w:sz w:val="22"/>
                <w:szCs w:val="22"/>
                <w:u w:val="none"/>
              </w:rPr>
            </w:pPr>
            <w:r>
              <w:rPr>
                <w:rFonts w:hint="default" w:ascii="Times New Roman" w:hAnsi="Times New Roman" w:eastAsia="宋体" w:cs="Times New Roman"/>
                <w:i w:val="0"/>
                <w:color w:val="auto"/>
                <w:kern w:val="0"/>
                <w:sz w:val="22"/>
                <w:szCs w:val="22"/>
                <w:u w:val="none"/>
                <w:lang w:val="en-US" w:eastAsia="zh-CN" w:bidi="ar"/>
              </w:rPr>
              <w:t>Integrate Transmission Machine Work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1:</w:t>
            </w:r>
            <w:r>
              <w:rPr>
                <w:rFonts w:hint="eastAsia" w:cs="Times New Roman"/>
                <w:color w:val="auto"/>
                <w:lang w:val="en-US" w:eastAsia="zh-CN"/>
              </w:rPr>
              <w:t>loaded successfully</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3</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P2BW1B6</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TMYA003</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RF On/Off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w:t>
            </w:r>
            <w:r>
              <w:rPr>
                <w:rFonts w:hint="eastAsia" w:cs="Times New Roman"/>
                <w:color w:val="auto"/>
                <w:lang w:val="en-US" w:eastAsia="zh-CN"/>
              </w:rPr>
              <w:t>RF&amp;Antenna TURN OFF</w:t>
            </w:r>
            <w:r>
              <w:rPr>
                <w:rFonts w:hint="default" w:ascii="Times New Roman" w:hAnsi="Times New Roman" w:cs="Times New Roman"/>
                <w:color w:val="auto"/>
              </w:rPr>
              <w:t>;1:</w:t>
            </w:r>
            <w:r>
              <w:rPr>
                <w:rFonts w:hint="eastAsia" w:cs="Times New Roman"/>
                <w:color w:val="auto"/>
                <w:lang w:val="en-US" w:eastAsia="zh-CN"/>
              </w:rPr>
              <w:t>RF&amp;Antenna TURN ON</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4</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P2BW1B5</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TMYA004</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Real-time Transmission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eastAsia" w:cs="Times New Roman"/>
                <w:color w:val="auto"/>
                <w:lang w:val="en-US" w:eastAsia="zh-CN"/>
              </w:rPr>
              <w:t>1</w:t>
            </w:r>
            <w:r>
              <w:rPr>
                <w:rFonts w:hint="default" w:ascii="Times New Roman" w:hAnsi="Times New Roman" w:cs="Times New Roman"/>
                <w:color w:val="auto"/>
              </w:rPr>
              <w:t>:</w:t>
            </w:r>
            <w:r>
              <w:rPr>
                <w:rFonts w:hint="eastAsia" w:cs="Times New Roman"/>
                <w:color w:val="auto"/>
                <w:lang w:val="en-US" w:eastAsia="zh-CN"/>
              </w:rPr>
              <w:t>Real-time Transmission Stop</w:t>
            </w:r>
            <w:r>
              <w:rPr>
                <w:rFonts w:hint="default" w:ascii="Times New Roman" w:hAnsi="Times New Roman" w:cs="Times New Roman"/>
                <w:color w:val="auto"/>
              </w:rPr>
              <w:t>;</w:t>
            </w:r>
          </w:p>
          <w:p>
            <w:pPr>
              <w:jc w:val="center"/>
              <w:rPr>
                <w:rFonts w:hint="default" w:ascii="Times New Roman" w:hAnsi="Times New Roman" w:cs="Times New Roman"/>
                <w:color w:val="auto"/>
                <w:sz w:val="21"/>
                <w:szCs w:val="21"/>
                <w:lang w:val="en-US"/>
              </w:rPr>
            </w:pPr>
            <w:r>
              <w:rPr>
                <w:rFonts w:hint="eastAsia" w:cs="Times New Roman"/>
                <w:color w:val="auto"/>
                <w:lang w:val="en-US" w:eastAsia="zh-CN"/>
              </w:rPr>
              <w:t>0</w:t>
            </w:r>
            <w:r>
              <w:rPr>
                <w:rFonts w:hint="default" w:ascii="Times New Roman" w:hAnsi="Times New Roman" w:cs="Times New Roman"/>
                <w:color w:val="auto"/>
              </w:rPr>
              <w:t>:</w:t>
            </w:r>
            <w:r>
              <w:rPr>
                <w:rFonts w:hint="eastAsia" w:cs="Times New Roman"/>
                <w:color w:val="auto"/>
                <w:lang w:val="en-US" w:eastAsia="zh-CN"/>
              </w:rPr>
              <w:t>Real-time Transmission Strat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5</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TMYA005</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Modulation Spectrum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0:</w:t>
            </w:r>
            <w:r>
              <w:rPr>
                <w:rFonts w:hint="eastAsia" w:cs="Times New Roman"/>
                <w:color w:val="auto"/>
                <w:lang w:val="en-US" w:eastAsia="zh-CN"/>
              </w:rPr>
              <w:t>Modulation Mode</w:t>
            </w:r>
            <w:r>
              <w:rPr>
                <w:rFonts w:hint="default" w:ascii="Times New Roman" w:hAnsi="Times New Roman" w:cs="Times New Roman"/>
                <w:color w:val="auto"/>
              </w:rPr>
              <w:t>;1:</w:t>
            </w:r>
            <w:r>
              <w:rPr>
                <w:rFonts w:hint="eastAsia" w:cs="Times New Roman"/>
                <w:color w:val="auto"/>
                <w:lang w:val="en-US" w:eastAsia="zh-CN"/>
              </w:rPr>
              <w:t>Carrier Mode</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6</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P2BW1B3</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TMYA006</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Reserved</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7</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P2BW1B2</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TMYA007</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Reserved</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8</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P2BW1B1</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TMYA008</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Compression Ratio</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0:</w:t>
            </w:r>
            <w:r>
              <w:rPr>
                <w:rFonts w:hint="eastAsia" w:cs="Times New Roman"/>
                <w:color w:val="auto"/>
                <w:lang w:val="en-US" w:eastAsia="zh-CN"/>
              </w:rPr>
              <w:t xml:space="preserve"> 2:1CompressMode</w:t>
            </w:r>
            <w:r>
              <w:rPr>
                <w:rFonts w:hint="default" w:ascii="Times New Roman" w:hAnsi="Times New Roman" w:cs="Times New Roman"/>
                <w:color w:val="auto"/>
              </w:rPr>
              <w:t>;</w:t>
            </w:r>
          </w:p>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1:</w:t>
            </w:r>
            <w:r>
              <w:rPr>
                <w:rFonts w:hint="eastAsia" w:cs="Times New Roman"/>
                <w:color w:val="auto"/>
                <w:lang w:val="en-US" w:eastAsia="zh-CN"/>
              </w:rPr>
              <w:t>Lossless CompressMode</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9</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P2BW1B0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TMYA009</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Reserved</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10</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P2BW2B7~B4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TMYA010</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SSM MAIN/REDN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0000:</w:t>
            </w:r>
            <w:r>
              <w:rPr>
                <w:rFonts w:hint="eastAsia" w:cs="Times New Roman"/>
                <w:color w:val="auto"/>
                <w:lang w:val="en-US" w:eastAsia="zh-CN"/>
              </w:rPr>
              <w:t>SSM Main Work</w:t>
            </w:r>
            <w:r>
              <w:rPr>
                <w:rFonts w:hint="default" w:ascii="Times New Roman" w:hAnsi="Times New Roman" w:cs="Times New Roman"/>
                <w:color w:val="auto"/>
              </w:rPr>
              <w:t>;</w:t>
            </w:r>
          </w:p>
          <w:p>
            <w:pPr>
              <w:jc w:val="center"/>
              <w:rPr>
                <w:rFonts w:hint="default" w:ascii="Times New Roman" w:hAnsi="Times New Roman" w:cs="Times New Roman"/>
                <w:color w:val="auto"/>
                <w:sz w:val="21"/>
                <w:szCs w:val="21"/>
              </w:rPr>
            </w:pPr>
            <w:r>
              <w:rPr>
                <w:rFonts w:hint="default" w:ascii="Times New Roman" w:hAnsi="Times New Roman" w:cs="Times New Roman"/>
                <w:color w:val="auto"/>
              </w:rPr>
              <w:t>1111:</w:t>
            </w:r>
            <w:r>
              <w:rPr>
                <w:rFonts w:hint="eastAsia" w:cs="Times New Roman"/>
                <w:color w:val="auto"/>
                <w:lang w:val="en-US" w:eastAsia="zh-CN"/>
              </w:rPr>
              <w:t>SSM Backup Work</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0000~1111B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11</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P2BW2B3~B0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TMYA011</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SSM Work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both"/>
              <w:rPr>
                <w:rFonts w:hint="default" w:ascii="Times New Roman" w:hAnsi="Times New Roman" w:cs="Times New Roman"/>
                <w:color w:val="auto"/>
              </w:rPr>
            </w:pPr>
            <w:r>
              <w:rPr>
                <w:rFonts w:hint="default" w:ascii="Times New Roman" w:hAnsi="Times New Roman" w:cs="Times New Roman"/>
                <w:color w:val="auto"/>
              </w:rPr>
              <w:t>0000:</w:t>
            </w:r>
            <w:r>
              <w:rPr>
                <w:rFonts w:hint="eastAsia" w:cs="Times New Roman"/>
                <w:color w:val="auto"/>
                <w:lang w:val="en-US" w:eastAsia="zh-CN"/>
              </w:rPr>
              <w:t>SSM standyby</w:t>
            </w:r>
            <w:r>
              <w:rPr>
                <w:rFonts w:hint="default" w:ascii="Times New Roman" w:hAnsi="Times New Roman" w:cs="Times New Roman"/>
                <w:color w:val="auto"/>
              </w:rPr>
              <w:t>;</w:t>
            </w:r>
          </w:p>
          <w:p>
            <w:pPr>
              <w:jc w:val="both"/>
              <w:rPr>
                <w:rFonts w:hint="default" w:ascii="Times New Roman" w:hAnsi="Times New Roman" w:cs="Times New Roman"/>
                <w:color w:val="auto"/>
                <w:lang w:val="en-US"/>
              </w:rPr>
            </w:pPr>
            <w:r>
              <w:rPr>
                <w:rFonts w:hint="default" w:ascii="Times New Roman" w:hAnsi="Times New Roman" w:cs="Times New Roman"/>
                <w:color w:val="auto"/>
              </w:rPr>
              <w:t>0001:</w:t>
            </w:r>
            <w:r>
              <w:rPr>
                <w:rFonts w:hint="eastAsia" w:cs="Times New Roman"/>
                <w:color w:val="auto"/>
                <w:lang w:val="en-US" w:eastAsia="zh-CN"/>
              </w:rPr>
              <w:t>SSM self-Detecting</w:t>
            </w:r>
          </w:p>
          <w:p>
            <w:pPr>
              <w:jc w:val="both"/>
              <w:rPr>
                <w:rFonts w:hint="default" w:ascii="Times New Roman" w:hAnsi="Times New Roman" w:cs="Times New Roman"/>
                <w:color w:val="auto"/>
              </w:rPr>
            </w:pPr>
            <w:r>
              <w:rPr>
                <w:rFonts w:hint="default" w:ascii="Times New Roman" w:hAnsi="Times New Roman" w:cs="Times New Roman"/>
                <w:color w:val="auto"/>
              </w:rPr>
              <w:t>0010:</w:t>
            </w:r>
            <w:r>
              <w:rPr>
                <w:rFonts w:hint="eastAsia" w:cs="Times New Roman"/>
                <w:color w:val="auto"/>
                <w:lang w:val="en-US" w:eastAsia="zh-CN"/>
              </w:rPr>
              <w:t>SSM erasing</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0011:</w:t>
            </w:r>
            <w:r>
              <w:rPr>
                <w:rFonts w:hint="eastAsia" w:cs="Times New Roman"/>
                <w:color w:val="auto"/>
                <w:lang w:val="en-US" w:eastAsia="zh-CN"/>
              </w:rPr>
              <w:t xml:space="preserve">SSM erasing over </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0100:</w:t>
            </w:r>
            <w:r>
              <w:rPr>
                <w:rFonts w:hint="eastAsia" w:cs="Times New Roman"/>
                <w:color w:val="auto"/>
                <w:lang w:val="en-US" w:eastAsia="zh-CN"/>
              </w:rPr>
              <w:t>SSM resetting</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0101:</w:t>
            </w:r>
            <w:r>
              <w:rPr>
                <w:rFonts w:hint="eastAsia" w:cs="Times New Roman"/>
                <w:color w:val="auto"/>
                <w:lang w:val="en-US" w:eastAsia="zh-CN"/>
              </w:rPr>
              <w:t>SSM resetting over</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0110:</w:t>
            </w:r>
            <w:r>
              <w:rPr>
                <w:rFonts w:hint="eastAsia" w:cs="Times New Roman"/>
                <w:color w:val="auto"/>
                <w:lang w:val="en-US" w:eastAsia="zh-CN"/>
              </w:rPr>
              <w:t>SSM recording by sequence</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0111:</w:t>
            </w:r>
            <w:r>
              <w:rPr>
                <w:rFonts w:hint="eastAsia" w:cs="Times New Roman"/>
                <w:color w:val="auto"/>
                <w:lang w:val="en-US" w:eastAsia="zh-CN"/>
              </w:rPr>
              <w:t>SSM recording over</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1000:</w:t>
            </w:r>
            <w:r>
              <w:rPr>
                <w:rFonts w:hint="eastAsia" w:cs="Times New Roman"/>
                <w:color w:val="auto"/>
                <w:lang w:val="en-US" w:eastAsia="zh-CN"/>
              </w:rPr>
              <w:t>SSM replaying by sequence</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1001:</w:t>
            </w:r>
            <w:r>
              <w:rPr>
                <w:rFonts w:hint="eastAsia" w:cs="Times New Roman"/>
                <w:color w:val="auto"/>
                <w:lang w:val="en-US" w:eastAsia="zh-CN"/>
              </w:rPr>
              <w:t>SSM recording by address</w:t>
            </w:r>
            <w:r>
              <w:rPr>
                <w:rFonts w:hint="default" w:ascii="Times New Roman" w:hAnsi="Times New Roman" w:cs="Times New Roman"/>
                <w:color w:val="auto"/>
              </w:rPr>
              <w:t>;</w:t>
            </w:r>
          </w:p>
          <w:p>
            <w:pPr>
              <w:jc w:val="both"/>
              <w:rPr>
                <w:rFonts w:hint="default" w:ascii="Times New Roman" w:hAnsi="Times New Roman" w:cs="Times New Roman"/>
                <w:color w:val="auto"/>
              </w:rPr>
            </w:pPr>
            <w:r>
              <w:rPr>
                <w:rFonts w:hint="default" w:ascii="Times New Roman" w:hAnsi="Times New Roman" w:cs="Times New Roman"/>
                <w:color w:val="auto"/>
              </w:rPr>
              <w:t>1010:</w:t>
            </w:r>
            <w:r>
              <w:rPr>
                <w:rFonts w:hint="eastAsia" w:cs="Times New Roman"/>
                <w:color w:val="auto"/>
                <w:lang w:val="en-US" w:eastAsia="zh-CN"/>
              </w:rPr>
              <w:t>SSM replaying by sequence</w:t>
            </w:r>
            <w:r>
              <w:rPr>
                <w:rFonts w:hint="default" w:ascii="Times New Roman" w:hAnsi="Times New Roman" w:cs="Times New Roman"/>
                <w:color w:val="auto"/>
              </w:rPr>
              <w:t>;</w:t>
            </w:r>
          </w:p>
          <w:p>
            <w:pPr>
              <w:jc w:val="both"/>
              <w:rPr>
                <w:rFonts w:hint="eastAsia" w:cs="Times New Roman"/>
                <w:color w:val="auto"/>
                <w:lang w:val="en-US" w:eastAsia="zh-CN"/>
              </w:rPr>
            </w:pPr>
            <w:r>
              <w:rPr>
                <w:rFonts w:hint="default" w:ascii="Times New Roman" w:hAnsi="Times New Roman" w:cs="Times New Roman"/>
                <w:color w:val="auto"/>
              </w:rPr>
              <w:t>1011:</w:t>
            </w:r>
            <w:r>
              <w:rPr>
                <w:rFonts w:hint="eastAsia" w:cs="Times New Roman"/>
                <w:color w:val="auto"/>
                <w:lang w:val="en-US" w:eastAsia="zh-CN"/>
              </w:rPr>
              <w:t>SSM replaying over</w:t>
            </w:r>
          </w:p>
          <w:p>
            <w:pPr>
              <w:jc w:val="both"/>
              <w:rPr>
                <w:rFonts w:hint="default" w:ascii="Times New Roman" w:hAnsi="Times New Roman" w:cs="Times New Roman"/>
                <w:color w:val="auto"/>
                <w:sz w:val="21"/>
                <w:szCs w:val="21"/>
                <w:lang w:val="en-US"/>
              </w:rPr>
            </w:pPr>
            <w:r>
              <w:rPr>
                <w:rFonts w:hint="default" w:ascii="Times New Roman" w:hAnsi="Times New Roman" w:cs="Times New Roman"/>
                <w:color w:val="auto"/>
              </w:rPr>
              <w:t>;1100:</w:t>
            </w:r>
            <w:r>
              <w:rPr>
                <w:rFonts w:hint="eastAsia" w:cs="Times New Roman"/>
                <w:color w:val="auto"/>
                <w:lang w:val="en-US" w:eastAsia="zh-CN"/>
              </w:rPr>
              <w:t>SSM self-Detectingover</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0000~1111B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12</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P2BW3B7~B4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TMYA012</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CAN A Reset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13</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P2BW3B3~B0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TMYA013</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CAN B Reset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14</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P2BW4B7~B4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TMYA014</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CAN A Command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15</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P2BW4B3~B0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TMYA015</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CAN B Command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16</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P2BW5B7~B4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TMYA016</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SSM Capacity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0000:</w:t>
            </w:r>
            <w:r>
              <w:rPr>
                <w:rFonts w:hint="eastAsia" w:cs="Times New Roman"/>
                <w:color w:val="auto"/>
                <w:lang w:val="en-US" w:eastAsia="zh-CN"/>
              </w:rPr>
              <w:t>SMM no full</w:t>
            </w:r>
            <w:r>
              <w:rPr>
                <w:rFonts w:hint="default" w:ascii="Times New Roman" w:hAnsi="Times New Roman" w:cs="Times New Roman"/>
                <w:color w:val="auto"/>
              </w:rPr>
              <w:t>;</w:t>
            </w:r>
          </w:p>
          <w:p>
            <w:pPr>
              <w:jc w:val="center"/>
              <w:rPr>
                <w:rFonts w:hint="default" w:ascii="Times New Roman" w:hAnsi="Times New Roman" w:cs="Times New Roman"/>
                <w:color w:val="auto"/>
              </w:rPr>
            </w:pPr>
            <w:r>
              <w:rPr>
                <w:rFonts w:hint="default" w:ascii="Times New Roman" w:hAnsi="Times New Roman" w:cs="Times New Roman"/>
                <w:color w:val="auto"/>
              </w:rPr>
              <w:t>0011:</w:t>
            </w:r>
            <w:r>
              <w:rPr>
                <w:rFonts w:hint="eastAsia" w:cs="Times New Roman"/>
                <w:color w:val="auto"/>
                <w:lang w:val="en-US" w:eastAsia="zh-CN"/>
              </w:rPr>
              <w:t>SSM empty</w:t>
            </w:r>
            <w:r>
              <w:rPr>
                <w:rFonts w:hint="default" w:ascii="Times New Roman" w:hAnsi="Times New Roman" w:cs="Times New Roman"/>
                <w:color w:val="auto"/>
              </w:rPr>
              <w:t>;</w:t>
            </w:r>
          </w:p>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1100:</w:t>
            </w:r>
            <w:r>
              <w:rPr>
                <w:rFonts w:hint="eastAsia" w:cs="Times New Roman"/>
                <w:color w:val="auto"/>
                <w:lang w:val="en-US" w:eastAsia="zh-CN"/>
              </w:rPr>
              <w:t>SSM FULL</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0000~1111B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17</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P2BW5B3~B2</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TMYA017</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 xml:space="preserve"> Pointer Save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0~3</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18</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P2BW5B1~B0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TMYA018</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 xml:space="preserve"> Pointer Recovery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0~3</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19</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P2BW6B7~B4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TMYA019</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Receiving GPS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20</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P2BW6B3~B0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TMYA020</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Forwarding GPS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21</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P2BW7B7~B4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TMYA021</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Receiving Satellite Time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22</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P2BW7B3~B0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TMYA022</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Forwarding Satellite Time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bl>
    <w:p>
      <w:pPr>
        <w:bidi w:val="0"/>
      </w:pPr>
    </w:p>
    <w:p>
      <w:pPr>
        <w:bidi w:val="0"/>
      </w:pPr>
    </w:p>
    <w:p>
      <w:pPr>
        <w:pStyle w:val="5"/>
      </w:pPr>
      <w:bookmarkStart w:id="92" w:name="_Toc19958"/>
      <w:r>
        <w:rPr>
          <w:b/>
          <w:lang w:val="zh-CN"/>
        </w:rPr>
        <w:t>DTS_slow_TM(4BH)</w:t>
      </w:r>
      <w:bookmarkEnd w:id="92"/>
    </w:p>
    <w:p>
      <w:r>
        <w:t>Pack ID=4BH；Pack length=15（Bytes=16）</w:t>
      </w:r>
      <w:r>
        <w:rPr>
          <w:lang w:val="zh-CN"/>
        </w:rPr>
        <w:t>。</w:t>
      </w:r>
    </w:p>
    <w:p>
      <w:pPr>
        <w:jc w:val="center"/>
      </w:pPr>
      <w:r>
        <w:rPr>
          <w:b/>
          <w:lang w:val="zh-CN"/>
        </w:rPr>
        <w:t>Table 8-28DTS_slow_TMTable</w:t>
      </w:r>
    </w:p>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rFonts w:hint="default" w:ascii="Times New Roman" w:hAnsi="Times New Roman" w:cs="Times New Roman"/>
                <w:b/>
                <w:bCs/>
                <w:caps/>
                <w:color w:val="auto"/>
                <w:sz w:val="21"/>
                <w:szCs w:val="21"/>
              </w:rPr>
            </w:pPr>
            <w:r>
              <w:rPr>
                <w:rFonts w:hint="default" w:ascii="Times New Roman" w:hAnsi="Times New Roman" w:cs="Times New Roman"/>
                <w:b/>
                <w:bCs/>
                <w:color w:val="auto"/>
                <w:sz w:val="21"/>
                <w:szCs w:val="21"/>
              </w:rPr>
              <w:t>No</w:t>
            </w:r>
          </w:p>
        </w:tc>
        <w:tc>
          <w:tcPr>
            <w:tcW w:w="999"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Data Bytes/Bits</w:t>
            </w:r>
          </w:p>
        </w:tc>
        <w:tc>
          <w:tcPr>
            <w:tcW w:w="1196"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Parameter Number</w:t>
            </w:r>
          </w:p>
        </w:tc>
        <w:tc>
          <w:tcPr>
            <w:tcW w:w="1491"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Parameter Name</w:t>
            </w:r>
          </w:p>
        </w:tc>
        <w:tc>
          <w:tcPr>
            <w:tcW w:w="819"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Display Mode</w:t>
            </w:r>
          </w:p>
        </w:tc>
        <w:tc>
          <w:tcPr>
            <w:tcW w:w="1092"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Processing Function</w:t>
            </w:r>
          </w:p>
        </w:tc>
        <w:tc>
          <w:tcPr>
            <w:tcW w:w="1229"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Parameter Coefficient</w:t>
            </w:r>
          </w:p>
        </w:tc>
        <w:tc>
          <w:tcPr>
            <w:tcW w:w="1125"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Telemetry Type</w:t>
            </w:r>
          </w:p>
        </w:tc>
        <w:tc>
          <w:tcPr>
            <w:tcW w:w="776"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Unit</w:t>
            </w:r>
          </w:p>
        </w:tc>
        <w:tc>
          <w:tcPr>
            <w:tcW w:w="1546"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Work Range</w:t>
            </w:r>
          </w:p>
        </w:tc>
        <w:tc>
          <w:tcPr>
            <w:tcW w:w="1611"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Processing</w:t>
            </w:r>
          </w:p>
        </w:tc>
        <w:tc>
          <w:tcPr>
            <w:tcW w:w="1120" w:type="dxa"/>
            <w:vAlign w:val="center"/>
          </w:tcPr>
          <w:p>
            <w:pPr>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P4BW0~W1</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TMYA023</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SSM Recording Pointer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%X</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2</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P4BW02B7~B4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TMYA024</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Receiving Attitude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3</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P4BW02B3~B0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TMYA025</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Forwarding Attitude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4</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P4BW03B7</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TMYA026</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1"/>
                <w:szCs w:val="21"/>
                <w:u w:val="none"/>
                <w:lang w:val="en-US" w:eastAsia="zh-CN" w:bidi="ar"/>
              </w:rPr>
              <w:t xml:space="preserve">GPS time availability sign </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1</w:t>
            </w:r>
            <w:r>
              <w:rPr>
                <w:rFonts w:hint="eastAsia" w:cs="Times New Roman"/>
                <w:color w:val="auto"/>
                <w:lang w:val="en-US" w:eastAsia="zh-CN"/>
              </w:rPr>
              <w:t>:effective value</w:t>
            </w:r>
            <w:r>
              <w:rPr>
                <w:rFonts w:hint="default" w:ascii="Times New Roman" w:hAnsi="Times New Roman" w:cs="Times New Roman"/>
                <w:color w:val="auto"/>
              </w:rPr>
              <w:t>;</w:t>
            </w:r>
          </w:p>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0:</w:t>
            </w:r>
            <w:r>
              <w:rPr>
                <w:rFonts w:hint="eastAsia" w:cs="Times New Roman"/>
                <w:color w:val="auto"/>
                <w:lang w:val="en-US" w:eastAsia="zh-CN"/>
              </w:rPr>
              <w:t>invalid value</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5</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P4BW03B6~B4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TMYA027</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1"/>
                <w:szCs w:val="21"/>
                <w:u w:val="none"/>
                <w:lang w:val="en-US" w:eastAsia="zh-CN" w:bidi="ar"/>
              </w:rPr>
              <w:t xml:space="preserve">GPS positioning or orbit determination data </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101:</w:t>
            </w:r>
            <w:r>
              <w:rPr>
                <w:rFonts w:hint="eastAsia" w:cs="Times New Roman"/>
                <w:color w:val="auto"/>
                <w:lang w:val="en-US" w:eastAsia="zh-CN"/>
              </w:rPr>
              <w:t>Absoulte positioning data</w:t>
            </w:r>
            <w:r>
              <w:rPr>
                <w:rFonts w:hint="default" w:ascii="Times New Roman" w:hAnsi="Times New Roman" w:cs="Times New Roman"/>
                <w:color w:val="auto"/>
              </w:rPr>
              <w:t>;</w:t>
            </w:r>
          </w:p>
          <w:p>
            <w:pPr>
              <w:jc w:val="center"/>
              <w:rPr>
                <w:rFonts w:hint="default" w:ascii="Times New Roman" w:hAnsi="Times New Roman" w:cs="Times New Roman"/>
                <w:color w:val="auto"/>
              </w:rPr>
            </w:pPr>
            <w:r>
              <w:rPr>
                <w:rFonts w:hint="default" w:ascii="Times New Roman" w:hAnsi="Times New Roman" w:cs="Times New Roman"/>
                <w:color w:val="auto"/>
              </w:rPr>
              <w:t>011:</w:t>
            </w:r>
            <w:r>
              <w:rPr>
                <w:rFonts w:hint="eastAsia" w:cs="Times New Roman"/>
                <w:color w:val="auto"/>
                <w:lang w:val="en-US" w:eastAsia="zh-CN"/>
              </w:rPr>
              <w:t>Orbit determination date</w:t>
            </w:r>
            <w:r>
              <w:rPr>
                <w:rFonts w:hint="default" w:ascii="Times New Roman" w:hAnsi="Times New Roman" w:cs="Times New Roman"/>
                <w:color w:val="auto"/>
              </w:rPr>
              <w:t>;</w:t>
            </w:r>
          </w:p>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110:</w:t>
            </w:r>
            <w:r>
              <w:rPr>
                <w:rFonts w:hint="eastAsia" w:cs="Times New Roman"/>
                <w:color w:val="auto"/>
                <w:lang w:val="en-US" w:eastAsia="zh-CN"/>
              </w:rPr>
              <w:t>Orbit extrapolating data</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000~111B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6</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P4BW03B3~B0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TMYA028</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1"/>
                <w:szCs w:val="21"/>
                <w:u w:val="none"/>
                <w:lang w:val="en-US" w:eastAsia="zh-CN" w:bidi="ar"/>
              </w:rPr>
              <w:t xml:space="preserve">GPS data error counter </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7</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P4BW4~W5</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TMYA029</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SSM Playback Pointer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%X</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8</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P4BW6~W7</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TMYA030</w:t>
            </w:r>
          </w:p>
        </w:tc>
        <w:tc>
          <w:tcPr>
            <w:tcW w:w="1491" w:type="dxa"/>
            <w:vAlign w:val="bottom"/>
          </w:tcPr>
          <w:p>
            <w:pPr>
              <w:keepNext w:val="0"/>
              <w:keepLines w:val="0"/>
              <w:widowControl/>
              <w:suppressLineNumbers w:val="0"/>
              <w:jc w:val="center"/>
              <w:textAlignment w:val="bottom"/>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SSM Remainder Space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0~16383</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9</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P4BW8~W9</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TMYA031</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Central Angle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%d</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t>complement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0°~+360°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10</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P4BW10~W11</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TMYA032</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Azimuth</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%d</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t>complement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-360.0°~+360.0°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11</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P4BW12</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TMYA033</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Receiving Command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0~255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12</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P4BW13</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TMYA034</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Receiving Command Successful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0~255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13</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P4BW14B7</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TMYA035</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Time Synchonization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0:</w:t>
            </w:r>
            <w:r>
              <w:rPr>
                <w:rFonts w:hint="default" w:ascii="Times New Roman" w:hAnsi="Times New Roman" w:eastAsia="宋体" w:cs="Times New Roman"/>
                <w:i w:val="0"/>
                <w:color w:val="auto"/>
                <w:kern w:val="0"/>
                <w:sz w:val="22"/>
                <w:szCs w:val="22"/>
                <w:u w:val="none"/>
                <w:lang w:val="en-US" w:eastAsia="zh-CN" w:bidi="ar"/>
              </w:rPr>
              <w:t>Time Synchonization</w:t>
            </w:r>
            <w:r>
              <w:rPr>
                <w:rFonts w:hint="eastAsia" w:cs="Times New Roman"/>
                <w:i w:val="0"/>
                <w:color w:val="auto"/>
                <w:kern w:val="0"/>
                <w:sz w:val="22"/>
                <w:szCs w:val="22"/>
                <w:u w:val="none"/>
                <w:lang w:val="en-US" w:eastAsia="zh-CN" w:bidi="ar"/>
              </w:rPr>
              <w:t>failure</w:t>
            </w:r>
            <w:r>
              <w:rPr>
                <w:rFonts w:hint="default" w:ascii="Times New Roman" w:hAnsi="Times New Roman" w:cs="Times New Roman"/>
                <w:color w:val="auto"/>
              </w:rPr>
              <w:t>;</w:t>
            </w:r>
          </w:p>
          <w:p>
            <w:pPr>
              <w:jc w:val="center"/>
              <w:rPr>
                <w:rFonts w:hint="default" w:ascii="Times New Roman" w:hAnsi="Times New Roman" w:cs="Times New Roman"/>
                <w:color w:val="auto"/>
                <w:sz w:val="21"/>
                <w:szCs w:val="21"/>
              </w:rPr>
            </w:pPr>
            <w:r>
              <w:rPr>
                <w:rFonts w:hint="default" w:ascii="Times New Roman" w:hAnsi="Times New Roman" w:cs="Times New Roman"/>
                <w:color w:val="auto"/>
              </w:rPr>
              <w:t>1:</w:t>
            </w:r>
            <w:r>
              <w:rPr>
                <w:rFonts w:hint="default" w:ascii="Times New Roman" w:hAnsi="Times New Roman" w:eastAsia="宋体" w:cs="Times New Roman"/>
                <w:i w:val="0"/>
                <w:color w:val="auto"/>
                <w:kern w:val="0"/>
                <w:sz w:val="22"/>
                <w:szCs w:val="22"/>
                <w:u w:val="none"/>
                <w:lang w:val="en-US" w:eastAsia="zh-CN" w:bidi="ar"/>
              </w:rPr>
              <w:t>Time Synchonization</w:t>
            </w:r>
            <w:r>
              <w:rPr>
                <w:rFonts w:hint="eastAsia" w:cs="Times New Roman"/>
                <w:i w:val="0"/>
                <w:color w:val="auto"/>
                <w:kern w:val="0"/>
                <w:sz w:val="22"/>
                <w:szCs w:val="22"/>
                <w:u w:val="none"/>
                <w:lang w:val="en-US" w:eastAsia="zh-CN" w:bidi="ar"/>
              </w:rPr>
              <w:t>successsful</w:t>
            </w: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14</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P4BW14B6</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TMYA036</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Upload Data Package State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0:</w:t>
            </w:r>
            <w:r>
              <w:rPr>
                <w:rFonts w:hint="eastAsia" w:cs="Times New Roman"/>
                <w:color w:val="auto"/>
                <w:lang w:val="en-US" w:eastAsia="zh-CN"/>
              </w:rPr>
              <w:t xml:space="preserve">Data write </w:t>
            </w:r>
            <w:r>
              <w:rPr>
                <w:rFonts w:hint="eastAsia" w:cs="Times New Roman"/>
                <w:i w:val="0"/>
                <w:color w:val="auto"/>
                <w:kern w:val="0"/>
                <w:sz w:val="22"/>
                <w:szCs w:val="22"/>
                <w:u w:val="none"/>
                <w:lang w:val="en-US" w:eastAsia="zh-CN" w:bidi="ar"/>
              </w:rPr>
              <w:t>failure</w:t>
            </w:r>
            <w:r>
              <w:rPr>
                <w:rFonts w:hint="default" w:ascii="Times New Roman" w:hAnsi="Times New Roman" w:cs="Times New Roman"/>
                <w:color w:val="auto"/>
              </w:rPr>
              <w:t>;</w:t>
            </w:r>
          </w:p>
          <w:p>
            <w:pPr>
              <w:jc w:val="center"/>
              <w:rPr>
                <w:rFonts w:hint="default" w:ascii="Times New Roman" w:hAnsi="Times New Roman" w:cs="Times New Roman"/>
                <w:color w:val="auto"/>
                <w:sz w:val="21"/>
                <w:szCs w:val="21"/>
                <w:lang w:val="en-US"/>
              </w:rPr>
            </w:pPr>
            <w:r>
              <w:rPr>
                <w:rFonts w:hint="default" w:ascii="Times New Roman" w:hAnsi="Times New Roman" w:cs="Times New Roman"/>
                <w:color w:val="auto"/>
              </w:rPr>
              <w:t>1:</w:t>
            </w:r>
            <w:r>
              <w:rPr>
                <w:rFonts w:hint="eastAsia" w:cs="Times New Roman"/>
                <w:color w:val="auto"/>
                <w:lang w:val="en-US" w:eastAsia="zh-CN"/>
              </w:rPr>
              <w:t xml:space="preserve">Data write </w:t>
            </w:r>
            <w:r>
              <w:rPr>
                <w:rFonts w:hint="eastAsia" w:cs="Times New Roman"/>
                <w:i w:val="0"/>
                <w:color w:val="auto"/>
                <w:kern w:val="0"/>
                <w:sz w:val="22"/>
                <w:szCs w:val="22"/>
                <w:u w:val="none"/>
                <w:lang w:val="en-US" w:eastAsia="zh-CN" w:bidi="ar"/>
              </w:rPr>
              <w:t>successsful</w:t>
            </w: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15</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P4BW14B5~B4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TMYA037</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Working mode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rPr>
            </w:pPr>
            <w:r>
              <w:rPr>
                <w:rFonts w:hint="default" w:ascii="Times New Roman" w:hAnsi="Times New Roman" w:cs="Times New Roman"/>
                <w:color w:val="auto"/>
              </w:rPr>
              <w:t>01:</w:t>
            </w:r>
            <w:r>
              <w:rPr>
                <w:rFonts w:hint="eastAsia" w:cs="Times New Roman"/>
                <w:color w:val="auto"/>
                <w:lang w:val="en-US" w:eastAsia="zh-CN"/>
              </w:rPr>
              <w:t>Autonomic Computing mode</w:t>
            </w:r>
            <w:r>
              <w:rPr>
                <w:rFonts w:hint="default" w:ascii="Times New Roman" w:hAnsi="Times New Roman" w:cs="Times New Roman"/>
                <w:color w:val="auto"/>
              </w:rPr>
              <w:t>;</w:t>
            </w:r>
          </w:p>
          <w:p>
            <w:pPr>
              <w:jc w:val="center"/>
              <w:rPr>
                <w:rFonts w:hint="default" w:ascii="Times New Roman" w:hAnsi="Times New Roman" w:cs="Times New Roman"/>
                <w:color w:val="auto"/>
              </w:rPr>
            </w:pPr>
            <w:r>
              <w:rPr>
                <w:rFonts w:hint="default" w:ascii="Times New Roman" w:hAnsi="Times New Roman" w:cs="Times New Roman"/>
                <w:color w:val="auto"/>
              </w:rPr>
              <w:t>00:</w:t>
            </w:r>
            <w:r>
              <w:rPr>
                <w:rFonts w:hint="eastAsia" w:cs="Times New Roman"/>
                <w:color w:val="auto"/>
                <w:lang w:val="en-US" w:eastAsia="zh-CN"/>
              </w:rPr>
              <w:t>Standby mode</w:t>
            </w:r>
            <w:r>
              <w:rPr>
                <w:rFonts w:hint="default" w:ascii="Times New Roman" w:hAnsi="Times New Roman" w:cs="Times New Roman"/>
                <w:color w:val="auto"/>
              </w:rPr>
              <w:t>;</w:t>
            </w:r>
          </w:p>
          <w:p>
            <w:pPr>
              <w:jc w:val="center"/>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rPr>
              <w:t>10:</w:t>
            </w:r>
            <w:r>
              <w:rPr>
                <w:rFonts w:hint="eastAsia" w:cs="Times New Roman"/>
                <w:color w:val="auto"/>
                <w:lang w:val="en-US" w:eastAsia="zh-CN"/>
              </w:rPr>
              <w:t>Upload diretection Angles mode</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16</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P4BW14B3~B0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TMYA038</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Ground Station marker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0001:</w:t>
            </w:r>
            <w:r>
              <w:rPr>
                <w:rFonts w:hint="default" w:ascii="Times New Roman" w:hAnsi="Times New Roman" w:eastAsia="宋体" w:cs="Times New Roman"/>
                <w:i w:val="0"/>
                <w:color w:val="auto"/>
                <w:kern w:val="0"/>
                <w:sz w:val="22"/>
                <w:szCs w:val="22"/>
                <w:u w:val="none"/>
                <w:lang w:val="en-US" w:eastAsia="zh-CN" w:bidi="ar"/>
              </w:rPr>
              <w:t>Ground Station</w:t>
            </w:r>
            <w:r>
              <w:rPr>
                <w:rFonts w:hint="default" w:ascii="Times New Roman" w:hAnsi="Times New Roman" w:cs="Times New Roman"/>
                <w:color w:val="auto"/>
              </w:rPr>
              <w:t>1;0010:</w:t>
            </w:r>
            <w:r>
              <w:rPr>
                <w:rFonts w:hint="default" w:ascii="Times New Roman" w:hAnsi="Times New Roman" w:eastAsia="宋体" w:cs="Times New Roman"/>
                <w:i w:val="0"/>
                <w:color w:val="auto"/>
                <w:kern w:val="0"/>
                <w:sz w:val="22"/>
                <w:szCs w:val="22"/>
                <w:u w:val="none"/>
                <w:lang w:val="en-US" w:eastAsia="zh-CN" w:bidi="ar"/>
              </w:rPr>
              <w:t>Ground Station</w:t>
            </w:r>
            <w:r>
              <w:rPr>
                <w:rFonts w:hint="default" w:ascii="Times New Roman" w:hAnsi="Times New Roman" w:cs="Times New Roman"/>
                <w:color w:val="auto"/>
              </w:rPr>
              <w:t>2;0011:</w:t>
            </w:r>
            <w:r>
              <w:rPr>
                <w:rFonts w:hint="default" w:ascii="Times New Roman" w:hAnsi="Times New Roman" w:eastAsia="宋体" w:cs="Times New Roman"/>
                <w:i w:val="0"/>
                <w:color w:val="auto"/>
                <w:kern w:val="0"/>
                <w:sz w:val="22"/>
                <w:szCs w:val="22"/>
                <w:u w:val="none"/>
                <w:lang w:val="en-US" w:eastAsia="zh-CN" w:bidi="ar"/>
              </w:rPr>
              <w:t xml:space="preserve">Ground Station </w:t>
            </w:r>
            <w:r>
              <w:rPr>
                <w:rFonts w:hint="default" w:ascii="Times New Roman" w:hAnsi="Times New Roman" w:cs="Times New Roman"/>
                <w:color w:val="auto"/>
              </w:rPr>
              <w:t>3;0100:</w:t>
            </w:r>
            <w:r>
              <w:rPr>
                <w:rFonts w:hint="default" w:ascii="Times New Roman" w:hAnsi="Times New Roman" w:eastAsia="宋体" w:cs="Times New Roman"/>
                <w:i w:val="0"/>
                <w:color w:val="auto"/>
                <w:kern w:val="0"/>
                <w:sz w:val="22"/>
                <w:szCs w:val="22"/>
                <w:u w:val="none"/>
                <w:lang w:val="en-US" w:eastAsia="zh-CN" w:bidi="ar"/>
              </w:rPr>
              <w:t xml:space="preserve">Ground Station </w:t>
            </w:r>
            <w:r>
              <w:rPr>
                <w:rFonts w:hint="default" w:ascii="Times New Roman" w:hAnsi="Times New Roman" w:cs="Times New Roman"/>
                <w:color w:val="auto"/>
              </w:rPr>
              <w:t>4;0101:</w:t>
            </w:r>
            <w:r>
              <w:rPr>
                <w:rFonts w:hint="default" w:ascii="Times New Roman" w:hAnsi="Times New Roman" w:eastAsia="宋体" w:cs="Times New Roman"/>
                <w:i w:val="0"/>
                <w:color w:val="auto"/>
                <w:kern w:val="0"/>
                <w:sz w:val="22"/>
                <w:szCs w:val="22"/>
                <w:u w:val="none"/>
                <w:lang w:val="en-US" w:eastAsia="zh-CN" w:bidi="ar"/>
              </w:rPr>
              <w:t xml:space="preserve">Ground Station </w:t>
            </w:r>
            <w:r>
              <w:rPr>
                <w:rFonts w:hint="default" w:ascii="Times New Roman" w:hAnsi="Times New Roman" w:cs="Times New Roman"/>
                <w:color w:val="auto"/>
              </w:rPr>
              <w:t>5;0110:</w:t>
            </w:r>
            <w:r>
              <w:rPr>
                <w:rFonts w:hint="default" w:ascii="Times New Roman" w:hAnsi="Times New Roman" w:eastAsia="宋体" w:cs="Times New Roman"/>
                <w:i w:val="0"/>
                <w:color w:val="auto"/>
                <w:kern w:val="0"/>
                <w:sz w:val="22"/>
                <w:szCs w:val="22"/>
                <w:u w:val="none"/>
                <w:lang w:val="en-US" w:eastAsia="zh-CN" w:bidi="ar"/>
              </w:rPr>
              <w:t xml:space="preserve">Ground Station </w:t>
            </w:r>
            <w:r>
              <w:rPr>
                <w:rFonts w:hint="default" w:ascii="Times New Roman" w:hAnsi="Times New Roman" w:cs="Times New Roman"/>
                <w:color w:val="auto"/>
              </w:rPr>
              <w:t>6;0111:</w:t>
            </w:r>
            <w:r>
              <w:rPr>
                <w:rFonts w:hint="default" w:ascii="Times New Roman" w:hAnsi="Times New Roman" w:eastAsia="宋体" w:cs="Times New Roman"/>
                <w:i w:val="0"/>
                <w:color w:val="auto"/>
                <w:kern w:val="0"/>
                <w:sz w:val="22"/>
                <w:szCs w:val="22"/>
                <w:u w:val="none"/>
                <w:lang w:val="en-US" w:eastAsia="zh-CN" w:bidi="ar"/>
              </w:rPr>
              <w:t xml:space="preserve">Ground Station </w:t>
            </w:r>
            <w:r>
              <w:rPr>
                <w:rFonts w:hint="default" w:ascii="Times New Roman" w:hAnsi="Times New Roman" w:cs="Times New Roman"/>
                <w:color w:val="auto"/>
              </w:rPr>
              <w:t>7;1000:</w:t>
            </w:r>
            <w:r>
              <w:rPr>
                <w:rFonts w:hint="default" w:ascii="Times New Roman" w:hAnsi="Times New Roman" w:eastAsia="宋体" w:cs="Times New Roman"/>
                <w:i w:val="0"/>
                <w:color w:val="auto"/>
                <w:kern w:val="0"/>
                <w:sz w:val="22"/>
                <w:szCs w:val="22"/>
                <w:u w:val="none"/>
                <w:lang w:val="en-US" w:eastAsia="zh-CN" w:bidi="ar"/>
              </w:rPr>
              <w:t xml:space="preserve">Ground Station </w:t>
            </w:r>
            <w:r>
              <w:rPr>
                <w:rFonts w:hint="default" w:ascii="Times New Roman" w:hAnsi="Times New Roman" w:cs="Times New Roman"/>
                <w:color w:val="auto"/>
              </w:rPr>
              <w:t>8</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0000~1111B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17</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P4BW15B7~B4</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TMYA039</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Internal Time</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0000~1111B</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18</w:t>
            </w:r>
          </w:p>
        </w:tc>
        <w:tc>
          <w:tcPr>
            <w:tcW w:w="99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P4BW15B3~B0</w:t>
            </w:r>
          </w:p>
        </w:tc>
        <w:tc>
          <w:tcPr>
            <w:tcW w:w="119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TMYA040</w:t>
            </w:r>
          </w:p>
        </w:tc>
        <w:tc>
          <w:tcPr>
            <w:tcW w:w="1491" w:type="dxa"/>
            <w:vAlign w:val="center"/>
          </w:tcPr>
          <w:p>
            <w:pPr>
              <w:keepNext w:val="0"/>
              <w:keepLines w:val="0"/>
              <w:widowControl/>
              <w:suppressLineNumbers w:val="0"/>
              <w:jc w:val="center"/>
              <w:textAlignment w:val="center"/>
              <w:rPr>
                <w:rFonts w:hint="default" w:ascii="Times New Roman" w:hAnsi="Times New Roman" w:cs="Times New Roman"/>
                <w:color w:val="auto"/>
                <w:sz w:val="21"/>
                <w:szCs w:val="21"/>
              </w:rPr>
            </w:pPr>
            <w:r>
              <w:rPr>
                <w:rFonts w:hint="default" w:ascii="Times New Roman" w:hAnsi="Times New Roman" w:eastAsia="宋体" w:cs="Times New Roman"/>
                <w:i w:val="0"/>
                <w:color w:val="auto"/>
                <w:kern w:val="0"/>
                <w:sz w:val="22"/>
                <w:szCs w:val="22"/>
                <w:u w:val="none"/>
                <w:lang w:val="en-US" w:eastAsia="zh-CN" w:bidi="ar"/>
              </w:rPr>
              <w:t>Antenna Receive GPS Broadcast Counter</w:t>
            </w:r>
          </w:p>
        </w:tc>
        <w:tc>
          <w:tcPr>
            <w:tcW w:w="81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%s</w:t>
            </w:r>
          </w:p>
        </w:tc>
        <w:tc>
          <w:tcPr>
            <w:tcW w:w="1092"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Func0001</w:t>
            </w:r>
          </w:p>
        </w:tc>
        <w:tc>
          <w:tcPr>
            <w:tcW w:w="1229"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5"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unsigned int</w:t>
            </w:r>
          </w:p>
        </w:tc>
        <w:tc>
          <w:tcPr>
            <w:tcW w:w="776"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546" w:type="dxa"/>
            <w:vAlign w:val="center"/>
          </w:tcPr>
          <w:p>
            <w:pPr>
              <w:jc w:val="center"/>
              <w:rPr>
                <w:rFonts w:hint="default" w:ascii="Times New Roman" w:hAnsi="Times New Roman" w:cs="Times New Roman"/>
                <w:color w:val="auto"/>
                <w:sz w:val="21"/>
                <w:szCs w:val="21"/>
              </w:rPr>
            </w:pPr>
          </w:p>
        </w:tc>
        <w:tc>
          <w:tcPr>
            <w:tcW w:w="1611"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w:t>
            </w:r>
          </w:p>
        </w:tc>
        <w:tc>
          <w:tcPr>
            <w:tcW w:w="1120" w:type="dxa"/>
            <w:vAlign w:val="center"/>
          </w:tcPr>
          <w:p>
            <w:pPr>
              <w:jc w:val="center"/>
              <w:rPr>
                <w:rFonts w:hint="default" w:ascii="Times New Roman" w:hAnsi="Times New Roman" w:cs="Times New Roman"/>
                <w:color w:val="auto"/>
                <w:sz w:val="21"/>
                <w:szCs w:val="21"/>
              </w:rPr>
            </w:pPr>
            <w:r>
              <w:rPr>
                <w:rFonts w:hint="default" w:ascii="Times New Roman" w:hAnsi="Times New Roman" w:cs="Times New Roman"/>
                <w:color w:val="auto"/>
              </w:rPr>
              <w:t>0000~1111B</w:t>
            </w:r>
          </w:p>
        </w:tc>
      </w:tr>
    </w:tbl>
    <w:p/>
    <w:p>
      <w:pPr>
        <w:pStyle w:val="4"/>
      </w:pPr>
      <w:bookmarkStart w:id="93" w:name="_Toc19535"/>
      <w:r>
        <w:rPr>
          <w:b/>
          <w:lang w:val="zh-CN"/>
        </w:rPr>
        <w:t>GPS</w:t>
      </w:r>
      <w:bookmarkEnd w:id="93"/>
    </w:p>
    <w:p>
      <w:pPr>
        <w:pStyle w:val="5"/>
      </w:pPr>
      <w:bookmarkStart w:id="94" w:name="_Toc21657"/>
      <w:r>
        <w:rPr>
          <w:b/>
          <w:lang w:val="zh-CN"/>
        </w:rPr>
        <w:t>GPS_fast_TM(2AH)</w:t>
      </w:r>
      <w:bookmarkEnd w:id="94"/>
    </w:p>
    <w:p>
      <w:r>
        <w:t>Pack ID=2AH；Pack length=19（Bytes=20）</w:t>
      </w:r>
      <w:r>
        <w:rPr>
          <w:lang w:val="zh-CN"/>
        </w:rPr>
        <w:t>。</w:t>
      </w:r>
    </w:p>
    <w:p>
      <w:pPr>
        <w:jc w:val="center"/>
      </w:pPr>
      <w:r>
        <w:rPr>
          <w:b/>
          <w:lang w:val="zh-CN"/>
        </w:rPr>
        <w:t>Table 8-29GPS_fast_TMTable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P2AW0~W3</w:t>
            </w:r>
          </w:p>
        </w:tc>
        <w:tc>
          <w:tcPr>
            <w:tcW w:w="1196" w:type="dxa"/>
            <w:vAlign w:val="center"/>
          </w:tcPr>
          <w:p>
            <w:pPr>
              <w:jc w:val="center"/>
              <w:rPr>
                <w:sz w:val="21"/>
                <w:szCs w:val="21"/>
              </w:rPr>
            </w:pPr>
            <w:r>
              <w:t>GS001</w:t>
            </w:r>
          </w:p>
        </w:tc>
        <w:tc>
          <w:tcPr>
            <w:tcW w:w="1491" w:type="dxa"/>
            <w:vAlign w:val="center"/>
          </w:tcPr>
          <w:p>
            <w:pPr>
              <w:jc w:val="center"/>
              <w:rPr>
                <w:sz w:val="21"/>
                <w:szCs w:val="21"/>
              </w:rPr>
            </w:pPr>
            <w:r>
              <w:t>UTC cumulative seconds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r>
              <w:t>[0,4294967295]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P2AW4B7~B4</w:t>
            </w:r>
          </w:p>
        </w:tc>
        <w:tc>
          <w:tcPr>
            <w:tcW w:w="1196" w:type="dxa"/>
            <w:vAlign w:val="center"/>
          </w:tcPr>
          <w:p>
            <w:pPr>
              <w:jc w:val="center"/>
              <w:rPr>
                <w:sz w:val="21"/>
                <w:szCs w:val="21"/>
              </w:rPr>
            </w:pPr>
            <w:r>
              <w:t>GS002</w:t>
            </w:r>
          </w:p>
        </w:tc>
        <w:tc>
          <w:tcPr>
            <w:tcW w:w="1491" w:type="dxa"/>
            <w:vAlign w:val="center"/>
          </w:tcPr>
          <w:p>
            <w:pPr>
              <w:jc w:val="center"/>
              <w:rPr>
                <w:sz w:val="21"/>
                <w:szCs w:val="21"/>
              </w:rPr>
            </w:pPr>
            <w:r>
              <w:t>Number of captured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[0,12]</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P2AW4B3~B0</w:t>
            </w:r>
          </w:p>
        </w:tc>
        <w:tc>
          <w:tcPr>
            <w:tcW w:w="1196" w:type="dxa"/>
            <w:vAlign w:val="center"/>
          </w:tcPr>
          <w:p>
            <w:pPr>
              <w:jc w:val="center"/>
              <w:rPr>
                <w:sz w:val="21"/>
                <w:szCs w:val="21"/>
              </w:rPr>
            </w:pPr>
            <w:r>
              <w:t>GS003</w:t>
            </w:r>
          </w:p>
        </w:tc>
        <w:tc>
          <w:tcPr>
            <w:tcW w:w="1491" w:type="dxa"/>
            <w:vAlign w:val="center"/>
          </w:tcPr>
          <w:p>
            <w:pPr>
              <w:jc w:val="center"/>
              <w:rPr>
                <w:sz w:val="21"/>
                <w:szCs w:val="21"/>
              </w:rPr>
            </w:pPr>
            <w:r>
              <w:t>Number of Available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[0,12]</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P2AW5B7</w:t>
            </w:r>
          </w:p>
        </w:tc>
        <w:tc>
          <w:tcPr>
            <w:tcW w:w="1196" w:type="dxa"/>
            <w:vAlign w:val="center"/>
          </w:tcPr>
          <w:p>
            <w:pPr>
              <w:jc w:val="center"/>
              <w:rPr>
                <w:sz w:val="21"/>
                <w:szCs w:val="21"/>
              </w:rPr>
            </w:pPr>
            <w:r>
              <w:t>GS004</w:t>
            </w:r>
          </w:p>
        </w:tc>
        <w:tc>
          <w:tcPr>
            <w:tcW w:w="1491" w:type="dxa"/>
            <w:vAlign w:val="center"/>
          </w:tcPr>
          <w:p>
            <w:pPr>
              <w:jc w:val="center"/>
              <w:rPr>
                <w:sz w:val="21"/>
                <w:szCs w:val="21"/>
              </w:rPr>
            </w:pPr>
            <w:r>
              <w:t xml:space="preserve">GPS A/B mark </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0:GPS A on duty;1:GPS B on duty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P2AW5B6</w:t>
            </w:r>
          </w:p>
        </w:tc>
        <w:tc>
          <w:tcPr>
            <w:tcW w:w="1196" w:type="dxa"/>
            <w:vAlign w:val="center"/>
          </w:tcPr>
          <w:p>
            <w:pPr>
              <w:jc w:val="center"/>
              <w:rPr>
                <w:sz w:val="21"/>
                <w:szCs w:val="21"/>
              </w:rPr>
            </w:pPr>
            <w:r>
              <w:t>GS005</w:t>
            </w:r>
          </w:p>
        </w:tc>
        <w:tc>
          <w:tcPr>
            <w:tcW w:w="1491" w:type="dxa"/>
            <w:vAlign w:val="center"/>
          </w:tcPr>
          <w:p>
            <w:pPr>
              <w:jc w:val="center"/>
              <w:rPr>
                <w:sz w:val="21"/>
                <w:szCs w:val="21"/>
              </w:rPr>
            </w:pPr>
            <w:r>
              <w:t>Positioning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1:positioning state;0:non-positioning state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P2AW5B5~B4</w:t>
            </w:r>
          </w:p>
        </w:tc>
        <w:tc>
          <w:tcPr>
            <w:tcW w:w="1196" w:type="dxa"/>
            <w:vAlign w:val="center"/>
          </w:tcPr>
          <w:p>
            <w:pPr>
              <w:jc w:val="center"/>
              <w:rPr>
                <w:sz w:val="21"/>
                <w:szCs w:val="21"/>
              </w:rPr>
            </w:pPr>
            <w:r>
              <w:t>GS006</w:t>
            </w:r>
          </w:p>
        </w:tc>
        <w:tc>
          <w:tcPr>
            <w:tcW w:w="1491" w:type="dxa"/>
            <w:vAlign w:val="center"/>
          </w:tcPr>
          <w:p>
            <w:pPr>
              <w:jc w:val="center"/>
              <w:rPr>
                <w:sz w:val="21"/>
                <w:szCs w:val="21"/>
              </w:rPr>
            </w:pPr>
            <w:r>
              <w:t>Orbit determination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0:Invalidation;1:Invalidation;2:Extrapolating;3:Orbit determination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P2AW5B3~B2</w:t>
            </w:r>
          </w:p>
        </w:tc>
        <w:tc>
          <w:tcPr>
            <w:tcW w:w="1196" w:type="dxa"/>
            <w:vAlign w:val="center"/>
          </w:tcPr>
          <w:p>
            <w:pPr>
              <w:jc w:val="center"/>
              <w:rPr>
                <w:sz w:val="21"/>
                <w:szCs w:val="21"/>
              </w:rPr>
            </w:pPr>
            <w:r>
              <w:t>GS007</w:t>
            </w:r>
          </w:p>
        </w:tc>
        <w:tc>
          <w:tcPr>
            <w:tcW w:w="1491" w:type="dxa"/>
            <w:vAlign w:val="center"/>
          </w:tcPr>
          <w:p>
            <w:pPr>
              <w:jc w:val="center"/>
              <w:rPr>
                <w:sz w:val="21"/>
                <w:szCs w:val="21"/>
              </w:rPr>
            </w:pPr>
            <w:r>
              <w:t>Positioning 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0:not resolving;1:GPS resolving;2:invalidity;3:invalidity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P2AW5B1~B0</w:t>
            </w:r>
          </w:p>
        </w:tc>
        <w:tc>
          <w:tcPr>
            <w:tcW w:w="1196" w:type="dxa"/>
            <w:vAlign w:val="center"/>
          </w:tcPr>
          <w:p>
            <w:pPr>
              <w:jc w:val="center"/>
              <w:rPr>
                <w:sz w:val="21"/>
                <w:szCs w:val="21"/>
              </w:rPr>
            </w:pPr>
            <w:r>
              <w:t>GS008</w:t>
            </w:r>
          </w:p>
        </w:tc>
        <w:tc>
          <w:tcPr>
            <w:tcW w:w="1491" w:type="dxa"/>
            <w:vAlign w:val="center"/>
          </w:tcPr>
          <w:p>
            <w:pPr>
              <w:jc w:val="center"/>
              <w:rPr>
                <w:sz w:val="21"/>
                <w:szCs w:val="21"/>
              </w:rPr>
            </w:pPr>
            <w:r>
              <w:t>Orbit determination 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0:not resolving;1:GPS resolving;2:invalidity;3:invalidity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P2AW6~W9B31~B30</w:t>
            </w:r>
          </w:p>
        </w:tc>
        <w:tc>
          <w:tcPr>
            <w:tcW w:w="1196" w:type="dxa"/>
            <w:vAlign w:val="center"/>
          </w:tcPr>
          <w:p>
            <w:pPr>
              <w:jc w:val="center"/>
              <w:rPr>
                <w:sz w:val="21"/>
                <w:szCs w:val="21"/>
              </w:rPr>
            </w:pPr>
            <w:r>
              <w:t>GS009</w:t>
            </w:r>
          </w:p>
        </w:tc>
        <w:tc>
          <w:tcPr>
            <w:tcW w:w="1491" w:type="dxa"/>
            <w:vAlign w:val="center"/>
          </w:tcPr>
          <w:p>
            <w:pPr>
              <w:jc w:val="center"/>
              <w:rPr>
                <w:sz w:val="21"/>
                <w:szCs w:val="21"/>
              </w:rPr>
            </w:pPr>
            <w:r>
              <w:t>Main core and slave core communication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0:normal;1:fault of frame head or check sum;2:communication overtime;3:invalidity</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P2AW6~W9B29</w:t>
            </w:r>
          </w:p>
        </w:tc>
        <w:tc>
          <w:tcPr>
            <w:tcW w:w="1196" w:type="dxa"/>
            <w:vAlign w:val="center"/>
          </w:tcPr>
          <w:p>
            <w:pPr>
              <w:jc w:val="center"/>
              <w:rPr>
                <w:sz w:val="21"/>
                <w:szCs w:val="21"/>
              </w:rPr>
            </w:pPr>
            <w:r>
              <w:t>GS010</w:t>
            </w:r>
          </w:p>
        </w:tc>
        <w:tc>
          <w:tcPr>
            <w:tcW w:w="1491" w:type="dxa"/>
            <w:vAlign w:val="center"/>
          </w:tcPr>
          <w:p>
            <w:pPr>
              <w:jc w:val="center"/>
              <w:rPr>
                <w:sz w:val="21"/>
                <w:szCs w:val="21"/>
              </w:rPr>
            </w:pPr>
            <w:r>
              <w:t>Tmark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0:normal;1:overtime fault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P2AW6~W9B28~B26</w:t>
            </w:r>
          </w:p>
        </w:tc>
        <w:tc>
          <w:tcPr>
            <w:tcW w:w="1196" w:type="dxa"/>
            <w:vAlign w:val="center"/>
          </w:tcPr>
          <w:p>
            <w:pPr>
              <w:jc w:val="center"/>
              <w:rPr>
                <w:sz w:val="21"/>
                <w:szCs w:val="21"/>
              </w:rPr>
            </w:pPr>
            <w:r>
              <w:t>GS011</w:t>
            </w:r>
          </w:p>
        </w:tc>
        <w:tc>
          <w:tcPr>
            <w:tcW w:w="1491" w:type="dxa"/>
            <w:vAlign w:val="center"/>
          </w:tcPr>
          <w:p>
            <w:pPr>
              <w:jc w:val="center"/>
              <w:rPr>
                <w:sz w:val="21"/>
                <w:szCs w:val="21"/>
              </w:rPr>
            </w:pPr>
            <w:r>
              <w:t>Positioning module non-positioning reason</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 state;1:LS return value abnormity;2:GDOP exceed a quota;3:GPS time resolving exceed a quota;4:user single axis position exceed a quota;5:user location and speed resolving exceed a quota;6:user time data exceed a quota;7:ture form</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P2AW6~W9B25~B23</w:t>
            </w:r>
          </w:p>
        </w:tc>
        <w:tc>
          <w:tcPr>
            <w:tcW w:w="1196" w:type="dxa"/>
            <w:vAlign w:val="center"/>
          </w:tcPr>
          <w:p>
            <w:pPr>
              <w:jc w:val="center"/>
              <w:rPr>
                <w:sz w:val="21"/>
                <w:szCs w:val="21"/>
              </w:rPr>
            </w:pPr>
            <w:r>
              <w:t>GS012</w:t>
            </w:r>
          </w:p>
        </w:tc>
        <w:tc>
          <w:tcPr>
            <w:tcW w:w="1491" w:type="dxa"/>
            <w:vAlign w:val="center"/>
          </w:tcPr>
          <w:p>
            <w:pPr>
              <w:jc w:val="center"/>
              <w:rPr>
                <w:sz w:val="21"/>
                <w:szCs w:val="21"/>
              </w:rPr>
            </w:pPr>
            <w:r>
              <w:t>Highest carrier-to-noise ratio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0:&lt;30dB;1:30~40dB;2:40~50dB;3:&gt;50dB</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P2AW6~W9B22~B0</w:t>
            </w:r>
          </w:p>
        </w:tc>
        <w:tc>
          <w:tcPr>
            <w:tcW w:w="1196" w:type="dxa"/>
            <w:vAlign w:val="center"/>
          </w:tcPr>
          <w:p>
            <w:pPr>
              <w:jc w:val="center"/>
              <w:rPr>
                <w:sz w:val="21"/>
                <w:szCs w:val="21"/>
              </w:rPr>
            </w:pPr>
            <w:r>
              <w:t>GS013</w:t>
            </w:r>
          </w:p>
        </w:tc>
        <w:tc>
          <w:tcPr>
            <w:tcW w:w="1491" w:type="dxa"/>
            <w:vAlign w:val="center"/>
          </w:tcPr>
          <w:p>
            <w:pPr>
              <w:jc w:val="center"/>
              <w:rPr>
                <w:sz w:val="21"/>
                <w:szCs w:val="21"/>
              </w:rPr>
            </w:pPr>
            <w:r>
              <w:t>Current Orbit determination health word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P2AW10~W18</w:t>
            </w:r>
          </w:p>
        </w:tc>
        <w:tc>
          <w:tcPr>
            <w:tcW w:w="1196" w:type="dxa"/>
            <w:vAlign w:val="center"/>
          </w:tcPr>
          <w:p>
            <w:pPr>
              <w:jc w:val="center"/>
              <w:rPr>
                <w:sz w:val="21"/>
                <w:szCs w:val="21"/>
              </w:rPr>
            </w:pPr>
            <w:r>
              <w:t>GS014</w:t>
            </w:r>
          </w:p>
        </w:tc>
        <w:tc>
          <w:tcPr>
            <w:tcW w:w="1491" w:type="dxa"/>
            <w:vAlign w:val="center"/>
          </w:tcPr>
          <w:p>
            <w:pPr>
              <w:jc w:val="center"/>
              <w:rPr>
                <w:sz w:val="21"/>
                <w:szCs w:val="21"/>
              </w:rPr>
            </w:pPr>
            <w:r>
              <w:t>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P2AW19</w:t>
            </w:r>
          </w:p>
        </w:tc>
        <w:tc>
          <w:tcPr>
            <w:tcW w:w="1196" w:type="dxa"/>
            <w:vAlign w:val="center"/>
          </w:tcPr>
          <w:p>
            <w:pPr>
              <w:jc w:val="center"/>
              <w:rPr>
                <w:sz w:val="21"/>
                <w:szCs w:val="21"/>
              </w:rPr>
            </w:pPr>
            <w:r>
              <w:t>GS015</w:t>
            </w:r>
          </w:p>
        </w:tc>
        <w:tc>
          <w:tcPr>
            <w:tcW w:w="1491" w:type="dxa"/>
            <w:vAlign w:val="center"/>
          </w:tcPr>
          <w:p>
            <w:pPr>
              <w:jc w:val="center"/>
              <w:rPr>
                <w:sz w:val="21"/>
                <w:szCs w:val="21"/>
              </w:rPr>
            </w:pPr>
            <w:r>
              <w:t>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95" w:name="_Toc26541"/>
      <w:r>
        <w:rPr>
          <w:b/>
          <w:lang w:val="en-US"/>
        </w:rPr>
        <w:t>GPS_status_slow_TM(4AH)</w:t>
      </w:r>
      <w:bookmarkEnd w:id="95"/>
    </w:p>
    <w:p>
      <w:r>
        <w:t>Pack ID=4AH；Pack length=127（Bytes=128）</w:t>
      </w:r>
      <w:r>
        <w:rPr>
          <w:lang w:val="zh-CN"/>
        </w:rPr>
        <w:t>。</w:t>
      </w:r>
    </w:p>
    <w:p>
      <w:pPr>
        <w:jc w:val="center"/>
      </w:pPr>
      <w:r>
        <w:rPr>
          <w:b/>
          <w:lang w:val="zh-CN"/>
        </w:rPr>
        <w:t>Table 8-30GPS_status_slow_TMTable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P4AW0~W3</w:t>
            </w:r>
          </w:p>
        </w:tc>
        <w:tc>
          <w:tcPr>
            <w:tcW w:w="1196" w:type="dxa"/>
            <w:vAlign w:val="center"/>
          </w:tcPr>
          <w:p>
            <w:pPr>
              <w:jc w:val="center"/>
              <w:rPr>
                <w:sz w:val="21"/>
                <w:szCs w:val="21"/>
              </w:rPr>
            </w:pPr>
            <w:r>
              <w:t>GH001</w:t>
            </w:r>
          </w:p>
        </w:tc>
        <w:tc>
          <w:tcPr>
            <w:tcW w:w="1491" w:type="dxa"/>
            <w:vAlign w:val="center"/>
          </w:tcPr>
          <w:p>
            <w:pPr>
              <w:jc w:val="center"/>
              <w:rPr>
                <w:sz w:val="21"/>
                <w:szCs w:val="21"/>
              </w:rPr>
            </w:pPr>
            <w:r>
              <w:t>TIC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P4AW4~W5B15~B14</w:t>
            </w:r>
          </w:p>
        </w:tc>
        <w:tc>
          <w:tcPr>
            <w:tcW w:w="1196" w:type="dxa"/>
            <w:vAlign w:val="center"/>
          </w:tcPr>
          <w:p>
            <w:pPr>
              <w:jc w:val="center"/>
              <w:rPr>
                <w:sz w:val="21"/>
                <w:szCs w:val="21"/>
              </w:rPr>
            </w:pPr>
            <w:r>
              <w:t>GH002</w:t>
            </w:r>
          </w:p>
        </w:tc>
        <w:tc>
          <w:tcPr>
            <w:tcW w:w="1491" w:type="dxa"/>
            <w:vAlign w:val="center"/>
          </w:tcPr>
          <w:p>
            <w:pPr>
              <w:jc w:val="center"/>
              <w:rPr>
                <w:sz w:val="21"/>
                <w:szCs w:val="21"/>
              </w:rPr>
            </w:pPr>
            <w:r>
              <w:t>Reserved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P4AW4~W5B13~B12</w:t>
            </w:r>
          </w:p>
        </w:tc>
        <w:tc>
          <w:tcPr>
            <w:tcW w:w="1196" w:type="dxa"/>
            <w:vAlign w:val="center"/>
          </w:tcPr>
          <w:p>
            <w:pPr>
              <w:jc w:val="center"/>
              <w:rPr>
                <w:sz w:val="21"/>
                <w:szCs w:val="21"/>
              </w:rPr>
            </w:pPr>
            <w:r>
              <w:t>GH003</w:t>
            </w:r>
          </w:p>
        </w:tc>
        <w:tc>
          <w:tcPr>
            <w:tcW w:w="1491" w:type="dxa"/>
            <w:vAlign w:val="center"/>
          </w:tcPr>
          <w:p>
            <w:pPr>
              <w:jc w:val="center"/>
              <w:rPr>
                <w:sz w:val="21"/>
                <w:szCs w:val="21"/>
              </w:rPr>
            </w:pPr>
            <w:r>
              <w:t>Positioning status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3:positioning;0:non-positioning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P4AW4~W5B11~B10</w:t>
            </w:r>
          </w:p>
        </w:tc>
        <w:tc>
          <w:tcPr>
            <w:tcW w:w="1196" w:type="dxa"/>
            <w:vAlign w:val="center"/>
          </w:tcPr>
          <w:p>
            <w:pPr>
              <w:jc w:val="center"/>
              <w:rPr>
                <w:sz w:val="21"/>
                <w:szCs w:val="21"/>
              </w:rPr>
            </w:pPr>
            <w:r>
              <w:t>GH004</w:t>
            </w:r>
          </w:p>
        </w:tc>
        <w:tc>
          <w:tcPr>
            <w:tcW w:w="1491" w:type="dxa"/>
            <w:vAlign w:val="center"/>
          </w:tcPr>
          <w:p>
            <w:pPr>
              <w:jc w:val="center"/>
              <w:rPr>
                <w:sz w:val="21"/>
                <w:szCs w:val="21"/>
              </w:rPr>
            </w:pPr>
            <w:r>
              <w:t>Orbit determination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3:orbit determination;2:extrapolating;0:invalidation</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P4AW4~W5B9~B8</w:t>
            </w:r>
          </w:p>
        </w:tc>
        <w:tc>
          <w:tcPr>
            <w:tcW w:w="1196" w:type="dxa"/>
            <w:vAlign w:val="center"/>
          </w:tcPr>
          <w:p>
            <w:pPr>
              <w:jc w:val="center"/>
              <w:rPr>
                <w:sz w:val="21"/>
                <w:szCs w:val="21"/>
              </w:rPr>
            </w:pPr>
            <w:r>
              <w:t>GH005</w:t>
            </w:r>
          </w:p>
        </w:tc>
        <w:tc>
          <w:tcPr>
            <w:tcW w:w="1491" w:type="dxa"/>
            <w:vAlign w:val="center"/>
          </w:tcPr>
          <w:p>
            <w:pPr>
              <w:jc w:val="center"/>
              <w:rPr>
                <w:sz w:val="21"/>
                <w:szCs w:val="21"/>
              </w:rPr>
            </w:pPr>
            <w:r>
              <w:t>Operating 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1:GPS mode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P4AW4~W5B7~B6</w:t>
            </w:r>
          </w:p>
        </w:tc>
        <w:tc>
          <w:tcPr>
            <w:tcW w:w="1196" w:type="dxa"/>
            <w:vAlign w:val="center"/>
          </w:tcPr>
          <w:p>
            <w:pPr>
              <w:jc w:val="center"/>
              <w:rPr>
                <w:sz w:val="21"/>
                <w:szCs w:val="21"/>
              </w:rPr>
            </w:pPr>
            <w:r>
              <w:t>GH006</w:t>
            </w:r>
          </w:p>
        </w:tc>
        <w:tc>
          <w:tcPr>
            <w:tcW w:w="1491" w:type="dxa"/>
            <w:vAlign w:val="center"/>
          </w:tcPr>
          <w:p>
            <w:pPr>
              <w:jc w:val="center"/>
              <w:rPr>
                <w:sz w:val="21"/>
                <w:szCs w:val="21"/>
              </w:rPr>
            </w:pPr>
            <w:r>
              <w:t>Positioning 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0:not resolving;1:GPS resolving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P4AW4~W5B5~B4</w:t>
            </w:r>
          </w:p>
        </w:tc>
        <w:tc>
          <w:tcPr>
            <w:tcW w:w="1196" w:type="dxa"/>
            <w:vAlign w:val="center"/>
          </w:tcPr>
          <w:p>
            <w:pPr>
              <w:jc w:val="center"/>
              <w:rPr>
                <w:sz w:val="21"/>
                <w:szCs w:val="21"/>
              </w:rPr>
            </w:pPr>
            <w:r>
              <w:t>GH007</w:t>
            </w:r>
          </w:p>
        </w:tc>
        <w:tc>
          <w:tcPr>
            <w:tcW w:w="1491" w:type="dxa"/>
            <w:vAlign w:val="center"/>
          </w:tcPr>
          <w:p>
            <w:pPr>
              <w:jc w:val="center"/>
              <w:rPr>
                <w:sz w:val="21"/>
                <w:szCs w:val="21"/>
              </w:rPr>
            </w:pPr>
            <w:r>
              <w:t>Orbit determination 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0:not resolving;1:GPS resolving</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P4AW4~W5B3~B2</w:t>
            </w:r>
          </w:p>
        </w:tc>
        <w:tc>
          <w:tcPr>
            <w:tcW w:w="1196" w:type="dxa"/>
            <w:vAlign w:val="center"/>
          </w:tcPr>
          <w:p>
            <w:pPr>
              <w:jc w:val="center"/>
              <w:rPr>
                <w:sz w:val="21"/>
                <w:szCs w:val="21"/>
              </w:rPr>
            </w:pPr>
            <w:r>
              <w:t>GH008</w:t>
            </w:r>
          </w:p>
        </w:tc>
        <w:tc>
          <w:tcPr>
            <w:tcW w:w="1491" w:type="dxa"/>
            <w:vAlign w:val="center"/>
          </w:tcPr>
          <w:p>
            <w:pPr>
              <w:jc w:val="center"/>
              <w:rPr>
                <w:sz w:val="21"/>
                <w:szCs w:val="21"/>
              </w:rPr>
            </w:pPr>
            <w:r>
              <w:t>Orbit determination output enable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3:permission;2:forbidden</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P4AW4~W5B1~B0</w:t>
            </w:r>
          </w:p>
        </w:tc>
        <w:tc>
          <w:tcPr>
            <w:tcW w:w="1196" w:type="dxa"/>
            <w:vAlign w:val="center"/>
          </w:tcPr>
          <w:p>
            <w:pPr>
              <w:jc w:val="center"/>
              <w:rPr>
                <w:sz w:val="21"/>
                <w:szCs w:val="21"/>
              </w:rPr>
            </w:pPr>
            <w:r>
              <w:t>GH009</w:t>
            </w:r>
          </w:p>
        </w:tc>
        <w:tc>
          <w:tcPr>
            <w:tcW w:w="1491" w:type="dxa"/>
            <w:vAlign w:val="center"/>
          </w:tcPr>
          <w:p>
            <w:pPr>
              <w:jc w:val="center"/>
              <w:rPr>
                <w:sz w:val="21"/>
                <w:szCs w:val="21"/>
              </w:rPr>
            </w:pPr>
            <w:r>
              <w:t>Second pulse output enable flag</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3:permission;2:forbidden;0:initialization,permission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P4AW6B7~B4</w:t>
            </w:r>
          </w:p>
        </w:tc>
        <w:tc>
          <w:tcPr>
            <w:tcW w:w="1196" w:type="dxa"/>
            <w:vAlign w:val="center"/>
          </w:tcPr>
          <w:p>
            <w:pPr>
              <w:jc w:val="center"/>
              <w:rPr>
                <w:sz w:val="21"/>
                <w:szCs w:val="21"/>
              </w:rPr>
            </w:pPr>
            <w:r>
              <w:t>GH010</w:t>
            </w:r>
          </w:p>
        </w:tc>
        <w:tc>
          <w:tcPr>
            <w:tcW w:w="1491" w:type="dxa"/>
            <w:vAlign w:val="center"/>
          </w:tcPr>
          <w:p>
            <w:pPr>
              <w:jc w:val="center"/>
              <w:rPr>
                <w:sz w:val="21"/>
                <w:szCs w:val="21"/>
              </w:rPr>
            </w:pPr>
            <w:r>
              <w:t>Number of captured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[0,12]</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P4AW6B3~B0</w:t>
            </w:r>
          </w:p>
        </w:tc>
        <w:tc>
          <w:tcPr>
            <w:tcW w:w="1196" w:type="dxa"/>
            <w:vAlign w:val="center"/>
          </w:tcPr>
          <w:p>
            <w:pPr>
              <w:jc w:val="center"/>
              <w:rPr>
                <w:sz w:val="21"/>
                <w:szCs w:val="21"/>
              </w:rPr>
            </w:pPr>
            <w:r>
              <w:t>GH011</w:t>
            </w:r>
          </w:p>
        </w:tc>
        <w:tc>
          <w:tcPr>
            <w:tcW w:w="1491" w:type="dxa"/>
            <w:vAlign w:val="center"/>
          </w:tcPr>
          <w:p>
            <w:pPr>
              <w:jc w:val="center"/>
              <w:rPr>
                <w:sz w:val="21"/>
                <w:szCs w:val="21"/>
              </w:rPr>
            </w:pPr>
            <w:r>
              <w:t>Number of available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[0,12]</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P4AW7~W8</w:t>
            </w:r>
          </w:p>
        </w:tc>
        <w:tc>
          <w:tcPr>
            <w:tcW w:w="1196" w:type="dxa"/>
            <w:vAlign w:val="center"/>
          </w:tcPr>
          <w:p>
            <w:pPr>
              <w:jc w:val="center"/>
              <w:rPr>
                <w:sz w:val="21"/>
                <w:szCs w:val="21"/>
              </w:rPr>
            </w:pPr>
            <w:r>
              <w:t>GH012</w:t>
            </w:r>
          </w:p>
        </w:tc>
        <w:tc>
          <w:tcPr>
            <w:tcW w:w="1491" w:type="dxa"/>
            <w:vAlign w:val="center"/>
          </w:tcPr>
          <w:p>
            <w:pPr>
              <w:jc w:val="center"/>
              <w:rPr>
                <w:sz w:val="21"/>
                <w:szCs w:val="21"/>
              </w:rPr>
            </w:pPr>
            <w:r>
              <w:t>Sampling moment GPS week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week</w:t>
            </w:r>
          </w:p>
        </w:tc>
        <w:tc>
          <w:tcPr>
            <w:tcW w:w="1546" w:type="dxa"/>
            <w:vAlign w:val="center"/>
          </w:tcPr>
          <w:p>
            <w:pPr>
              <w:jc w:val="center"/>
              <w:rPr>
                <w:sz w:val="21"/>
                <w:szCs w:val="21"/>
              </w:rPr>
            </w:pPr>
            <w:r>
              <w:t>[0,65536]</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P4AW9~W12</w:t>
            </w:r>
          </w:p>
        </w:tc>
        <w:tc>
          <w:tcPr>
            <w:tcW w:w="1196" w:type="dxa"/>
            <w:vAlign w:val="center"/>
          </w:tcPr>
          <w:p>
            <w:pPr>
              <w:jc w:val="center"/>
              <w:rPr>
                <w:sz w:val="21"/>
                <w:szCs w:val="21"/>
              </w:rPr>
            </w:pPr>
            <w:r>
              <w:t>GH013</w:t>
            </w:r>
          </w:p>
        </w:tc>
        <w:tc>
          <w:tcPr>
            <w:tcW w:w="1491" w:type="dxa"/>
            <w:vAlign w:val="center"/>
          </w:tcPr>
          <w:p>
            <w:pPr>
              <w:jc w:val="center"/>
              <w:rPr>
                <w:sz w:val="21"/>
                <w:szCs w:val="21"/>
              </w:rPr>
            </w:pPr>
            <w:r>
              <w:t>Sampling moment GPS seconds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r>
              <w:t>[0,604799]</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P4AW13~W16B31~B8</w:t>
            </w:r>
          </w:p>
        </w:tc>
        <w:tc>
          <w:tcPr>
            <w:tcW w:w="1196" w:type="dxa"/>
            <w:vAlign w:val="center"/>
          </w:tcPr>
          <w:p>
            <w:pPr>
              <w:jc w:val="center"/>
              <w:rPr>
                <w:sz w:val="21"/>
                <w:szCs w:val="21"/>
              </w:rPr>
            </w:pPr>
            <w:r>
              <w:t>GH014</w:t>
            </w:r>
          </w:p>
        </w:tc>
        <w:tc>
          <w:tcPr>
            <w:tcW w:w="1491" w:type="dxa"/>
            <w:vAlign w:val="center"/>
          </w:tcPr>
          <w:p>
            <w:pPr>
              <w:jc w:val="center"/>
              <w:rPr>
                <w:sz w:val="21"/>
                <w:szCs w:val="21"/>
              </w:rPr>
            </w:pPr>
            <w:r>
              <w:t>Sampling moment GPS microsecond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us</w:t>
            </w:r>
          </w:p>
        </w:tc>
        <w:tc>
          <w:tcPr>
            <w:tcW w:w="1546" w:type="dxa"/>
            <w:vAlign w:val="center"/>
          </w:tcPr>
          <w:p>
            <w:pPr>
              <w:jc w:val="center"/>
              <w:rPr>
                <w:sz w:val="21"/>
                <w:szCs w:val="21"/>
              </w:rPr>
            </w:pPr>
            <w:r>
              <w:t>[0,999999]</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P4AW13~W16B7~B0</w:t>
            </w:r>
          </w:p>
        </w:tc>
        <w:tc>
          <w:tcPr>
            <w:tcW w:w="1196" w:type="dxa"/>
            <w:vAlign w:val="center"/>
          </w:tcPr>
          <w:p>
            <w:pPr>
              <w:jc w:val="center"/>
              <w:rPr>
                <w:sz w:val="21"/>
                <w:szCs w:val="21"/>
              </w:rPr>
            </w:pPr>
            <w:r>
              <w:t>GH015</w:t>
            </w:r>
          </w:p>
        </w:tc>
        <w:tc>
          <w:tcPr>
            <w:tcW w:w="1491" w:type="dxa"/>
            <w:vAlign w:val="center"/>
          </w:tcPr>
          <w:p>
            <w:pPr>
              <w:jc w:val="center"/>
              <w:rPr>
                <w:sz w:val="21"/>
                <w:szCs w:val="21"/>
              </w:rPr>
            </w:pPr>
            <w:r>
              <w:t>GPS current leap second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us</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P4AW17~W20</w:t>
            </w:r>
          </w:p>
        </w:tc>
        <w:tc>
          <w:tcPr>
            <w:tcW w:w="1196" w:type="dxa"/>
            <w:vAlign w:val="center"/>
          </w:tcPr>
          <w:p>
            <w:pPr>
              <w:jc w:val="center"/>
              <w:rPr>
                <w:sz w:val="21"/>
                <w:szCs w:val="21"/>
              </w:rPr>
            </w:pPr>
            <w:r>
              <w:t>GH016</w:t>
            </w:r>
          </w:p>
        </w:tc>
        <w:tc>
          <w:tcPr>
            <w:tcW w:w="1491" w:type="dxa"/>
            <w:vAlign w:val="center"/>
          </w:tcPr>
          <w:p>
            <w:pPr>
              <w:jc w:val="center"/>
              <w:rPr>
                <w:sz w:val="21"/>
                <w:szCs w:val="21"/>
              </w:rPr>
            </w:pPr>
            <w:r>
              <w:t>UTC cumulative seconds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r>
              <w:t>[0,4294967295]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P4AW21~W22</w:t>
            </w:r>
          </w:p>
        </w:tc>
        <w:tc>
          <w:tcPr>
            <w:tcW w:w="1196" w:type="dxa"/>
            <w:vAlign w:val="center"/>
          </w:tcPr>
          <w:p>
            <w:pPr>
              <w:jc w:val="center"/>
              <w:rPr>
                <w:sz w:val="21"/>
                <w:szCs w:val="21"/>
              </w:rPr>
            </w:pPr>
            <w:r>
              <w:t>GH017</w:t>
            </w:r>
          </w:p>
        </w:tc>
        <w:tc>
          <w:tcPr>
            <w:tcW w:w="1491" w:type="dxa"/>
            <w:vAlign w:val="center"/>
          </w:tcPr>
          <w:p>
            <w:pPr>
              <w:jc w:val="center"/>
              <w:rPr>
                <w:sz w:val="21"/>
                <w:szCs w:val="21"/>
              </w:rPr>
            </w:pPr>
            <w:r>
              <w:t>GDOP value</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[0,655.35]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P4AW23~W27B39~B34</w:t>
            </w:r>
          </w:p>
        </w:tc>
        <w:tc>
          <w:tcPr>
            <w:tcW w:w="1196" w:type="dxa"/>
            <w:vAlign w:val="center"/>
          </w:tcPr>
          <w:p>
            <w:pPr>
              <w:jc w:val="center"/>
              <w:rPr>
                <w:sz w:val="21"/>
                <w:szCs w:val="21"/>
              </w:rPr>
            </w:pPr>
            <w:r>
              <w:t>GH018</w:t>
            </w:r>
          </w:p>
        </w:tc>
        <w:tc>
          <w:tcPr>
            <w:tcW w:w="1491" w:type="dxa"/>
            <w:vAlign w:val="center"/>
          </w:tcPr>
          <w:p>
            <w:pPr>
              <w:jc w:val="center"/>
              <w:rPr>
                <w:sz w:val="21"/>
                <w:szCs w:val="21"/>
              </w:rPr>
            </w:pPr>
            <w:r>
              <w:t>GPS 1st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P4AW23~W27B33~B30</w:t>
            </w:r>
          </w:p>
        </w:tc>
        <w:tc>
          <w:tcPr>
            <w:tcW w:w="1196" w:type="dxa"/>
            <w:vAlign w:val="center"/>
          </w:tcPr>
          <w:p>
            <w:pPr>
              <w:jc w:val="center"/>
              <w:rPr>
                <w:sz w:val="21"/>
                <w:szCs w:val="21"/>
              </w:rPr>
            </w:pPr>
            <w:r>
              <w:t>GH019</w:t>
            </w:r>
          </w:p>
        </w:tc>
        <w:tc>
          <w:tcPr>
            <w:tcW w:w="1491" w:type="dxa"/>
            <w:vAlign w:val="center"/>
          </w:tcPr>
          <w:p>
            <w:pPr>
              <w:jc w:val="center"/>
              <w:rPr>
                <w:sz w:val="21"/>
                <w:szCs w:val="21"/>
              </w:rPr>
            </w:pPr>
            <w:r>
              <w:t>GPS 1st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P4AW23~W27B29~B24</w:t>
            </w:r>
          </w:p>
        </w:tc>
        <w:tc>
          <w:tcPr>
            <w:tcW w:w="1196" w:type="dxa"/>
            <w:vAlign w:val="center"/>
          </w:tcPr>
          <w:p>
            <w:pPr>
              <w:jc w:val="center"/>
              <w:rPr>
                <w:sz w:val="21"/>
                <w:szCs w:val="21"/>
              </w:rPr>
            </w:pPr>
            <w:r>
              <w:t>GH020</w:t>
            </w:r>
          </w:p>
        </w:tc>
        <w:tc>
          <w:tcPr>
            <w:tcW w:w="1491" w:type="dxa"/>
            <w:vAlign w:val="center"/>
          </w:tcPr>
          <w:p>
            <w:pPr>
              <w:jc w:val="center"/>
              <w:rPr>
                <w:sz w:val="21"/>
                <w:szCs w:val="21"/>
              </w:rPr>
            </w:pPr>
            <w:r>
              <w:t>GPS 1st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P4AW23~W27B23~B18</w:t>
            </w:r>
          </w:p>
        </w:tc>
        <w:tc>
          <w:tcPr>
            <w:tcW w:w="1196" w:type="dxa"/>
            <w:vAlign w:val="center"/>
          </w:tcPr>
          <w:p>
            <w:pPr>
              <w:jc w:val="center"/>
              <w:rPr>
                <w:sz w:val="21"/>
                <w:szCs w:val="21"/>
              </w:rPr>
            </w:pPr>
            <w:r>
              <w:t>GH021</w:t>
            </w:r>
          </w:p>
        </w:tc>
        <w:tc>
          <w:tcPr>
            <w:tcW w:w="1491" w:type="dxa"/>
            <w:vAlign w:val="center"/>
          </w:tcPr>
          <w:p>
            <w:pPr>
              <w:jc w:val="center"/>
              <w:rPr>
                <w:sz w:val="21"/>
                <w:szCs w:val="21"/>
              </w:rPr>
            </w:pPr>
            <w:r>
              <w:t>GPS 1st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P4AW23~W27B17~B12</w:t>
            </w:r>
          </w:p>
        </w:tc>
        <w:tc>
          <w:tcPr>
            <w:tcW w:w="1196" w:type="dxa"/>
            <w:vAlign w:val="center"/>
          </w:tcPr>
          <w:p>
            <w:pPr>
              <w:jc w:val="center"/>
              <w:rPr>
                <w:sz w:val="21"/>
                <w:szCs w:val="21"/>
              </w:rPr>
            </w:pPr>
            <w:r>
              <w:t>GH022</w:t>
            </w:r>
          </w:p>
        </w:tc>
        <w:tc>
          <w:tcPr>
            <w:tcW w:w="1491" w:type="dxa"/>
            <w:vAlign w:val="center"/>
          </w:tcPr>
          <w:p>
            <w:pPr>
              <w:jc w:val="center"/>
              <w:rPr>
                <w:sz w:val="21"/>
                <w:szCs w:val="21"/>
              </w:rPr>
            </w:pPr>
            <w:r>
              <w:t>GPS 1st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P4AW23~W27B11~B10</w:t>
            </w:r>
          </w:p>
        </w:tc>
        <w:tc>
          <w:tcPr>
            <w:tcW w:w="1196" w:type="dxa"/>
            <w:vAlign w:val="center"/>
          </w:tcPr>
          <w:p>
            <w:pPr>
              <w:jc w:val="center"/>
              <w:rPr>
                <w:sz w:val="21"/>
                <w:szCs w:val="21"/>
              </w:rPr>
            </w:pPr>
            <w:r>
              <w:t>GH023</w:t>
            </w:r>
          </w:p>
        </w:tc>
        <w:tc>
          <w:tcPr>
            <w:tcW w:w="1491" w:type="dxa"/>
            <w:vAlign w:val="center"/>
          </w:tcPr>
          <w:p>
            <w:pPr>
              <w:jc w:val="center"/>
              <w:rPr>
                <w:sz w:val="21"/>
                <w:szCs w:val="21"/>
              </w:rPr>
            </w:pPr>
            <w:r>
              <w:t>GPS 1st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P4AW23~W27B9</w:t>
            </w:r>
          </w:p>
        </w:tc>
        <w:tc>
          <w:tcPr>
            <w:tcW w:w="1196" w:type="dxa"/>
            <w:vAlign w:val="center"/>
          </w:tcPr>
          <w:p>
            <w:pPr>
              <w:jc w:val="center"/>
              <w:rPr>
                <w:sz w:val="21"/>
                <w:szCs w:val="21"/>
              </w:rPr>
            </w:pPr>
            <w:r>
              <w:t>GH024</w:t>
            </w:r>
          </w:p>
        </w:tc>
        <w:tc>
          <w:tcPr>
            <w:tcW w:w="1491" w:type="dxa"/>
            <w:vAlign w:val="center"/>
          </w:tcPr>
          <w:p>
            <w:pPr>
              <w:jc w:val="center"/>
              <w:rPr>
                <w:sz w:val="21"/>
                <w:szCs w:val="21"/>
              </w:rPr>
            </w:pPr>
            <w:r>
              <w:t>GPS 1st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P4AW23~W27B8</w:t>
            </w:r>
          </w:p>
        </w:tc>
        <w:tc>
          <w:tcPr>
            <w:tcW w:w="1196" w:type="dxa"/>
            <w:vAlign w:val="center"/>
          </w:tcPr>
          <w:p>
            <w:pPr>
              <w:jc w:val="center"/>
              <w:rPr>
                <w:sz w:val="21"/>
                <w:szCs w:val="21"/>
              </w:rPr>
            </w:pPr>
            <w:r>
              <w:t>GH025</w:t>
            </w:r>
          </w:p>
        </w:tc>
        <w:tc>
          <w:tcPr>
            <w:tcW w:w="1491" w:type="dxa"/>
            <w:vAlign w:val="center"/>
          </w:tcPr>
          <w:p>
            <w:pPr>
              <w:jc w:val="center"/>
              <w:rPr>
                <w:sz w:val="21"/>
                <w:szCs w:val="21"/>
              </w:rPr>
            </w:pPr>
            <w:r>
              <w:t>GPS 1st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P4AW23~W27B7~B0</w:t>
            </w:r>
          </w:p>
        </w:tc>
        <w:tc>
          <w:tcPr>
            <w:tcW w:w="1196" w:type="dxa"/>
            <w:vAlign w:val="center"/>
          </w:tcPr>
          <w:p>
            <w:pPr>
              <w:jc w:val="center"/>
              <w:rPr>
                <w:sz w:val="21"/>
                <w:szCs w:val="21"/>
              </w:rPr>
            </w:pPr>
            <w:r>
              <w:t>GH026</w:t>
            </w:r>
          </w:p>
        </w:tc>
        <w:tc>
          <w:tcPr>
            <w:tcW w:w="1491" w:type="dxa"/>
            <w:vAlign w:val="center"/>
          </w:tcPr>
          <w:p>
            <w:pPr>
              <w:jc w:val="center"/>
              <w:rPr>
                <w:sz w:val="21"/>
                <w:szCs w:val="21"/>
              </w:rPr>
            </w:pPr>
            <w:r>
              <w:t>GPS 1st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P4AW28~W32B39~B34</w:t>
            </w:r>
          </w:p>
        </w:tc>
        <w:tc>
          <w:tcPr>
            <w:tcW w:w="1196" w:type="dxa"/>
            <w:vAlign w:val="center"/>
          </w:tcPr>
          <w:p>
            <w:pPr>
              <w:jc w:val="center"/>
              <w:rPr>
                <w:sz w:val="21"/>
                <w:szCs w:val="21"/>
              </w:rPr>
            </w:pPr>
            <w:r>
              <w:t>GH027</w:t>
            </w:r>
          </w:p>
        </w:tc>
        <w:tc>
          <w:tcPr>
            <w:tcW w:w="1491" w:type="dxa"/>
            <w:vAlign w:val="center"/>
          </w:tcPr>
          <w:p>
            <w:pPr>
              <w:jc w:val="center"/>
              <w:rPr>
                <w:sz w:val="21"/>
                <w:szCs w:val="21"/>
              </w:rPr>
            </w:pPr>
            <w:r>
              <w:t>GPS 2nd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P4AW28~W32B33~B30</w:t>
            </w:r>
          </w:p>
        </w:tc>
        <w:tc>
          <w:tcPr>
            <w:tcW w:w="1196" w:type="dxa"/>
            <w:vAlign w:val="center"/>
          </w:tcPr>
          <w:p>
            <w:pPr>
              <w:jc w:val="center"/>
              <w:rPr>
                <w:sz w:val="21"/>
                <w:szCs w:val="21"/>
              </w:rPr>
            </w:pPr>
            <w:r>
              <w:t>GH028</w:t>
            </w:r>
          </w:p>
        </w:tc>
        <w:tc>
          <w:tcPr>
            <w:tcW w:w="1491" w:type="dxa"/>
            <w:vAlign w:val="center"/>
          </w:tcPr>
          <w:p>
            <w:pPr>
              <w:jc w:val="center"/>
              <w:rPr>
                <w:sz w:val="21"/>
                <w:szCs w:val="21"/>
              </w:rPr>
            </w:pPr>
            <w:r>
              <w:t>GPS 2nd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P4AW28~W32B29~B24</w:t>
            </w:r>
          </w:p>
        </w:tc>
        <w:tc>
          <w:tcPr>
            <w:tcW w:w="1196" w:type="dxa"/>
            <w:vAlign w:val="center"/>
          </w:tcPr>
          <w:p>
            <w:pPr>
              <w:jc w:val="center"/>
              <w:rPr>
                <w:sz w:val="21"/>
                <w:szCs w:val="21"/>
              </w:rPr>
            </w:pPr>
            <w:r>
              <w:t>GH029</w:t>
            </w:r>
          </w:p>
        </w:tc>
        <w:tc>
          <w:tcPr>
            <w:tcW w:w="1491" w:type="dxa"/>
            <w:vAlign w:val="center"/>
          </w:tcPr>
          <w:p>
            <w:pPr>
              <w:jc w:val="center"/>
              <w:rPr>
                <w:sz w:val="21"/>
                <w:szCs w:val="21"/>
              </w:rPr>
            </w:pPr>
            <w:r>
              <w:t>GPS 2nd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30</w:t>
            </w:r>
          </w:p>
        </w:tc>
        <w:tc>
          <w:tcPr>
            <w:tcW w:w="999" w:type="dxa"/>
            <w:vAlign w:val="center"/>
          </w:tcPr>
          <w:p>
            <w:pPr>
              <w:jc w:val="center"/>
              <w:rPr>
                <w:sz w:val="21"/>
                <w:szCs w:val="21"/>
              </w:rPr>
            </w:pPr>
            <w:r>
              <w:t>P4AW28~W32B23~B18</w:t>
            </w:r>
          </w:p>
        </w:tc>
        <w:tc>
          <w:tcPr>
            <w:tcW w:w="1196" w:type="dxa"/>
            <w:vAlign w:val="center"/>
          </w:tcPr>
          <w:p>
            <w:pPr>
              <w:jc w:val="center"/>
              <w:rPr>
                <w:sz w:val="21"/>
                <w:szCs w:val="21"/>
              </w:rPr>
            </w:pPr>
            <w:r>
              <w:t>GH030</w:t>
            </w:r>
          </w:p>
        </w:tc>
        <w:tc>
          <w:tcPr>
            <w:tcW w:w="1491" w:type="dxa"/>
            <w:vAlign w:val="center"/>
          </w:tcPr>
          <w:p>
            <w:pPr>
              <w:jc w:val="center"/>
              <w:rPr>
                <w:sz w:val="21"/>
                <w:szCs w:val="21"/>
              </w:rPr>
            </w:pPr>
            <w:r>
              <w:t>GPS 2nd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31</w:t>
            </w:r>
          </w:p>
        </w:tc>
        <w:tc>
          <w:tcPr>
            <w:tcW w:w="999" w:type="dxa"/>
            <w:vAlign w:val="center"/>
          </w:tcPr>
          <w:p>
            <w:pPr>
              <w:jc w:val="center"/>
              <w:rPr>
                <w:sz w:val="21"/>
                <w:szCs w:val="21"/>
              </w:rPr>
            </w:pPr>
            <w:r>
              <w:t>P4AW28~W32B17~B12</w:t>
            </w:r>
          </w:p>
        </w:tc>
        <w:tc>
          <w:tcPr>
            <w:tcW w:w="1196" w:type="dxa"/>
            <w:vAlign w:val="center"/>
          </w:tcPr>
          <w:p>
            <w:pPr>
              <w:jc w:val="center"/>
              <w:rPr>
                <w:sz w:val="21"/>
                <w:szCs w:val="21"/>
              </w:rPr>
            </w:pPr>
            <w:r>
              <w:t>GH031</w:t>
            </w:r>
          </w:p>
        </w:tc>
        <w:tc>
          <w:tcPr>
            <w:tcW w:w="1491" w:type="dxa"/>
            <w:vAlign w:val="center"/>
          </w:tcPr>
          <w:p>
            <w:pPr>
              <w:jc w:val="center"/>
              <w:rPr>
                <w:sz w:val="21"/>
                <w:szCs w:val="21"/>
              </w:rPr>
            </w:pPr>
            <w:r>
              <w:t>GPS 2nd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32</w:t>
            </w:r>
          </w:p>
        </w:tc>
        <w:tc>
          <w:tcPr>
            <w:tcW w:w="999" w:type="dxa"/>
            <w:vAlign w:val="center"/>
          </w:tcPr>
          <w:p>
            <w:pPr>
              <w:jc w:val="center"/>
              <w:rPr>
                <w:sz w:val="21"/>
                <w:szCs w:val="21"/>
              </w:rPr>
            </w:pPr>
            <w:r>
              <w:t>P4AW28~W32B11~B10</w:t>
            </w:r>
          </w:p>
        </w:tc>
        <w:tc>
          <w:tcPr>
            <w:tcW w:w="1196" w:type="dxa"/>
            <w:vAlign w:val="center"/>
          </w:tcPr>
          <w:p>
            <w:pPr>
              <w:jc w:val="center"/>
              <w:rPr>
                <w:sz w:val="21"/>
                <w:szCs w:val="21"/>
              </w:rPr>
            </w:pPr>
            <w:r>
              <w:t>GH032</w:t>
            </w:r>
          </w:p>
        </w:tc>
        <w:tc>
          <w:tcPr>
            <w:tcW w:w="1491" w:type="dxa"/>
            <w:vAlign w:val="center"/>
          </w:tcPr>
          <w:p>
            <w:pPr>
              <w:jc w:val="center"/>
              <w:rPr>
                <w:sz w:val="21"/>
                <w:szCs w:val="21"/>
              </w:rPr>
            </w:pPr>
            <w:r>
              <w:t>GPS 2nd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33</w:t>
            </w:r>
          </w:p>
        </w:tc>
        <w:tc>
          <w:tcPr>
            <w:tcW w:w="999" w:type="dxa"/>
            <w:vAlign w:val="center"/>
          </w:tcPr>
          <w:p>
            <w:pPr>
              <w:jc w:val="center"/>
              <w:rPr>
                <w:sz w:val="21"/>
                <w:szCs w:val="21"/>
              </w:rPr>
            </w:pPr>
            <w:r>
              <w:t>P4AW28~W32B9</w:t>
            </w:r>
          </w:p>
        </w:tc>
        <w:tc>
          <w:tcPr>
            <w:tcW w:w="1196" w:type="dxa"/>
            <w:vAlign w:val="center"/>
          </w:tcPr>
          <w:p>
            <w:pPr>
              <w:jc w:val="center"/>
              <w:rPr>
                <w:sz w:val="21"/>
                <w:szCs w:val="21"/>
              </w:rPr>
            </w:pPr>
            <w:r>
              <w:t>GH033</w:t>
            </w:r>
          </w:p>
        </w:tc>
        <w:tc>
          <w:tcPr>
            <w:tcW w:w="1491" w:type="dxa"/>
            <w:vAlign w:val="center"/>
          </w:tcPr>
          <w:p>
            <w:pPr>
              <w:jc w:val="center"/>
              <w:rPr>
                <w:sz w:val="21"/>
                <w:szCs w:val="21"/>
              </w:rPr>
            </w:pPr>
            <w:r>
              <w:t>GPS 2nd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34</w:t>
            </w:r>
          </w:p>
        </w:tc>
        <w:tc>
          <w:tcPr>
            <w:tcW w:w="999" w:type="dxa"/>
            <w:vAlign w:val="center"/>
          </w:tcPr>
          <w:p>
            <w:pPr>
              <w:jc w:val="center"/>
              <w:rPr>
                <w:sz w:val="21"/>
                <w:szCs w:val="21"/>
              </w:rPr>
            </w:pPr>
            <w:r>
              <w:t>P4AW28~W32B8</w:t>
            </w:r>
          </w:p>
        </w:tc>
        <w:tc>
          <w:tcPr>
            <w:tcW w:w="1196" w:type="dxa"/>
            <w:vAlign w:val="center"/>
          </w:tcPr>
          <w:p>
            <w:pPr>
              <w:jc w:val="center"/>
              <w:rPr>
                <w:sz w:val="21"/>
                <w:szCs w:val="21"/>
              </w:rPr>
            </w:pPr>
            <w:r>
              <w:t>GH034</w:t>
            </w:r>
          </w:p>
        </w:tc>
        <w:tc>
          <w:tcPr>
            <w:tcW w:w="1491" w:type="dxa"/>
            <w:vAlign w:val="center"/>
          </w:tcPr>
          <w:p>
            <w:pPr>
              <w:jc w:val="center"/>
              <w:rPr>
                <w:sz w:val="21"/>
                <w:szCs w:val="21"/>
              </w:rPr>
            </w:pPr>
            <w:r>
              <w:t>GPS 2ndt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35</w:t>
            </w:r>
          </w:p>
        </w:tc>
        <w:tc>
          <w:tcPr>
            <w:tcW w:w="999" w:type="dxa"/>
            <w:vAlign w:val="center"/>
          </w:tcPr>
          <w:p>
            <w:pPr>
              <w:jc w:val="center"/>
              <w:rPr>
                <w:sz w:val="21"/>
                <w:szCs w:val="21"/>
              </w:rPr>
            </w:pPr>
            <w:r>
              <w:t>P4AW28~W32B7~B0</w:t>
            </w:r>
          </w:p>
        </w:tc>
        <w:tc>
          <w:tcPr>
            <w:tcW w:w="1196" w:type="dxa"/>
            <w:vAlign w:val="center"/>
          </w:tcPr>
          <w:p>
            <w:pPr>
              <w:jc w:val="center"/>
              <w:rPr>
                <w:sz w:val="21"/>
                <w:szCs w:val="21"/>
              </w:rPr>
            </w:pPr>
            <w:r>
              <w:t>GH035</w:t>
            </w:r>
          </w:p>
        </w:tc>
        <w:tc>
          <w:tcPr>
            <w:tcW w:w="1491" w:type="dxa"/>
            <w:vAlign w:val="center"/>
          </w:tcPr>
          <w:p>
            <w:pPr>
              <w:jc w:val="center"/>
              <w:rPr>
                <w:sz w:val="21"/>
                <w:szCs w:val="21"/>
              </w:rPr>
            </w:pPr>
            <w:r>
              <w:t>GPS 2nd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36</w:t>
            </w:r>
          </w:p>
        </w:tc>
        <w:tc>
          <w:tcPr>
            <w:tcW w:w="999" w:type="dxa"/>
            <w:vAlign w:val="center"/>
          </w:tcPr>
          <w:p>
            <w:pPr>
              <w:jc w:val="center"/>
              <w:rPr>
                <w:sz w:val="21"/>
                <w:szCs w:val="21"/>
              </w:rPr>
            </w:pPr>
            <w:r>
              <w:t>P4AW33~W37B39~B34</w:t>
            </w:r>
          </w:p>
        </w:tc>
        <w:tc>
          <w:tcPr>
            <w:tcW w:w="1196" w:type="dxa"/>
            <w:vAlign w:val="center"/>
          </w:tcPr>
          <w:p>
            <w:pPr>
              <w:jc w:val="center"/>
              <w:rPr>
                <w:sz w:val="21"/>
                <w:szCs w:val="21"/>
              </w:rPr>
            </w:pPr>
            <w:r>
              <w:t>GH036</w:t>
            </w:r>
          </w:p>
        </w:tc>
        <w:tc>
          <w:tcPr>
            <w:tcW w:w="1491" w:type="dxa"/>
            <w:vAlign w:val="center"/>
          </w:tcPr>
          <w:p>
            <w:pPr>
              <w:jc w:val="center"/>
              <w:rPr>
                <w:sz w:val="21"/>
                <w:szCs w:val="21"/>
              </w:rPr>
            </w:pPr>
            <w:r>
              <w:t>GPS 3rd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37</w:t>
            </w:r>
          </w:p>
        </w:tc>
        <w:tc>
          <w:tcPr>
            <w:tcW w:w="999" w:type="dxa"/>
            <w:vAlign w:val="center"/>
          </w:tcPr>
          <w:p>
            <w:pPr>
              <w:jc w:val="center"/>
              <w:rPr>
                <w:sz w:val="21"/>
                <w:szCs w:val="21"/>
              </w:rPr>
            </w:pPr>
            <w:r>
              <w:t>P4AW33~W37B33~B30</w:t>
            </w:r>
          </w:p>
        </w:tc>
        <w:tc>
          <w:tcPr>
            <w:tcW w:w="1196" w:type="dxa"/>
            <w:vAlign w:val="center"/>
          </w:tcPr>
          <w:p>
            <w:pPr>
              <w:jc w:val="center"/>
              <w:rPr>
                <w:sz w:val="21"/>
                <w:szCs w:val="21"/>
              </w:rPr>
            </w:pPr>
            <w:r>
              <w:t>GH037</w:t>
            </w:r>
          </w:p>
        </w:tc>
        <w:tc>
          <w:tcPr>
            <w:tcW w:w="1491" w:type="dxa"/>
            <w:vAlign w:val="center"/>
          </w:tcPr>
          <w:p>
            <w:pPr>
              <w:jc w:val="center"/>
              <w:rPr>
                <w:sz w:val="21"/>
                <w:szCs w:val="21"/>
              </w:rPr>
            </w:pPr>
            <w:r>
              <w:t>GPS 3rd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38</w:t>
            </w:r>
          </w:p>
        </w:tc>
        <w:tc>
          <w:tcPr>
            <w:tcW w:w="999" w:type="dxa"/>
            <w:vAlign w:val="center"/>
          </w:tcPr>
          <w:p>
            <w:pPr>
              <w:jc w:val="center"/>
              <w:rPr>
                <w:sz w:val="21"/>
                <w:szCs w:val="21"/>
              </w:rPr>
            </w:pPr>
            <w:r>
              <w:t>P4AW33~W37B29~B24</w:t>
            </w:r>
          </w:p>
        </w:tc>
        <w:tc>
          <w:tcPr>
            <w:tcW w:w="1196" w:type="dxa"/>
            <w:vAlign w:val="center"/>
          </w:tcPr>
          <w:p>
            <w:pPr>
              <w:jc w:val="center"/>
              <w:rPr>
                <w:sz w:val="21"/>
                <w:szCs w:val="21"/>
              </w:rPr>
            </w:pPr>
            <w:r>
              <w:t>GH038</w:t>
            </w:r>
          </w:p>
        </w:tc>
        <w:tc>
          <w:tcPr>
            <w:tcW w:w="1491" w:type="dxa"/>
            <w:vAlign w:val="center"/>
          </w:tcPr>
          <w:p>
            <w:pPr>
              <w:jc w:val="center"/>
              <w:rPr>
                <w:sz w:val="21"/>
                <w:szCs w:val="21"/>
              </w:rPr>
            </w:pPr>
            <w:r>
              <w:t>GPS 3rd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39</w:t>
            </w:r>
          </w:p>
        </w:tc>
        <w:tc>
          <w:tcPr>
            <w:tcW w:w="999" w:type="dxa"/>
            <w:vAlign w:val="center"/>
          </w:tcPr>
          <w:p>
            <w:pPr>
              <w:jc w:val="center"/>
              <w:rPr>
                <w:sz w:val="21"/>
                <w:szCs w:val="21"/>
              </w:rPr>
            </w:pPr>
            <w:r>
              <w:t>P4AW33~W37B23~B18</w:t>
            </w:r>
          </w:p>
        </w:tc>
        <w:tc>
          <w:tcPr>
            <w:tcW w:w="1196" w:type="dxa"/>
            <w:vAlign w:val="center"/>
          </w:tcPr>
          <w:p>
            <w:pPr>
              <w:jc w:val="center"/>
              <w:rPr>
                <w:sz w:val="21"/>
                <w:szCs w:val="21"/>
              </w:rPr>
            </w:pPr>
            <w:r>
              <w:t>GH039</w:t>
            </w:r>
          </w:p>
        </w:tc>
        <w:tc>
          <w:tcPr>
            <w:tcW w:w="1491" w:type="dxa"/>
            <w:vAlign w:val="center"/>
          </w:tcPr>
          <w:p>
            <w:pPr>
              <w:jc w:val="center"/>
              <w:rPr>
                <w:sz w:val="21"/>
                <w:szCs w:val="21"/>
              </w:rPr>
            </w:pPr>
            <w:r>
              <w:t>GPS 3rd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40</w:t>
            </w:r>
          </w:p>
        </w:tc>
        <w:tc>
          <w:tcPr>
            <w:tcW w:w="999" w:type="dxa"/>
            <w:vAlign w:val="center"/>
          </w:tcPr>
          <w:p>
            <w:pPr>
              <w:jc w:val="center"/>
              <w:rPr>
                <w:sz w:val="21"/>
                <w:szCs w:val="21"/>
              </w:rPr>
            </w:pPr>
            <w:r>
              <w:t>P4AW33~W37B17~B12</w:t>
            </w:r>
          </w:p>
        </w:tc>
        <w:tc>
          <w:tcPr>
            <w:tcW w:w="1196" w:type="dxa"/>
            <w:vAlign w:val="center"/>
          </w:tcPr>
          <w:p>
            <w:pPr>
              <w:jc w:val="center"/>
              <w:rPr>
                <w:sz w:val="21"/>
                <w:szCs w:val="21"/>
              </w:rPr>
            </w:pPr>
            <w:r>
              <w:t>GH040</w:t>
            </w:r>
          </w:p>
        </w:tc>
        <w:tc>
          <w:tcPr>
            <w:tcW w:w="1491" w:type="dxa"/>
            <w:vAlign w:val="center"/>
          </w:tcPr>
          <w:p>
            <w:pPr>
              <w:jc w:val="center"/>
              <w:rPr>
                <w:sz w:val="21"/>
                <w:szCs w:val="21"/>
              </w:rPr>
            </w:pPr>
            <w:r>
              <w:t>GPS 3rd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41</w:t>
            </w:r>
          </w:p>
        </w:tc>
        <w:tc>
          <w:tcPr>
            <w:tcW w:w="999" w:type="dxa"/>
            <w:vAlign w:val="center"/>
          </w:tcPr>
          <w:p>
            <w:pPr>
              <w:jc w:val="center"/>
              <w:rPr>
                <w:sz w:val="21"/>
                <w:szCs w:val="21"/>
              </w:rPr>
            </w:pPr>
            <w:r>
              <w:t>P4AW33~W37B11~B10</w:t>
            </w:r>
          </w:p>
        </w:tc>
        <w:tc>
          <w:tcPr>
            <w:tcW w:w="1196" w:type="dxa"/>
            <w:vAlign w:val="center"/>
          </w:tcPr>
          <w:p>
            <w:pPr>
              <w:jc w:val="center"/>
              <w:rPr>
                <w:sz w:val="21"/>
                <w:szCs w:val="21"/>
              </w:rPr>
            </w:pPr>
            <w:r>
              <w:t>GH041</w:t>
            </w:r>
          </w:p>
        </w:tc>
        <w:tc>
          <w:tcPr>
            <w:tcW w:w="1491" w:type="dxa"/>
            <w:vAlign w:val="center"/>
          </w:tcPr>
          <w:p>
            <w:pPr>
              <w:jc w:val="center"/>
              <w:rPr>
                <w:sz w:val="21"/>
                <w:szCs w:val="21"/>
              </w:rPr>
            </w:pPr>
            <w:r>
              <w:t>GPS 3rd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42</w:t>
            </w:r>
          </w:p>
        </w:tc>
        <w:tc>
          <w:tcPr>
            <w:tcW w:w="999" w:type="dxa"/>
            <w:vAlign w:val="center"/>
          </w:tcPr>
          <w:p>
            <w:pPr>
              <w:jc w:val="center"/>
              <w:rPr>
                <w:sz w:val="21"/>
                <w:szCs w:val="21"/>
              </w:rPr>
            </w:pPr>
            <w:r>
              <w:t>P4AW33~W37B9</w:t>
            </w:r>
          </w:p>
        </w:tc>
        <w:tc>
          <w:tcPr>
            <w:tcW w:w="1196" w:type="dxa"/>
            <w:vAlign w:val="center"/>
          </w:tcPr>
          <w:p>
            <w:pPr>
              <w:jc w:val="center"/>
              <w:rPr>
                <w:sz w:val="21"/>
                <w:szCs w:val="21"/>
              </w:rPr>
            </w:pPr>
            <w:r>
              <w:t>GH042</w:t>
            </w:r>
          </w:p>
        </w:tc>
        <w:tc>
          <w:tcPr>
            <w:tcW w:w="1491" w:type="dxa"/>
            <w:vAlign w:val="center"/>
          </w:tcPr>
          <w:p>
            <w:pPr>
              <w:jc w:val="center"/>
              <w:rPr>
                <w:sz w:val="21"/>
                <w:szCs w:val="21"/>
              </w:rPr>
            </w:pPr>
            <w:r>
              <w:t>GPS 3rd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43</w:t>
            </w:r>
          </w:p>
        </w:tc>
        <w:tc>
          <w:tcPr>
            <w:tcW w:w="999" w:type="dxa"/>
            <w:vAlign w:val="center"/>
          </w:tcPr>
          <w:p>
            <w:pPr>
              <w:jc w:val="center"/>
              <w:rPr>
                <w:sz w:val="21"/>
                <w:szCs w:val="21"/>
              </w:rPr>
            </w:pPr>
            <w:r>
              <w:t>P4AW33~W37B8</w:t>
            </w:r>
          </w:p>
        </w:tc>
        <w:tc>
          <w:tcPr>
            <w:tcW w:w="1196" w:type="dxa"/>
            <w:vAlign w:val="center"/>
          </w:tcPr>
          <w:p>
            <w:pPr>
              <w:jc w:val="center"/>
              <w:rPr>
                <w:sz w:val="21"/>
                <w:szCs w:val="21"/>
              </w:rPr>
            </w:pPr>
            <w:r>
              <w:t>GH043</w:t>
            </w:r>
          </w:p>
        </w:tc>
        <w:tc>
          <w:tcPr>
            <w:tcW w:w="1491" w:type="dxa"/>
            <w:vAlign w:val="center"/>
          </w:tcPr>
          <w:p>
            <w:pPr>
              <w:jc w:val="center"/>
              <w:rPr>
                <w:sz w:val="21"/>
                <w:szCs w:val="21"/>
              </w:rPr>
            </w:pPr>
            <w:r>
              <w:t>GPS 3rd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44</w:t>
            </w:r>
          </w:p>
        </w:tc>
        <w:tc>
          <w:tcPr>
            <w:tcW w:w="999" w:type="dxa"/>
            <w:vAlign w:val="center"/>
          </w:tcPr>
          <w:p>
            <w:pPr>
              <w:jc w:val="center"/>
              <w:rPr>
                <w:sz w:val="21"/>
                <w:szCs w:val="21"/>
              </w:rPr>
            </w:pPr>
            <w:r>
              <w:t>P4AW33~W37B7~B0</w:t>
            </w:r>
          </w:p>
        </w:tc>
        <w:tc>
          <w:tcPr>
            <w:tcW w:w="1196" w:type="dxa"/>
            <w:vAlign w:val="center"/>
          </w:tcPr>
          <w:p>
            <w:pPr>
              <w:jc w:val="center"/>
              <w:rPr>
                <w:sz w:val="21"/>
                <w:szCs w:val="21"/>
              </w:rPr>
            </w:pPr>
            <w:r>
              <w:t>GH044</w:t>
            </w:r>
          </w:p>
        </w:tc>
        <w:tc>
          <w:tcPr>
            <w:tcW w:w="1491" w:type="dxa"/>
            <w:vAlign w:val="center"/>
          </w:tcPr>
          <w:p>
            <w:pPr>
              <w:jc w:val="center"/>
              <w:rPr>
                <w:sz w:val="21"/>
                <w:szCs w:val="21"/>
              </w:rPr>
            </w:pPr>
            <w:r>
              <w:t>GPS 3rd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45</w:t>
            </w:r>
          </w:p>
        </w:tc>
        <w:tc>
          <w:tcPr>
            <w:tcW w:w="999" w:type="dxa"/>
            <w:vAlign w:val="center"/>
          </w:tcPr>
          <w:p>
            <w:pPr>
              <w:jc w:val="center"/>
              <w:rPr>
                <w:sz w:val="21"/>
                <w:szCs w:val="21"/>
              </w:rPr>
            </w:pPr>
            <w:r>
              <w:t>P4AW38~W42B39~B34</w:t>
            </w:r>
          </w:p>
        </w:tc>
        <w:tc>
          <w:tcPr>
            <w:tcW w:w="1196" w:type="dxa"/>
            <w:vAlign w:val="center"/>
          </w:tcPr>
          <w:p>
            <w:pPr>
              <w:jc w:val="center"/>
              <w:rPr>
                <w:sz w:val="21"/>
                <w:szCs w:val="21"/>
              </w:rPr>
            </w:pPr>
            <w:r>
              <w:t>GH045</w:t>
            </w:r>
          </w:p>
        </w:tc>
        <w:tc>
          <w:tcPr>
            <w:tcW w:w="1491" w:type="dxa"/>
            <w:vAlign w:val="center"/>
          </w:tcPr>
          <w:p>
            <w:pPr>
              <w:jc w:val="center"/>
              <w:rPr>
                <w:sz w:val="21"/>
                <w:szCs w:val="21"/>
              </w:rPr>
            </w:pPr>
            <w:r>
              <w:t>GPS 4th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46</w:t>
            </w:r>
          </w:p>
        </w:tc>
        <w:tc>
          <w:tcPr>
            <w:tcW w:w="999" w:type="dxa"/>
            <w:vAlign w:val="center"/>
          </w:tcPr>
          <w:p>
            <w:pPr>
              <w:jc w:val="center"/>
              <w:rPr>
                <w:sz w:val="21"/>
                <w:szCs w:val="21"/>
              </w:rPr>
            </w:pPr>
            <w:r>
              <w:t>P4AW38~W42B33~B30</w:t>
            </w:r>
          </w:p>
        </w:tc>
        <w:tc>
          <w:tcPr>
            <w:tcW w:w="1196" w:type="dxa"/>
            <w:vAlign w:val="center"/>
          </w:tcPr>
          <w:p>
            <w:pPr>
              <w:jc w:val="center"/>
              <w:rPr>
                <w:sz w:val="21"/>
                <w:szCs w:val="21"/>
              </w:rPr>
            </w:pPr>
            <w:r>
              <w:t>GH046</w:t>
            </w:r>
          </w:p>
        </w:tc>
        <w:tc>
          <w:tcPr>
            <w:tcW w:w="1491" w:type="dxa"/>
            <w:vAlign w:val="center"/>
          </w:tcPr>
          <w:p>
            <w:pPr>
              <w:jc w:val="center"/>
              <w:rPr>
                <w:sz w:val="21"/>
                <w:szCs w:val="21"/>
              </w:rPr>
            </w:pPr>
            <w:r>
              <w:t>GPS 4th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47</w:t>
            </w:r>
          </w:p>
        </w:tc>
        <w:tc>
          <w:tcPr>
            <w:tcW w:w="999" w:type="dxa"/>
            <w:vAlign w:val="center"/>
          </w:tcPr>
          <w:p>
            <w:pPr>
              <w:jc w:val="center"/>
              <w:rPr>
                <w:sz w:val="21"/>
                <w:szCs w:val="21"/>
              </w:rPr>
            </w:pPr>
            <w:r>
              <w:t>P4AW38~W42B29~B24</w:t>
            </w:r>
          </w:p>
        </w:tc>
        <w:tc>
          <w:tcPr>
            <w:tcW w:w="1196" w:type="dxa"/>
            <w:vAlign w:val="center"/>
          </w:tcPr>
          <w:p>
            <w:pPr>
              <w:jc w:val="center"/>
              <w:rPr>
                <w:sz w:val="21"/>
                <w:szCs w:val="21"/>
              </w:rPr>
            </w:pPr>
            <w:r>
              <w:t>GH047</w:t>
            </w:r>
          </w:p>
        </w:tc>
        <w:tc>
          <w:tcPr>
            <w:tcW w:w="1491" w:type="dxa"/>
            <w:vAlign w:val="center"/>
          </w:tcPr>
          <w:p>
            <w:pPr>
              <w:jc w:val="center"/>
              <w:rPr>
                <w:sz w:val="21"/>
                <w:szCs w:val="21"/>
              </w:rPr>
            </w:pPr>
            <w:r>
              <w:t>GPS 4th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48</w:t>
            </w:r>
          </w:p>
        </w:tc>
        <w:tc>
          <w:tcPr>
            <w:tcW w:w="999" w:type="dxa"/>
            <w:vAlign w:val="center"/>
          </w:tcPr>
          <w:p>
            <w:pPr>
              <w:jc w:val="center"/>
              <w:rPr>
                <w:sz w:val="21"/>
                <w:szCs w:val="21"/>
              </w:rPr>
            </w:pPr>
            <w:r>
              <w:t>P4AW38~W42B23~B18</w:t>
            </w:r>
          </w:p>
        </w:tc>
        <w:tc>
          <w:tcPr>
            <w:tcW w:w="1196" w:type="dxa"/>
            <w:vAlign w:val="center"/>
          </w:tcPr>
          <w:p>
            <w:pPr>
              <w:jc w:val="center"/>
              <w:rPr>
                <w:sz w:val="21"/>
                <w:szCs w:val="21"/>
              </w:rPr>
            </w:pPr>
            <w:r>
              <w:t>GH048</w:t>
            </w:r>
          </w:p>
        </w:tc>
        <w:tc>
          <w:tcPr>
            <w:tcW w:w="1491" w:type="dxa"/>
            <w:vAlign w:val="center"/>
          </w:tcPr>
          <w:p>
            <w:pPr>
              <w:jc w:val="center"/>
              <w:rPr>
                <w:sz w:val="21"/>
                <w:szCs w:val="21"/>
              </w:rPr>
            </w:pPr>
            <w:r>
              <w:t>GPS 4th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49</w:t>
            </w:r>
          </w:p>
        </w:tc>
        <w:tc>
          <w:tcPr>
            <w:tcW w:w="999" w:type="dxa"/>
            <w:vAlign w:val="center"/>
          </w:tcPr>
          <w:p>
            <w:pPr>
              <w:jc w:val="center"/>
              <w:rPr>
                <w:sz w:val="21"/>
                <w:szCs w:val="21"/>
              </w:rPr>
            </w:pPr>
            <w:r>
              <w:t>P4AW38~W42B17~B12</w:t>
            </w:r>
          </w:p>
        </w:tc>
        <w:tc>
          <w:tcPr>
            <w:tcW w:w="1196" w:type="dxa"/>
            <w:vAlign w:val="center"/>
          </w:tcPr>
          <w:p>
            <w:pPr>
              <w:jc w:val="center"/>
              <w:rPr>
                <w:sz w:val="21"/>
                <w:szCs w:val="21"/>
              </w:rPr>
            </w:pPr>
            <w:r>
              <w:t>GH049</w:t>
            </w:r>
          </w:p>
        </w:tc>
        <w:tc>
          <w:tcPr>
            <w:tcW w:w="1491" w:type="dxa"/>
            <w:vAlign w:val="center"/>
          </w:tcPr>
          <w:p>
            <w:pPr>
              <w:jc w:val="center"/>
              <w:rPr>
                <w:sz w:val="21"/>
                <w:szCs w:val="21"/>
              </w:rPr>
            </w:pPr>
            <w:r>
              <w:t>GPS 4th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50</w:t>
            </w:r>
          </w:p>
        </w:tc>
        <w:tc>
          <w:tcPr>
            <w:tcW w:w="999" w:type="dxa"/>
            <w:vAlign w:val="center"/>
          </w:tcPr>
          <w:p>
            <w:pPr>
              <w:jc w:val="center"/>
              <w:rPr>
                <w:sz w:val="21"/>
                <w:szCs w:val="21"/>
              </w:rPr>
            </w:pPr>
            <w:r>
              <w:t>P4AW38~W42B11~B10</w:t>
            </w:r>
          </w:p>
        </w:tc>
        <w:tc>
          <w:tcPr>
            <w:tcW w:w="1196" w:type="dxa"/>
            <w:vAlign w:val="center"/>
          </w:tcPr>
          <w:p>
            <w:pPr>
              <w:jc w:val="center"/>
              <w:rPr>
                <w:sz w:val="21"/>
                <w:szCs w:val="21"/>
              </w:rPr>
            </w:pPr>
            <w:r>
              <w:t>GH050</w:t>
            </w:r>
          </w:p>
        </w:tc>
        <w:tc>
          <w:tcPr>
            <w:tcW w:w="1491" w:type="dxa"/>
            <w:vAlign w:val="center"/>
          </w:tcPr>
          <w:p>
            <w:pPr>
              <w:jc w:val="center"/>
              <w:rPr>
                <w:sz w:val="21"/>
                <w:szCs w:val="21"/>
              </w:rPr>
            </w:pPr>
            <w:r>
              <w:t>GPS 4th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51</w:t>
            </w:r>
          </w:p>
        </w:tc>
        <w:tc>
          <w:tcPr>
            <w:tcW w:w="999" w:type="dxa"/>
            <w:vAlign w:val="center"/>
          </w:tcPr>
          <w:p>
            <w:pPr>
              <w:jc w:val="center"/>
              <w:rPr>
                <w:sz w:val="21"/>
                <w:szCs w:val="21"/>
              </w:rPr>
            </w:pPr>
            <w:r>
              <w:t>P4AW38~W42B9</w:t>
            </w:r>
          </w:p>
        </w:tc>
        <w:tc>
          <w:tcPr>
            <w:tcW w:w="1196" w:type="dxa"/>
            <w:vAlign w:val="center"/>
          </w:tcPr>
          <w:p>
            <w:pPr>
              <w:jc w:val="center"/>
              <w:rPr>
                <w:sz w:val="21"/>
                <w:szCs w:val="21"/>
              </w:rPr>
            </w:pPr>
            <w:r>
              <w:t>GH051</w:t>
            </w:r>
          </w:p>
        </w:tc>
        <w:tc>
          <w:tcPr>
            <w:tcW w:w="1491" w:type="dxa"/>
            <w:vAlign w:val="center"/>
          </w:tcPr>
          <w:p>
            <w:pPr>
              <w:jc w:val="center"/>
              <w:rPr>
                <w:sz w:val="21"/>
                <w:szCs w:val="21"/>
              </w:rPr>
            </w:pPr>
            <w:r>
              <w:t>GPS 4th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52</w:t>
            </w:r>
          </w:p>
        </w:tc>
        <w:tc>
          <w:tcPr>
            <w:tcW w:w="999" w:type="dxa"/>
            <w:vAlign w:val="center"/>
          </w:tcPr>
          <w:p>
            <w:pPr>
              <w:jc w:val="center"/>
              <w:rPr>
                <w:sz w:val="21"/>
                <w:szCs w:val="21"/>
              </w:rPr>
            </w:pPr>
            <w:r>
              <w:t>P4AW38~W42B8</w:t>
            </w:r>
          </w:p>
        </w:tc>
        <w:tc>
          <w:tcPr>
            <w:tcW w:w="1196" w:type="dxa"/>
            <w:vAlign w:val="center"/>
          </w:tcPr>
          <w:p>
            <w:pPr>
              <w:jc w:val="center"/>
              <w:rPr>
                <w:sz w:val="21"/>
                <w:szCs w:val="21"/>
              </w:rPr>
            </w:pPr>
            <w:r>
              <w:t>GH052</w:t>
            </w:r>
          </w:p>
        </w:tc>
        <w:tc>
          <w:tcPr>
            <w:tcW w:w="1491" w:type="dxa"/>
            <w:vAlign w:val="center"/>
          </w:tcPr>
          <w:p>
            <w:pPr>
              <w:jc w:val="center"/>
              <w:rPr>
                <w:sz w:val="21"/>
                <w:szCs w:val="21"/>
              </w:rPr>
            </w:pPr>
            <w:r>
              <w:t>GPS 4th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53</w:t>
            </w:r>
          </w:p>
        </w:tc>
        <w:tc>
          <w:tcPr>
            <w:tcW w:w="999" w:type="dxa"/>
            <w:vAlign w:val="center"/>
          </w:tcPr>
          <w:p>
            <w:pPr>
              <w:jc w:val="center"/>
              <w:rPr>
                <w:sz w:val="21"/>
                <w:szCs w:val="21"/>
              </w:rPr>
            </w:pPr>
            <w:r>
              <w:t>P4AW38~W42B7~B0</w:t>
            </w:r>
          </w:p>
        </w:tc>
        <w:tc>
          <w:tcPr>
            <w:tcW w:w="1196" w:type="dxa"/>
            <w:vAlign w:val="center"/>
          </w:tcPr>
          <w:p>
            <w:pPr>
              <w:jc w:val="center"/>
              <w:rPr>
                <w:sz w:val="21"/>
                <w:szCs w:val="21"/>
              </w:rPr>
            </w:pPr>
            <w:r>
              <w:t>GH053</w:t>
            </w:r>
          </w:p>
        </w:tc>
        <w:tc>
          <w:tcPr>
            <w:tcW w:w="1491" w:type="dxa"/>
            <w:vAlign w:val="center"/>
          </w:tcPr>
          <w:p>
            <w:pPr>
              <w:jc w:val="center"/>
              <w:rPr>
                <w:sz w:val="21"/>
                <w:szCs w:val="21"/>
              </w:rPr>
            </w:pPr>
            <w:r>
              <w:t>GPS 4th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54</w:t>
            </w:r>
          </w:p>
        </w:tc>
        <w:tc>
          <w:tcPr>
            <w:tcW w:w="999" w:type="dxa"/>
            <w:vAlign w:val="center"/>
          </w:tcPr>
          <w:p>
            <w:pPr>
              <w:jc w:val="center"/>
              <w:rPr>
                <w:sz w:val="21"/>
                <w:szCs w:val="21"/>
              </w:rPr>
            </w:pPr>
            <w:r>
              <w:t>P4AW43~W47B39~B34</w:t>
            </w:r>
          </w:p>
        </w:tc>
        <w:tc>
          <w:tcPr>
            <w:tcW w:w="1196" w:type="dxa"/>
            <w:vAlign w:val="center"/>
          </w:tcPr>
          <w:p>
            <w:pPr>
              <w:jc w:val="center"/>
              <w:rPr>
                <w:sz w:val="21"/>
                <w:szCs w:val="21"/>
              </w:rPr>
            </w:pPr>
            <w:r>
              <w:t>GH054</w:t>
            </w:r>
          </w:p>
        </w:tc>
        <w:tc>
          <w:tcPr>
            <w:tcW w:w="1491" w:type="dxa"/>
            <w:vAlign w:val="center"/>
          </w:tcPr>
          <w:p>
            <w:pPr>
              <w:jc w:val="center"/>
              <w:rPr>
                <w:sz w:val="21"/>
                <w:szCs w:val="21"/>
              </w:rPr>
            </w:pPr>
            <w:r>
              <w:t>GPS 5th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55</w:t>
            </w:r>
          </w:p>
        </w:tc>
        <w:tc>
          <w:tcPr>
            <w:tcW w:w="999" w:type="dxa"/>
            <w:vAlign w:val="center"/>
          </w:tcPr>
          <w:p>
            <w:pPr>
              <w:jc w:val="center"/>
              <w:rPr>
                <w:sz w:val="21"/>
                <w:szCs w:val="21"/>
              </w:rPr>
            </w:pPr>
            <w:r>
              <w:t>P4AW43~W47B33~B30</w:t>
            </w:r>
          </w:p>
        </w:tc>
        <w:tc>
          <w:tcPr>
            <w:tcW w:w="1196" w:type="dxa"/>
            <w:vAlign w:val="center"/>
          </w:tcPr>
          <w:p>
            <w:pPr>
              <w:jc w:val="center"/>
              <w:rPr>
                <w:sz w:val="21"/>
                <w:szCs w:val="21"/>
              </w:rPr>
            </w:pPr>
            <w:r>
              <w:t>GH055</w:t>
            </w:r>
          </w:p>
        </w:tc>
        <w:tc>
          <w:tcPr>
            <w:tcW w:w="1491" w:type="dxa"/>
            <w:vAlign w:val="center"/>
          </w:tcPr>
          <w:p>
            <w:pPr>
              <w:jc w:val="center"/>
              <w:rPr>
                <w:sz w:val="21"/>
                <w:szCs w:val="21"/>
              </w:rPr>
            </w:pPr>
            <w:r>
              <w:t>GPS 5th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56</w:t>
            </w:r>
          </w:p>
        </w:tc>
        <w:tc>
          <w:tcPr>
            <w:tcW w:w="999" w:type="dxa"/>
            <w:vAlign w:val="center"/>
          </w:tcPr>
          <w:p>
            <w:pPr>
              <w:jc w:val="center"/>
              <w:rPr>
                <w:sz w:val="21"/>
                <w:szCs w:val="21"/>
              </w:rPr>
            </w:pPr>
            <w:r>
              <w:t>P4AW43~W47B29~B24</w:t>
            </w:r>
          </w:p>
        </w:tc>
        <w:tc>
          <w:tcPr>
            <w:tcW w:w="1196" w:type="dxa"/>
            <w:vAlign w:val="center"/>
          </w:tcPr>
          <w:p>
            <w:pPr>
              <w:jc w:val="center"/>
              <w:rPr>
                <w:sz w:val="21"/>
                <w:szCs w:val="21"/>
              </w:rPr>
            </w:pPr>
            <w:r>
              <w:t>GH056</w:t>
            </w:r>
          </w:p>
        </w:tc>
        <w:tc>
          <w:tcPr>
            <w:tcW w:w="1491" w:type="dxa"/>
            <w:vAlign w:val="center"/>
          </w:tcPr>
          <w:p>
            <w:pPr>
              <w:jc w:val="center"/>
              <w:rPr>
                <w:sz w:val="21"/>
                <w:szCs w:val="21"/>
              </w:rPr>
            </w:pPr>
            <w:r>
              <w:t>GPS 5th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57</w:t>
            </w:r>
          </w:p>
        </w:tc>
        <w:tc>
          <w:tcPr>
            <w:tcW w:w="999" w:type="dxa"/>
            <w:vAlign w:val="center"/>
          </w:tcPr>
          <w:p>
            <w:pPr>
              <w:jc w:val="center"/>
              <w:rPr>
                <w:sz w:val="21"/>
                <w:szCs w:val="21"/>
              </w:rPr>
            </w:pPr>
            <w:r>
              <w:t>P4AW43~W47B23~B18</w:t>
            </w:r>
          </w:p>
        </w:tc>
        <w:tc>
          <w:tcPr>
            <w:tcW w:w="1196" w:type="dxa"/>
            <w:vAlign w:val="center"/>
          </w:tcPr>
          <w:p>
            <w:pPr>
              <w:jc w:val="center"/>
              <w:rPr>
                <w:sz w:val="21"/>
                <w:szCs w:val="21"/>
              </w:rPr>
            </w:pPr>
            <w:r>
              <w:t>GH057</w:t>
            </w:r>
          </w:p>
        </w:tc>
        <w:tc>
          <w:tcPr>
            <w:tcW w:w="1491" w:type="dxa"/>
            <w:vAlign w:val="center"/>
          </w:tcPr>
          <w:p>
            <w:pPr>
              <w:jc w:val="center"/>
              <w:rPr>
                <w:sz w:val="21"/>
                <w:szCs w:val="21"/>
              </w:rPr>
            </w:pPr>
            <w:r>
              <w:t>GPS 5th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58</w:t>
            </w:r>
          </w:p>
        </w:tc>
        <w:tc>
          <w:tcPr>
            <w:tcW w:w="999" w:type="dxa"/>
            <w:vAlign w:val="center"/>
          </w:tcPr>
          <w:p>
            <w:pPr>
              <w:jc w:val="center"/>
              <w:rPr>
                <w:sz w:val="21"/>
                <w:szCs w:val="21"/>
              </w:rPr>
            </w:pPr>
            <w:r>
              <w:t>P4AW43~W47B17~B12</w:t>
            </w:r>
          </w:p>
        </w:tc>
        <w:tc>
          <w:tcPr>
            <w:tcW w:w="1196" w:type="dxa"/>
            <w:vAlign w:val="center"/>
          </w:tcPr>
          <w:p>
            <w:pPr>
              <w:jc w:val="center"/>
              <w:rPr>
                <w:sz w:val="21"/>
                <w:szCs w:val="21"/>
              </w:rPr>
            </w:pPr>
            <w:r>
              <w:t>GH058</w:t>
            </w:r>
          </w:p>
        </w:tc>
        <w:tc>
          <w:tcPr>
            <w:tcW w:w="1491" w:type="dxa"/>
            <w:vAlign w:val="center"/>
          </w:tcPr>
          <w:p>
            <w:pPr>
              <w:jc w:val="center"/>
              <w:rPr>
                <w:sz w:val="21"/>
                <w:szCs w:val="21"/>
              </w:rPr>
            </w:pPr>
            <w:r>
              <w:t>GPS 5th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59</w:t>
            </w:r>
          </w:p>
        </w:tc>
        <w:tc>
          <w:tcPr>
            <w:tcW w:w="999" w:type="dxa"/>
            <w:vAlign w:val="center"/>
          </w:tcPr>
          <w:p>
            <w:pPr>
              <w:jc w:val="center"/>
              <w:rPr>
                <w:sz w:val="21"/>
                <w:szCs w:val="21"/>
              </w:rPr>
            </w:pPr>
            <w:r>
              <w:t>P4AW43~W47B11~B10</w:t>
            </w:r>
          </w:p>
        </w:tc>
        <w:tc>
          <w:tcPr>
            <w:tcW w:w="1196" w:type="dxa"/>
            <w:vAlign w:val="center"/>
          </w:tcPr>
          <w:p>
            <w:pPr>
              <w:jc w:val="center"/>
              <w:rPr>
                <w:sz w:val="21"/>
                <w:szCs w:val="21"/>
              </w:rPr>
            </w:pPr>
            <w:r>
              <w:t>GH059</w:t>
            </w:r>
          </w:p>
        </w:tc>
        <w:tc>
          <w:tcPr>
            <w:tcW w:w="1491" w:type="dxa"/>
            <w:vAlign w:val="center"/>
          </w:tcPr>
          <w:p>
            <w:pPr>
              <w:jc w:val="center"/>
              <w:rPr>
                <w:sz w:val="21"/>
                <w:szCs w:val="21"/>
              </w:rPr>
            </w:pPr>
            <w:r>
              <w:t>GPS 5th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60</w:t>
            </w:r>
          </w:p>
        </w:tc>
        <w:tc>
          <w:tcPr>
            <w:tcW w:w="999" w:type="dxa"/>
            <w:vAlign w:val="center"/>
          </w:tcPr>
          <w:p>
            <w:pPr>
              <w:jc w:val="center"/>
              <w:rPr>
                <w:sz w:val="21"/>
                <w:szCs w:val="21"/>
              </w:rPr>
            </w:pPr>
            <w:r>
              <w:t>P4AW43~W47B9</w:t>
            </w:r>
          </w:p>
        </w:tc>
        <w:tc>
          <w:tcPr>
            <w:tcW w:w="1196" w:type="dxa"/>
            <w:vAlign w:val="center"/>
          </w:tcPr>
          <w:p>
            <w:pPr>
              <w:jc w:val="center"/>
              <w:rPr>
                <w:sz w:val="21"/>
                <w:szCs w:val="21"/>
              </w:rPr>
            </w:pPr>
            <w:r>
              <w:t>GH060</w:t>
            </w:r>
          </w:p>
        </w:tc>
        <w:tc>
          <w:tcPr>
            <w:tcW w:w="1491" w:type="dxa"/>
            <w:vAlign w:val="center"/>
          </w:tcPr>
          <w:p>
            <w:pPr>
              <w:jc w:val="center"/>
              <w:rPr>
                <w:sz w:val="21"/>
                <w:szCs w:val="21"/>
              </w:rPr>
            </w:pPr>
            <w:r>
              <w:t>GPS 5th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61</w:t>
            </w:r>
          </w:p>
        </w:tc>
        <w:tc>
          <w:tcPr>
            <w:tcW w:w="999" w:type="dxa"/>
            <w:vAlign w:val="center"/>
          </w:tcPr>
          <w:p>
            <w:pPr>
              <w:jc w:val="center"/>
              <w:rPr>
                <w:sz w:val="21"/>
                <w:szCs w:val="21"/>
              </w:rPr>
            </w:pPr>
            <w:r>
              <w:t>P4AW43~W47B8</w:t>
            </w:r>
          </w:p>
        </w:tc>
        <w:tc>
          <w:tcPr>
            <w:tcW w:w="1196" w:type="dxa"/>
            <w:vAlign w:val="center"/>
          </w:tcPr>
          <w:p>
            <w:pPr>
              <w:jc w:val="center"/>
              <w:rPr>
                <w:sz w:val="21"/>
                <w:szCs w:val="21"/>
              </w:rPr>
            </w:pPr>
            <w:r>
              <w:t>GH061</w:t>
            </w:r>
          </w:p>
        </w:tc>
        <w:tc>
          <w:tcPr>
            <w:tcW w:w="1491" w:type="dxa"/>
            <w:vAlign w:val="center"/>
          </w:tcPr>
          <w:p>
            <w:pPr>
              <w:jc w:val="center"/>
              <w:rPr>
                <w:sz w:val="21"/>
                <w:szCs w:val="21"/>
              </w:rPr>
            </w:pPr>
            <w:r>
              <w:t>GPS 5th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62</w:t>
            </w:r>
          </w:p>
        </w:tc>
        <w:tc>
          <w:tcPr>
            <w:tcW w:w="999" w:type="dxa"/>
            <w:vAlign w:val="center"/>
          </w:tcPr>
          <w:p>
            <w:pPr>
              <w:jc w:val="center"/>
              <w:rPr>
                <w:sz w:val="21"/>
                <w:szCs w:val="21"/>
              </w:rPr>
            </w:pPr>
            <w:r>
              <w:t>P4AW43~W47B7~B0</w:t>
            </w:r>
          </w:p>
        </w:tc>
        <w:tc>
          <w:tcPr>
            <w:tcW w:w="1196" w:type="dxa"/>
            <w:vAlign w:val="center"/>
          </w:tcPr>
          <w:p>
            <w:pPr>
              <w:jc w:val="center"/>
              <w:rPr>
                <w:sz w:val="21"/>
                <w:szCs w:val="21"/>
              </w:rPr>
            </w:pPr>
            <w:r>
              <w:t>GH062</w:t>
            </w:r>
          </w:p>
        </w:tc>
        <w:tc>
          <w:tcPr>
            <w:tcW w:w="1491" w:type="dxa"/>
            <w:vAlign w:val="center"/>
          </w:tcPr>
          <w:p>
            <w:pPr>
              <w:jc w:val="center"/>
              <w:rPr>
                <w:sz w:val="21"/>
                <w:szCs w:val="21"/>
              </w:rPr>
            </w:pPr>
            <w:r>
              <w:t>GPS 5th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63</w:t>
            </w:r>
          </w:p>
        </w:tc>
        <w:tc>
          <w:tcPr>
            <w:tcW w:w="999" w:type="dxa"/>
            <w:vAlign w:val="center"/>
          </w:tcPr>
          <w:p>
            <w:pPr>
              <w:jc w:val="center"/>
              <w:rPr>
                <w:sz w:val="21"/>
                <w:szCs w:val="21"/>
              </w:rPr>
            </w:pPr>
            <w:r>
              <w:t>P4AW48~W52B39~B34</w:t>
            </w:r>
          </w:p>
        </w:tc>
        <w:tc>
          <w:tcPr>
            <w:tcW w:w="1196" w:type="dxa"/>
            <w:vAlign w:val="center"/>
          </w:tcPr>
          <w:p>
            <w:pPr>
              <w:jc w:val="center"/>
              <w:rPr>
                <w:sz w:val="21"/>
                <w:szCs w:val="21"/>
              </w:rPr>
            </w:pPr>
            <w:r>
              <w:t>GH063</w:t>
            </w:r>
          </w:p>
        </w:tc>
        <w:tc>
          <w:tcPr>
            <w:tcW w:w="1491" w:type="dxa"/>
            <w:vAlign w:val="center"/>
          </w:tcPr>
          <w:p>
            <w:pPr>
              <w:jc w:val="center"/>
              <w:rPr>
                <w:sz w:val="21"/>
                <w:szCs w:val="21"/>
              </w:rPr>
            </w:pPr>
            <w:r>
              <w:t>GPS 6th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64</w:t>
            </w:r>
          </w:p>
        </w:tc>
        <w:tc>
          <w:tcPr>
            <w:tcW w:w="999" w:type="dxa"/>
            <w:vAlign w:val="center"/>
          </w:tcPr>
          <w:p>
            <w:pPr>
              <w:jc w:val="center"/>
              <w:rPr>
                <w:sz w:val="21"/>
                <w:szCs w:val="21"/>
              </w:rPr>
            </w:pPr>
            <w:r>
              <w:t>P4AW48~W52B33~B30</w:t>
            </w:r>
          </w:p>
        </w:tc>
        <w:tc>
          <w:tcPr>
            <w:tcW w:w="1196" w:type="dxa"/>
            <w:vAlign w:val="center"/>
          </w:tcPr>
          <w:p>
            <w:pPr>
              <w:jc w:val="center"/>
              <w:rPr>
                <w:sz w:val="21"/>
                <w:szCs w:val="21"/>
              </w:rPr>
            </w:pPr>
            <w:r>
              <w:t>GH064</w:t>
            </w:r>
          </w:p>
        </w:tc>
        <w:tc>
          <w:tcPr>
            <w:tcW w:w="1491" w:type="dxa"/>
            <w:vAlign w:val="center"/>
          </w:tcPr>
          <w:p>
            <w:pPr>
              <w:jc w:val="center"/>
              <w:rPr>
                <w:sz w:val="21"/>
                <w:szCs w:val="21"/>
              </w:rPr>
            </w:pPr>
            <w:r>
              <w:t>GPS 6th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65</w:t>
            </w:r>
          </w:p>
        </w:tc>
        <w:tc>
          <w:tcPr>
            <w:tcW w:w="999" w:type="dxa"/>
            <w:vAlign w:val="center"/>
          </w:tcPr>
          <w:p>
            <w:pPr>
              <w:jc w:val="center"/>
              <w:rPr>
                <w:sz w:val="21"/>
                <w:szCs w:val="21"/>
              </w:rPr>
            </w:pPr>
            <w:r>
              <w:t>P4AW48~W52B29~B24</w:t>
            </w:r>
          </w:p>
        </w:tc>
        <w:tc>
          <w:tcPr>
            <w:tcW w:w="1196" w:type="dxa"/>
            <w:vAlign w:val="center"/>
          </w:tcPr>
          <w:p>
            <w:pPr>
              <w:jc w:val="center"/>
              <w:rPr>
                <w:sz w:val="21"/>
                <w:szCs w:val="21"/>
              </w:rPr>
            </w:pPr>
            <w:r>
              <w:t>GH065</w:t>
            </w:r>
          </w:p>
        </w:tc>
        <w:tc>
          <w:tcPr>
            <w:tcW w:w="1491" w:type="dxa"/>
            <w:vAlign w:val="center"/>
          </w:tcPr>
          <w:p>
            <w:pPr>
              <w:jc w:val="center"/>
              <w:rPr>
                <w:sz w:val="21"/>
                <w:szCs w:val="21"/>
              </w:rPr>
            </w:pPr>
            <w:r>
              <w:t>GPS 6th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66</w:t>
            </w:r>
          </w:p>
        </w:tc>
        <w:tc>
          <w:tcPr>
            <w:tcW w:w="999" w:type="dxa"/>
            <w:vAlign w:val="center"/>
          </w:tcPr>
          <w:p>
            <w:pPr>
              <w:jc w:val="center"/>
              <w:rPr>
                <w:sz w:val="21"/>
                <w:szCs w:val="21"/>
              </w:rPr>
            </w:pPr>
            <w:r>
              <w:t>P4AW48~W52B23~B18</w:t>
            </w:r>
          </w:p>
        </w:tc>
        <w:tc>
          <w:tcPr>
            <w:tcW w:w="1196" w:type="dxa"/>
            <w:vAlign w:val="center"/>
          </w:tcPr>
          <w:p>
            <w:pPr>
              <w:jc w:val="center"/>
              <w:rPr>
                <w:sz w:val="21"/>
                <w:szCs w:val="21"/>
              </w:rPr>
            </w:pPr>
            <w:r>
              <w:t>GH066</w:t>
            </w:r>
          </w:p>
        </w:tc>
        <w:tc>
          <w:tcPr>
            <w:tcW w:w="1491" w:type="dxa"/>
            <w:vAlign w:val="center"/>
          </w:tcPr>
          <w:p>
            <w:pPr>
              <w:jc w:val="center"/>
              <w:rPr>
                <w:sz w:val="21"/>
                <w:szCs w:val="21"/>
              </w:rPr>
            </w:pPr>
            <w:r>
              <w:t>GPS 6th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67</w:t>
            </w:r>
          </w:p>
        </w:tc>
        <w:tc>
          <w:tcPr>
            <w:tcW w:w="999" w:type="dxa"/>
            <w:vAlign w:val="center"/>
          </w:tcPr>
          <w:p>
            <w:pPr>
              <w:jc w:val="center"/>
              <w:rPr>
                <w:sz w:val="21"/>
                <w:szCs w:val="21"/>
              </w:rPr>
            </w:pPr>
            <w:r>
              <w:t>P4AW48~W52B17~B12</w:t>
            </w:r>
          </w:p>
        </w:tc>
        <w:tc>
          <w:tcPr>
            <w:tcW w:w="1196" w:type="dxa"/>
            <w:vAlign w:val="center"/>
          </w:tcPr>
          <w:p>
            <w:pPr>
              <w:jc w:val="center"/>
              <w:rPr>
                <w:sz w:val="21"/>
                <w:szCs w:val="21"/>
              </w:rPr>
            </w:pPr>
            <w:r>
              <w:t>GH067</w:t>
            </w:r>
          </w:p>
        </w:tc>
        <w:tc>
          <w:tcPr>
            <w:tcW w:w="1491" w:type="dxa"/>
            <w:vAlign w:val="center"/>
          </w:tcPr>
          <w:p>
            <w:pPr>
              <w:jc w:val="center"/>
              <w:rPr>
                <w:sz w:val="21"/>
                <w:szCs w:val="21"/>
              </w:rPr>
            </w:pPr>
            <w:r>
              <w:t>GPS 6th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68</w:t>
            </w:r>
          </w:p>
        </w:tc>
        <w:tc>
          <w:tcPr>
            <w:tcW w:w="999" w:type="dxa"/>
            <w:vAlign w:val="center"/>
          </w:tcPr>
          <w:p>
            <w:pPr>
              <w:jc w:val="center"/>
              <w:rPr>
                <w:sz w:val="21"/>
                <w:szCs w:val="21"/>
              </w:rPr>
            </w:pPr>
            <w:r>
              <w:t>P4AW48~W52B11~B10</w:t>
            </w:r>
          </w:p>
        </w:tc>
        <w:tc>
          <w:tcPr>
            <w:tcW w:w="1196" w:type="dxa"/>
            <w:vAlign w:val="center"/>
          </w:tcPr>
          <w:p>
            <w:pPr>
              <w:jc w:val="center"/>
              <w:rPr>
                <w:sz w:val="21"/>
                <w:szCs w:val="21"/>
              </w:rPr>
            </w:pPr>
            <w:r>
              <w:t>GH068</w:t>
            </w:r>
          </w:p>
        </w:tc>
        <w:tc>
          <w:tcPr>
            <w:tcW w:w="1491" w:type="dxa"/>
            <w:vAlign w:val="center"/>
          </w:tcPr>
          <w:p>
            <w:pPr>
              <w:jc w:val="center"/>
              <w:rPr>
                <w:sz w:val="21"/>
                <w:szCs w:val="21"/>
              </w:rPr>
            </w:pPr>
            <w:r>
              <w:t>GPS 6th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69</w:t>
            </w:r>
          </w:p>
        </w:tc>
        <w:tc>
          <w:tcPr>
            <w:tcW w:w="999" w:type="dxa"/>
            <w:vAlign w:val="center"/>
          </w:tcPr>
          <w:p>
            <w:pPr>
              <w:jc w:val="center"/>
              <w:rPr>
                <w:sz w:val="21"/>
                <w:szCs w:val="21"/>
              </w:rPr>
            </w:pPr>
            <w:r>
              <w:t>P4AW48~W52B9</w:t>
            </w:r>
          </w:p>
        </w:tc>
        <w:tc>
          <w:tcPr>
            <w:tcW w:w="1196" w:type="dxa"/>
            <w:vAlign w:val="center"/>
          </w:tcPr>
          <w:p>
            <w:pPr>
              <w:jc w:val="center"/>
              <w:rPr>
                <w:sz w:val="21"/>
                <w:szCs w:val="21"/>
              </w:rPr>
            </w:pPr>
            <w:r>
              <w:t>GH069</w:t>
            </w:r>
          </w:p>
        </w:tc>
        <w:tc>
          <w:tcPr>
            <w:tcW w:w="1491" w:type="dxa"/>
            <w:vAlign w:val="center"/>
          </w:tcPr>
          <w:p>
            <w:pPr>
              <w:jc w:val="center"/>
              <w:rPr>
                <w:sz w:val="21"/>
                <w:szCs w:val="21"/>
              </w:rPr>
            </w:pPr>
            <w:r>
              <w:t>GPS 6th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70</w:t>
            </w:r>
          </w:p>
        </w:tc>
        <w:tc>
          <w:tcPr>
            <w:tcW w:w="999" w:type="dxa"/>
            <w:vAlign w:val="center"/>
          </w:tcPr>
          <w:p>
            <w:pPr>
              <w:jc w:val="center"/>
              <w:rPr>
                <w:sz w:val="21"/>
                <w:szCs w:val="21"/>
              </w:rPr>
            </w:pPr>
            <w:r>
              <w:t>P4AW48~W52B8</w:t>
            </w:r>
          </w:p>
        </w:tc>
        <w:tc>
          <w:tcPr>
            <w:tcW w:w="1196" w:type="dxa"/>
            <w:vAlign w:val="center"/>
          </w:tcPr>
          <w:p>
            <w:pPr>
              <w:jc w:val="center"/>
              <w:rPr>
                <w:sz w:val="21"/>
                <w:szCs w:val="21"/>
              </w:rPr>
            </w:pPr>
            <w:r>
              <w:t>GH070</w:t>
            </w:r>
          </w:p>
        </w:tc>
        <w:tc>
          <w:tcPr>
            <w:tcW w:w="1491" w:type="dxa"/>
            <w:vAlign w:val="center"/>
          </w:tcPr>
          <w:p>
            <w:pPr>
              <w:jc w:val="center"/>
              <w:rPr>
                <w:sz w:val="21"/>
                <w:szCs w:val="21"/>
              </w:rPr>
            </w:pPr>
            <w:r>
              <w:t>GPS 6th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71</w:t>
            </w:r>
          </w:p>
        </w:tc>
        <w:tc>
          <w:tcPr>
            <w:tcW w:w="999" w:type="dxa"/>
            <w:vAlign w:val="center"/>
          </w:tcPr>
          <w:p>
            <w:pPr>
              <w:jc w:val="center"/>
              <w:rPr>
                <w:sz w:val="21"/>
                <w:szCs w:val="21"/>
              </w:rPr>
            </w:pPr>
            <w:r>
              <w:t>P4AW48~W52B7~B0</w:t>
            </w:r>
          </w:p>
        </w:tc>
        <w:tc>
          <w:tcPr>
            <w:tcW w:w="1196" w:type="dxa"/>
            <w:vAlign w:val="center"/>
          </w:tcPr>
          <w:p>
            <w:pPr>
              <w:jc w:val="center"/>
              <w:rPr>
                <w:sz w:val="21"/>
                <w:szCs w:val="21"/>
              </w:rPr>
            </w:pPr>
            <w:r>
              <w:t>GH071</w:t>
            </w:r>
          </w:p>
        </w:tc>
        <w:tc>
          <w:tcPr>
            <w:tcW w:w="1491" w:type="dxa"/>
            <w:vAlign w:val="center"/>
          </w:tcPr>
          <w:p>
            <w:pPr>
              <w:jc w:val="center"/>
              <w:rPr>
                <w:sz w:val="21"/>
                <w:szCs w:val="21"/>
              </w:rPr>
            </w:pPr>
            <w:r>
              <w:t>GPS 6th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72</w:t>
            </w:r>
          </w:p>
        </w:tc>
        <w:tc>
          <w:tcPr>
            <w:tcW w:w="999" w:type="dxa"/>
            <w:vAlign w:val="center"/>
          </w:tcPr>
          <w:p>
            <w:pPr>
              <w:jc w:val="center"/>
              <w:rPr>
                <w:sz w:val="21"/>
                <w:szCs w:val="21"/>
              </w:rPr>
            </w:pPr>
            <w:r>
              <w:t>P4AW53~W57B39~B34</w:t>
            </w:r>
          </w:p>
        </w:tc>
        <w:tc>
          <w:tcPr>
            <w:tcW w:w="1196" w:type="dxa"/>
            <w:vAlign w:val="center"/>
          </w:tcPr>
          <w:p>
            <w:pPr>
              <w:jc w:val="center"/>
              <w:rPr>
                <w:sz w:val="21"/>
                <w:szCs w:val="21"/>
              </w:rPr>
            </w:pPr>
            <w:r>
              <w:t>GH072</w:t>
            </w:r>
          </w:p>
        </w:tc>
        <w:tc>
          <w:tcPr>
            <w:tcW w:w="1491" w:type="dxa"/>
            <w:vAlign w:val="center"/>
          </w:tcPr>
          <w:p>
            <w:pPr>
              <w:jc w:val="center"/>
              <w:rPr>
                <w:sz w:val="21"/>
                <w:szCs w:val="21"/>
              </w:rPr>
            </w:pPr>
            <w:r>
              <w:t>GPS 7th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73</w:t>
            </w:r>
          </w:p>
        </w:tc>
        <w:tc>
          <w:tcPr>
            <w:tcW w:w="999" w:type="dxa"/>
            <w:vAlign w:val="center"/>
          </w:tcPr>
          <w:p>
            <w:pPr>
              <w:jc w:val="center"/>
              <w:rPr>
                <w:sz w:val="21"/>
                <w:szCs w:val="21"/>
              </w:rPr>
            </w:pPr>
            <w:r>
              <w:t>P4AW53~W57B33~B30</w:t>
            </w:r>
          </w:p>
        </w:tc>
        <w:tc>
          <w:tcPr>
            <w:tcW w:w="1196" w:type="dxa"/>
            <w:vAlign w:val="center"/>
          </w:tcPr>
          <w:p>
            <w:pPr>
              <w:jc w:val="center"/>
              <w:rPr>
                <w:sz w:val="21"/>
                <w:szCs w:val="21"/>
              </w:rPr>
            </w:pPr>
            <w:r>
              <w:t>GH073</w:t>
            </w:r>
          </w:p>
        </w:tc>
        <w:tc>
          <w:tcPr>
            <w:tcW w:w="1491" w:type="dxa"/>
            <w:vAlign w:val="center"/>
          </w:tcPr>
          <w:p>
            <w:pPr>
              <w:jc w:val="center"/>
              <w:rPr>
                <w:sz w:val="21"/>
                <w:szCs w:val="21"/>
              </w:rPr>
            </w:pPr>
            <w:r>
              <w:t>GPS 7th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74</w:t>
            </w:r>
          </w:p>
        </w:tc>
        <w:tc>
          <w:tcPr>
            <w:tcW w:w="999" w:type="dxa"/>
            <w:vAlign w:val="center"/>
          </w:tcPr>
          <w:p>
            <w:pPr>
              <w:jc w:val="center"/>
              <w:rPr>
                <w:sz w:val="21"/>
                <w:szCs w:val="21"/>
              </w:rPr>
            </w:pPr>
            <w:r>
              <w:t>P4AW53~W57B29~B24</w:t>
            </w:r>
          </w:p>
        </w:tc>
        <w:tc>
          <w:tcPr>
            <w:tcW w:w="1196" w:type="dxa"/>
            <w:vAlign w:val="center"/>
          </w:tcPr>
          <w:p>
            <w:pPr>
              <w:jc w:val="center"/>
              <w:rPr>
                <w:sz w:val="21"/>
                <w:szCs w:val="21"/>
              </w:rPr>
            </w:pPr>
            <w:r>
              <w:t>GH074</w:t>
            </w:r>
          </w:p>
        </w:tc>
        <w:tc>
          <w:tcPr>
            <w:tcW w:w="1491" w:type="dxa"/>
            <w:vAlign w:val="center"/>
          </w:tcPr>
          <w:p>
            <w:pPr>
              <w:jc w:val="center"/>
              <w:rPr>
                <w:sz w:val="21"/>
                <w:szCs w:val="21"/>
              </w:rPr>
            </w:pPr>
            <w:r>
              <w:t>GPS 7th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75</w:t>
            </w:r>
          </w:p>
        </w:tc>
        <w:tc>
          <w:tcPr>
            <w:tcW w:w="999" w:type="dxa"/>
            <w:vAlign w:val="center"/>
          </w:tcPr>
          <w:p>
            <w:pPr>
              <w:jc w:val="center"/>
              <w:rPr>
                <w:sz w:val="21"/>
                <w:szCs w:val="21"/>
              </w:rPr>
            </w:pPr>
            <w:r>
              <w:t>P4AW53~W57B23~B18</w:t>
            </w:r>
          </w:p>
        </w:tc>
        <w:tc>
          <w:tcPr>
            <w:tcW w:w="1196" w:type="dxa"/>
            <w:vAlign w:val="center"/>
          </w:tcPr>
          <w:p>
            <w:pPr>
              <w:jc w:val="center"/>
              <w:rPr>
                <w:sz w:val="21"/>
                <w:szCs w:val="21"/>
              </w:rPr>
            </w:pPr>
            <w:r>
              <w:t>GH075</w:t>
            </w:r>
          </w:p>
        </w:tc>
        <w:tc>
          <w:tcPr>
            <w:tcW w:w="1491" w:type="dxa"/>
            <w:vAlign w:val="center"/>
          </w:tcPr>
          <w:p>
            <w:pPr>
              <w:jc w:val="center"/>
              <w:rPr>
                <w:sz w:val="21"/>
                <w:szCs w:val="21"/>
              </w:rPr>
            </w:pPr>
            <w:r>
              <w:t>GPS 7th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76</w:t>
            </w:r>
          </w:p>
        </w:tc>
        <w:tc>
          <w:tcPr>
            <w:tcW w:w="999" w:type="dxa"/>
            <w:vAlign w:val="center"/>
          </w:tcPr>
          <w:p>
            <w:pPr>
              <w:jc w:val="center"/>
              <w:rPr>
                <w:sz w:val="21"/>
                <w:szCs w:val="21"/>
              </w:rPr>
            </w:pPr>
            <w:r>
              <w:t>P4AW53~W57B17~B12</w:t>
            </w:r>
          </w:p>
        </w:tc>
        <w:tc>
          <w:tcPr>
            <w:tcW w:w="1196" w:type="dxa"/>
            <w:vAlign w:val="center"/>
          </w:tcPr>
          <w:p>
            <w:pPr>
              <w:jc w:val="center"/>
              <w:rPr>
                <w:sz w:val="21"/>
                <w:szCs w:val="21"/>
              </w:rPr>
            </w:pPr>
            <w:r>
              <w:t>GH076</w:t>
            </w:r>
          </w:p>
        </w:tc>
        <w:tc>
          <w:tcPr>
            <w:tcW w:w="1491" w:type="dxa"/>
            <w:vAlign w:val="center"/>
          </w:tcPr>
          <w:p>
            <w:pPr>
              <w:jc w:val="center"/>
              <w:rPr>
                <w:sz w:val="21"/>
                <w:szCs w:val="21"/>
              </w:rPr>
            </w:pPr>
            <w:r>
              <w:t>GPS 7th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77</w:t>
            </w:r>
          </w:p>
        </w:tc>
        <w:tc>
          <w:tcPr>
            <w:tcW w:w="999" w:type="dxa"/>
            <w:vAlign w:val="center"/>
          </w:tcPr>
          <w:p>
            <w:pPr>
              <w:jc w:val="center"/>
              <w:rPr>
                <w:sz w:val="21"/>
                <w:szCs w:val="21"/>
              </w:rPr>
            </w:pPr>
            <w:r>
              <w:t>P4AW53~W57B11~B10</w:t>
            </w:r>
          </w:p>
        </w:tc>
        <w:tc>
          <w:tcPr>
            <w:tcW w:w="1196" w:type="dxa"/>
            <w:vAlign w:val="center"/>
          </w:tcPr>
          <w:p>
            <w:pPr>
              <w:jc w:val="center"/>
              <w:rPr>
                <w:sz w:val="21"/>
                <w:szCs w:val="21"/>
              </w:rPr>
            </w:pPr>
            <w:r>
              <w:t>GH077</w:t>
            </w:r>
          </w:p>
        </w:tc>
        <w:tc>
          <w:tcPr>
            <w:tcW w:w="1491" w:type="dxa"/>
            <w:vAlign w:val="center"/>
          </w:tcPr>
          <w:p>
            <w:pPr>
              <w:jc w:val="center"/>
              <w:rPr>
                <w:sz w:val="21"/>
                <w:szCs w:val="21"/>
              </w:rPr>
            </w:pPr>
            <w:r>
              <w:t>GPS 7th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78</w:t>
            </w:r>
          </w:p>
        </w:tc>
        <w:tc>
          <w:tcPr>
            <w:tcW w:w="999" w:type="dxa"/>
            <w:vAlign w:val="center"/>
          </w:tcPr>
          <w:p>
            <w:pPr>
              <w:jc w:val="center"/>
              <w:rPr>
                <w:sz w:val="21"/>
                <w:szCs w:val="21"/>
              </w:rPr>
            </w:pPr>
            <w:r>
              <w:t>P4AW53~W57B9</w:t>
            </w:r>
          </w:p>
        </w:tc>
        <w:tc>
          <w:tcPr>
            <w:tcW w:w="1196" w:type="dxa"/>
            <w:vAlign w:val="center"/>
          </w:tcPr>
          <w:p>
            <w:pPr>
              <w:jc w:val="center"/>
              <w:rPr>
                <w:sz w:val="21"/>
                <w:szCs w:val="21"/>
              </w:rPr>
            </w:pPr>
            <w:r>
              <w:t>GH078</w:t>
            </w:r>
          </w:p>
        </w:tc>
        <w:tc>
          <w:tcPr>
            <w:tcW w:w="1491" w:type="dxa"/>
            <w:vAlign w:val="center"/>
          </w:tcPr>
          <w:p>
            <w:pPr>
              <w:jc w:val="center"/>
              <w:rPr>
                <w:sz w:val="21"/>
                <w:szCs w:val="21"/>
              </w:rPr>
            </w:pPr>
            <w:r>
              <w:t>GPS 7th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79</w:t>
            </w:r>
          </w:p>
        </w:tc>
        <w:tc>
          <w:tcPr>
            <w:tcW w:w="999" w:type="dxa"/>
            <w:vAlign w:val="center"/>
          </w:tcPr>
          <w:p>
            <w:pPr>
              <w:jc w:val="center"/>
              <w:rPr>
                <w:sz w:val="21"/>
                <w:szCs w:val="21"/>
              </w:rPr>
            </w:pPr>
            <w:r>
              <w:t>P4AW53~W57B8</w:t>
            </w:r>
          </w:p>
        </w:tc>
        <w:tc>
          <w:tcPr>
            <w:tcW w:w="1196" w:type="dxa"/>
            <w:vAlign w:val="center"/>
          </w:tcPr>
          <w:p>
            <w:pPr>
              <w:jc w:val="center"/>
              <w:rPr>
                <w:sz w:val="21"/>
                <w:szCs w:val="21"/>
              </w:rPr>
            </w:pPr>
            <w:r>
              <w:t>GH079</w:t>
            </w:r>
          </w:p>
        </w:tc>
        <w:tc>
          <w:tcPr>
            <w:tcW w:w="1491" w:type="dxa"/>
            <w:vAlign w:val="center"/>
          </w:tcPr>
          <w:p>
            <w:pPr>
              <w:jc w:val="center"/>
              <w:rPr>
                <w:sz w:val="21"/>
                <w:szCs w:val="21"/>
              </w:rPr>
            </w:pPr>
            <w:r>
              <w:t>GPS 7th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80</w:t>
            </w:r>
          </w:p>
        </w:tc>
        <w:tc>
          <w:tcPr>
            <w:tcW w:w="999" w:type="dxa"/>
            <w:vAlign w:val="center"/>
          </w:tcPr>
          <w:p>
            <w:pPr>
              <w:jc w:val="center"/>
              <w:rPr>
                <w:sz w:val="21"/>
                <w:szCs w:val="21"/>
              </w:rPr>
            </w:pPr>
            <w:r>
              <w:t>P4AW53~W57B7~B0</w:t>
            </w:r>
          </w:p>
        </w:tc>
        <w:tc>
          <w:tcPr>
            <w:tcW w:w="1196" w:type="dxa"/>
            <w:vAlign w:val="center"/>
          </w:tcPr>
          <w:p>
            <w:pPr>
              <w:jc w:val="center"/>
              <w:rPr>
                <w:sz w:val="21"/>
                <w:szCs w:val="21"/>
              </w:rPr>
            </w:pPr>
            <w:r>
              <w:t>GH080</w:t>
            </w:r>
          </w:p>
        </w:tc>
        <w:tc>
          <w:tcPr>
            <w:tcW w:w="1491" w:type="dxa"/>
            <w:vAlign w:val="center"/>
          </w:tcPr>
          <w:p>
            <w:pPr>
              <w:jc w:val="center"/>
              <w:rPr>
                <w:sz w:val="21"/>
                <w:szCs w:val="21"/>
              </w:rPr>
            </w:pPr>
            <w:r>
              <w:t>GPS 7th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81</w:t>
            </w:r>
          </w:p>
        </w:tc>
        <w:tc>
          <w:tcPr>
            <w:tcW w:w="999" w:type="dxa"/>
            <w:vAlign w:val="center"/>
          </w:tcPr>
          <w:p>
            <w:pPr>
              <w:jc w:val="center"/>
              <w:rPr>
                <w:sz w:val="21"/>
                <w:szCs w:val="21"/>
              </w:rPr>
            </w:pPr>
            <w:r>
              <w:t>P4AW58~W62B39~B34</w:t>
            </w:r>
          </w:p>
        </w:tc>
        <w:tc>
          <w:tcPr>
            <w:tcW w:w="1196" w:type="dxa"/>
            <w:vAlign w:val="center"/>
          </w:tcPr>
          <w:p>
            <w:pPr>
              <w:jc w:val="center"/>
              <w:rPr>
                <w:sz w:val="21"/>
                <w:szCs w:val="21"/>
              </w:rPr>
            </w:pPr>
            <w:r>
              <w:t>GH081</w:t>
            </w:r>
          </w:p>
        </w:tc>
        <w:tc>
          <w:tcPr>
            <w:tcW w:w="1491" w:type="dxa"/>
            <w:vAlign w:val="center"/>
          </w:tcPr>
          <w:p>
            <w:pPr>
              <w:jc w:val="center"/>
              <w:rPr>
                <w:sz w:val="21"/>
                <w:szCs w:val="21"/>
              </w:rPr>
            </w:pPr>
            <w:r>
              <w:t>GPS 8th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82</w:t>
            </w:r>
          </w:p>
        </w:tc>
        <w:tc>
          <w:tcPr>
            <w:tcW w:w="999" w:type="dxa"/>
            <w:vAlign w:val="center"/>
          </w:tcPr>
          <w:p>
            <w:pPr>
              <w:jc w:val="center"/>
              <w:rPr>
                <w:sz w:val="21"/>
                <w:szCs w:val="21"/>
              </w:rPr>
            </w:pPr>
            <w:r>
              <w:t>P4AW58~W62B33~B30</w:t>
            </w:r>
          </w:p>
        </w:tc>
        <w:tc>
          <w:tcPr>
            <w:tcW w:w="1196" w:type="dxa"/>
            <w:vAlign w:val="center"/>
          </w:tcPr>
          <w:p>
            <w:pPr>
              <w:jc w:val="center"/>
              <w:rPr>
                <w:sz w:val="21"/>
                <w:szCs w:val="21"/>
              </w:rPr>
            </w:pPr>
            <w:r>
              <w:t>GH082</w:t>
            </w:r>
          </w:p>
        </w:tc>
        <w:tc>
          <w:tcPr>
            <w:tcW w:w="1491" w:type="dxa"/>
            <w:vAlign w:val="center"/>
          </w:tcPr>
          <w:p>
            <w:pPr>
              <w:jc w:val="center"/>
              <w:rPr>
                <w:sz w:val="21"/>
                <w:szCs w:val="21"/>
              </w:rPr>
            </w:pPr>
            <w:r>
              <w:t>GPS 8th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83</w:t>
            </w:r>
          </w:p>
        </w:tc>
        <w:tc>
          <w:tcPr>
            <w:tcW w:w="999" w:type="dxa"/>
            <w:vAlign w:val="center"/>
          </w:tcPr>
          <w:p>
            <w:pPr>
              <w:jc w:val="center"/>
              <w:rPr>
                <w:sz w:val="21"/>
                <w:szCs w:val="21"/>
              </w:rPr>
            </w:pPr>
            <w:r>
              <w:t>P4AW58~W62B29~B24</w:t>
            </w:r>
          </w:p>
        </w:tc>
        <w:tc>
          <w:tcPr>
            <w:tcW w:w="1196" w:type="dxa"/>
            <w:vAlign w:val="center"/>
          </w:tcPr>
          <w:p>
            <w:pPr>
              <w:jc w:val="center"/>
              <w:rPr>
                <w:sz w:val="21"/>
                <w:szCs w:val="21"/>
              </w:rPr>
            </w:pPr>
            <w:r>
              <w:t>GH083</w:t>
            </w:r>
          </w:p>
        </w:tc>
        <w:tc>
          <w:tcPr>
            <w:tcW w:w="1491" w:type="dxa"/>
            <w:vAlign w:val="center"/>
          </w:tcPr>
          <w:p>
            <w:pPr>
              <w:jc w:val="center"/>
              <w:rPr>
                <w:sz w:val="21"/>
                <w:szCs w:val="21"/>
              </w:rPr>
            </w:pPr>
            <w:r>
              <w:t>GPS 8th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84</w:t>
            </w:r>
          </w:p>
        </w:tc>
        <w:tc>
          <w:tcPr>
            <w:tcW w:w="999" w:type="dxa"/>
            <w:vAlign w:val="center"/>
          </w:tcPr>
          <w:p>
            <w:pPr>
              <w:jc w:val="center"/>
              <w:rPr>
                <w:sz w:val="21"/>
                <w:szCs w:val="21"/>
              </w:rPr>
            </w:pPr>
            <w:r>
              <w:t>P4AW58~W62B23~B18</w:t>
            </w:r>
          </w:p>
        </w:tc>
        <w:tc>
          <w:tcPr>
            <w:tcW w:w="1196" w:type="dxa"/>
            <w:vAlign w:val="center"/>
          </w:tcPr>
          <w:p>
            <w:pPr>
              <w:jc w:val="center"/>
              <w:rPr>
                <w:sz w:val="21"/>
                <w:szCs w:val="21"/>
              </w:rPr>
            </w:pPr>
            <w:r>
              <w:t>GH084</w:t>
            </w:r>
          </w:p>
        </w:tc>
        <w:tc>
          <w:tcPr>
            <w:tcW w:w="1491" w:type="dxa"/>
            <w:vAlign w:val="center"/>
          </w:tcPr>
          <w:p>
            <w:pPr>
              <w:jc w:val="center"/>
              <w:rPr>
                <w:sz w:val="21"/>
                <w:szCs w:val="21"/>
              </w:rPr>
            </w:pPr>
            <w:r>
              <w:t>GPS 8th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85</w:t>
            </w:r>
          </w:p>
        </w:tc>
        <w:tc>
          <w:tcPr>
            <w:tcW w:w="999" w:type="dxa"/>
            <w:vAlign w:val="center"/>
          </w:tcPr>
          <w:p>
            <w:pPr>
              <w:jc w:val="center"/>
              <w:rPr>
                <w:sz w:val="21"/>
                <w:szCs w:val="21"/>
              </w:rPr>
            </w:pPr>
            <w:r>
              <w:t>P4AW58~W62B17~B12</w:t>
            </w:r>
          </w:p>
        </w:tc>
        <w:tc>
          <w:tcPr>
            <w:tcW w:w="1196" w:type="dxa"/>
            <w:vAlign w:val="center"/>
          </w:tcPr>
          <w:p>
            <w:pPr>
              <w:jc w:val="center"/>
              <w:rPr>
                <w:sz w:val="21"/>
                <w:szCs w:val="21"/>
              </w:rPr>
            </w:pPr>
            <w:r>
              <w:t>GH085</w:t>
            </w:r>
          </w:p>
        </w:tc>
        <w:tc>
          <w:tcPr>
            <w:tcW w:w="1491" w:type="dxa"/>
            <w:vAlign w:val="center"/>
          </w:tcPr>
          <w:p>
            <w:pPr>
              <w:jc w:val="center"/>
              <w:rPr>
                <w:sz w:val="21"/>
                <w:szCs w:val="21"/>
              </w:rPr>
            </w:pPr>
            <w:r>
              <w:t>GPS 8th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86</w:t>
            </w:r>
          </w:p>
        </w:tc>
        <w:tc>
          <w:tcPr>
            <w:tcW w:w="999" w:type="dxa"/>
            <w:vAlign w:val="center"/>
          </w:tcPr>
          <w:p>
            <w:pPr>
              <w:jc w:val="center"/>
              <w:rPr>
                <w:sz w:val="21"/>
                <w:szCs w:val="21"/>
              </w:rPr>
            </w:pPr>
            <w:r>
              <w:t>P4AW58~W62B11~B10</w:t>
            </w:r>
          </w:p>
        </w:tc>
        <w:tc>
          <w:tcPr>
            <w:tcW w:w="1196" w:type="dxa"/>
            <w:vAlign w:val="center"/>
          </w:tcPr>
          <w:p>
            <w:pPr>
              <w:jc w:val="center"/>
              <w:rPr>
                <w:sz w:val="21"/>
                <w:szCs w:val="21"/>
              </w:rPr>
            </w:pPr>
            <w:r>
              <w:t>GH086</w:t>
            </w:r>
          </w:p>
        </w:tc>
        <w:tc>
          <w:tcPr>
            <w:tcW w:w="1491" w:type="dxa"/>
            <w:vAlign w:val="center"/>
          </w:tcPr>
          <w:p>
            <w:pPr>
              <w:jc w:val="center"/>
              <w:rPr>
                <w:sz w:val="21"/>
                <w:szCs w:val="21"/>
              </w:rPr>
            </w:pPr>
            <w:r>
              <w:t>GPS 8th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87</w:t>
            </w:r>
          </w:p>
        </w:tc>
        <w:tc>
          <w:tcPr>
            <w:tcW w:w="999" w:type="dxa"/>
            <w:vAlign w:val="center"/>
          </w:tcPr>
          <w:p>
            <w:pPr>
              <w:jc w:val="center"/>
              <w:rPr>
                <w:sz w:val="21"/>
                <w:szCs w:val="21"/>
              </w:rPr>
            </w:pPr>
            <w:r>
              <w:t>P4AW58~W62B9</w:t>
            </w:r>
          </w:p>
        </w:tc>
        <w:tc>
          <w:tcPr>
            <w:tcW w:w="1196" w:type="dxa"/>
            <w:vAlign w:val="center"/>
          </w:tcPr>
          <w:p>
            <w:pPr>
              <w:jc w:val="center"/>
              <w:rPr>
                <w:sz w:val="21"/>
                <w:szCs w:val="21"/>
              </w:rPr>
            </w:pPr>
            <w:r>
              <w:t>GH087</w:t>
            </w:r>
          </w:p>
        </w:tc>
        <w:tc>
          <w:tcPr>
            <w:tcW w:w="1491" w:type="dxa"/>
            <w:vAlign w:val="center"/>
          </w:tcPr>
          <w:p>
            <w:pPr>
              <w:jc w:val="center"/>
              <w:rPr>
                <w:sz w:val="21"/>
                <w:szCs w:val="21"/>
              </w:rPr>
            </w:pPr>
            <w:r>
              <w:t>GPS 8th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88</w:t>
            </w:r>
          </w:p>
        </w:tc>
        <w:tc>
          <w:tcPr>
            <w:tcW w:w="999" w:type="dxa"/>
            <w:vAlign w:val="center"/>
          </w:tcPr>
          <w:p>
            <w:pPr>
              <w:jc w:val="center"/>
              <w:rPr>
                <w:sz w:val="21"/>
                <w:szCs w:val="21"/>
              </w:rPr>
            </w:pPr>
            <w:r>
              <w:t>P4AW58~W62B8</w:t>
            </w:r>
          </w:p>
        </w:tc>
        <w:tc>
          <w:tcPr>
            <w:tcW w:w="1196" w:type="dxa"/>
            <w:vAlign w:val="center"/>
          </w:tcPr>
          <w:p>
            <w:pPr>
              <w:jc w:val="center"/>
              <w:rPr>
                <w:sz w:val="21"/>
                <w:szCs w:val="21"/>
              </w:rPr>
            </w:pPr>
            <w:r>
              <w:t>GH088</w:t>
            </w:r>
          </w:p>
        </w:tc>
        <w:tc>
          <w:tcPr>
            <w:tcW w:w="1491" w:type="dxa"/>
            <w:vAlign w:val="center"/>
          </w:tcPr>
          <w:p>
            <w:pPr>
              <w:jc w:val="center"/>
              <w:rPr>
                <w:sz w:val="21"/>
                <w:szCs w:val="21"/>
              </w:rPr>
            </w:pPr>
            <w:r>
              <w:t>GPS 8th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89</w:t>
            </w:r>
          </w:p>
        </w:tc>
        <w:tc>
          <w:tcPr>
            <w:tcW w:w="999" w:type="dxa"/>
            <w:vAlign w:val="center"/>
          </w:tcPr>
          <w:p>
            <w:pPr>
              <w:jc w:val="center"/>
              <w:rPr>
                <w:sz w:val="21"/>
                <w:szCs w:val="21"/>
              </w:rPr>
            </w:pPr>
            <w:r>
              <w:t>P4AW58~W62B7~B0</w:t>
            </w:r>
          </w:p>
        </w:tc>
        <w:tc>
          <w:tcPr>
            <w:tcW w:w="1196" w:type="dxa"/>
            <w:vAlign w:val="center"/>
          </w:tcPr>
          <w:p>
            <w:pPr>
              <w:jc w:val="center"/>
              <w:rPr>
                <w:sz w:val="21"/>
                <w:szCs w:val="21"/>
              </w:rPr>
            </w:pPr>
            <w:r>
              <w:t>GH089</w:t>
            </w:r>
          </w:p>
        </w:tc>
        <w:tc>
          <w:tcPr>
            <w:tcW w:w="1491" w:type="dxa"/>
            <w:vAlign w:val="center"/>
          </w:tcPr>
          <w:p>
            <w:pPr>
              <w:jc w:val="center"/>
              <w:rPr>
                <w:sz w:val="21"/>
                <w:szCs w:val="21"/>
              </w:rPr>
            </w:pPr>
            <w:r>
              <w:t>GPS 8th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90</w:t>
            </w:r>
          </w:p>
        </w:tc>
        <w:tc>
          <w:tcPr>
            <w:tcW w:w="999" w:type="dxa"/>
            <w:vAlign w:val="center"/>
          </w:tcPr>
          <w:p>
            <w:pPr>
              <w:jc w:val="center"/>
              <w:rPr>
                <w:sz w:val="21"/>
                <w:szCs w:val="21"/>
              </w:rPr>
            </w:pPr>
            <w:r>
              <w:t>P4AW63~W67B39~B34</w:t>
            </w:r>
          </w:p>
        </w:tc>
        <w:tc>
          <w:tcPr>
            <w:tcW w:w="1196" w:type="dxa"/>
            <w:vAlign w:val="center"/>
          </w:tcPr>
          <w:p>
            <w:pPr>
              <w:jc w:val="center"/>
              <w:rPr>
                <w:sz w:val="21"/>
                <w:szCs w:val="21"/>
              </w:rPr>
            </w:pPr>
            <w:r>
              <w:t>GH090</w:t>
            </w:r>
          </w:p>
        </w:tc>
        <w:tc>
          <w:tcPr>
            <w:tcW w:w="1491" w:type="dxa"/>
            <w:vAlign w:val="center"/>
          </w:tcPr>
          <w:p>
            <w:pPr>
              <w:jc w:val="center"/>
              <w:rPr>
                <w:sz w:val="21"/>
                <w:szCs w:val="21"/>
              </w:rPr>
            </w:pPr>
            <w:r>
              <w:t>GPS 9th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91</w:t>
            </w:r>
          </w:p>
        </w:tc>
        <w:tc>
          <w:tcPr>
            <w:tcW w:w="999" w:type="dxa"/>
            <w:vAlign w:val="center"/>
          </w:tcPr>
          <w:p>
            <w:pPr>
              <w:jc w:val="center"/>
              <w:rPr>
                <w:sz w:val="21"/>
                <w:szCs w:val="21"/>
              </w:rPr>
            </w:pPr>
            <w:r>
              <w:t>P4AW63~W67B33~B30</w:t>
            </w:r>
          </w:p>
        </w:tc>
        <w:tc>
          <w:tcPr>
            <w:tcW w:w="1196" w:type="dxa"/>
            <w:vAlign w:val="center"/>
          </w:tcPr>
          <w:p>
            <w:pPr>
              <w:jc w:val="center"/>
              <w:rPr>
                <w:sz w:val="21"/>
                <w:szCs w:val="21"/>
              </w:rPr>
            </w:pPr>
            <w:r>
              <w:t>GH091</w:t>
            </w:r>
          </w:p>
        </w:tc>
        <w:tc>
          <w:tcPr>
            <w:tcW w:w="1491" w:type="dxa"/>
            <w:vAlign w:val="center"/>
          </w:tcPr>
          <w:p>
            <w:pPr>
              <w:jc w:val="center"/>
              <w:rPr>
                <w:sz w:val="21"/>
                <w:szCs w:val="21"/>
              </w:rPr>
            </w:pPr>
            <w:r>
              <w:t>GPS 9th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92</w:t>
            </w:r>
          </w:p>
        </w:tc>
        <w:tc>
          <w:tcPr>
            <w:tcW w:w="999" w:type="dxa"/>
            <w:vAlign w:val="center"/>
          </w:tcPr>
          <w:p>
            <w:pPr>
              <w:jc w:val="center"/>
              <w:rPr>
                <w:sz w:val="21"/>
                <w:szCs w:val="21"/>
              </w:rPr>
            </w:pPr>
            <w:r>
              <w:t>P4AW63~W67B29~B24</w:t>
            </w:r>
          </w:p>
        </w:tc>
        <w:tc>
          <w:tcPr>
            <w:tcW w:w="1196" w:type="dxa"/>
            <w:vAlign w:val="center"/>
          </w:tcPr>
          <w:p>
            <w:pPr>
              <w:jc w:val="center"/>
              <w:rPr>
                <w:sz w:val="21"/>
                <w:szCs w:val="21"/>
              </w:rPr>
            </w:pPr>
            <w:r>
              <w:t>GH092</w:t>
            </w:r>
          </w:p>
        </w:tc>
        <w:tc>
          <w:tcPr>
            <w:tcW w:w="1491" w:type="dxa"/>
            <w:vAlign w:val="center"/>
          </w:tcPr>
          <w:p>
            <w:pPr>
              <w:jc w:val="center"/>
              <w:rPr>
                <w:sz w:val="21"/>
                <w:szCs w:val="21"/>
              </w:rPr>
            </w:pPr>
            <w:r>
              <w:t>GPS 9th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93</w:t>
            </w:r>
          </w:p>
        </w:tc>
        <w:tc>
          <w:tcPr>
            <w:tcW w:w="999" w:type="dxa"/>
            <w:vAlign w:val="center"/>
          </w:tcPr>
          <w:p>
            <w:pPr>
              <w:jc w:val="center"/>
              <w:rPr>
                <w:sz w:val="21"/>
                <w:szCs w:val="21"/>
              </w:rPr>
            </w:pPr>
            <w:r>
              <w:t>P4AW63~W67B23~B18</w:t>
            </w:r>
          </w:p>
        </w:tc>
        <w:tc>
          <w:tcPr>
            <w:tcW w:w="1196" w:type="dxa"/>
            <w:vAlign w:val="center"/>
          </w:tcPr>
          <w:p>
            <w:pPr>
              <w:jc w:val="center"/>
              <w:rPr>
                <w:sz w:val="21"/>
                <w:szCs w:val="21"/>
              </w:rPr>
            </w:pPr>
            <w:r>
              <w:t>GH093</w:t>
            </w:r>
          </w:p>
        </w:tc>
        <w:tc>
          <w:tcPr>
            <w:tcW w:w="1491" w:type="dxa"/>
            <w:vAlign w:val="center"/>
          </w:tcPr>
          <w:p>
            <w:pPr>
              <w:jc w:val="center"/>
              <w:rPr>
                <w:sz w:val="21"/>
                <w:szCs w:val="21"/>
              </w:rPr>
            </w:pPr>
            <w:r>
              <w:t>GPS 9th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94</w:t>
            </w:r>
          </w:p>
        </w:tc>
        <w:tc>
          <w:tcPr>
            <w:tcW w:w="999" w:type="dxa"/>
            <w:vAlign w:val="center"/>
          </w:tcPr>
          <w:p>
            <w:pPr>
              <w:jc w:val="center"/>
              <w:rPr>
                <w:sz w:val="21"/>
                <w:szCs w:val="21"/>
              </w:rPr>
            </w:pPr>
            <w:r>
              <w:t>P4AW63~W67B17~B12</w:t>
            </w:r>
          </w:p>
        </w:tc>
        <w:tc>
          <w:tcPr>
            <w:tcW w:w="1196" w:type="dxa"/>
            <w:vAlign w:val="center"/>
          </w:tcPr>
          <w:p>
            <w:pPr>
              <w:jc w:val="center"/>
              <w:rPr>
                <w:sz w:val="21"/>
                <w:szCs w:val="21"/>
              </w:rPr>
            </w:pPr>
            <w:r>
              <w:t>GH094</w:t>
            </w:r>
          </w:p>
        </w:tc>
        <w:tc>
          <w:tcPr>
            <w:tcW w:w="1491" w:type="dxa"/>
            <w:vAlign w:val="center"/>
          </w:tcPr>
          <w:p>
            <w:pPr>
              <w:jc w:val="center"/>
              <w:rPr>
                <w:sz w:val="21"/>
                <w:szCs w:val="21"/>
              </w:rPr>
            </w:pPr>
            <w:r>
              <w:t>GPS 9th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95</w:t>
            </w:r>
          </w:p>
        </w:tc>
        <w:tc>
          <w:tcPr>
            <w:tcW w:w="999" w:type="dxa"/>
            <w:vAlign w:val="center"/>
          </w:tcPr>
          <w:p>
            <w:pPr>
              <w:jc w:val="center"/>
              <w:rPr>
                <w:sz w:val="21"/>
                <w:szCs w:val="21"/>
              </w:rPr>
            </w:pPr>
            <w:r>
              <w:t>P4AW63~W67B11~B10</w:t>
            </w:r>
          </w:p>
        </w:tc>
        <w:tc>
          <w:tcPr>
            <w:tcW w:w="1196" w:type="dxa"/>
            <w:vAlign w:val="center"/>
          </w:tcPr>
          <w:p>
            <w:pPr>
              <w:jc w:val="center"/>
              <w:rPr>
                <w:sz w:val="21"/>
                <w:szCs w:val="21"/>
              </w:rPr>
            </w:pPr>
            <w:r>
              <w:t>GH095</w:t>
            </w:r>
          </w:p>
        </w:tc>
        <w:tc>
          <w:tcPr>
            <w:tcW w:w="1491" w:type="dxa"/>
            <w:vAlign w:val="center"/>
          </w:tcPr>
          <w:p>
            <w:pPr>
              <w:jc w:val="center"/>
              <w:rPr>
                <w:sz w:val="21"/>
                <w:szCs w:val="21"/>
              </w:rPr>
            </w:pPr>
            <w:r>
              <w:t>GPS 9th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96</w:t>
            </w:r>
          </w:p>
        </w:tc>
        <w:tc>
          <w:tcPr>
            <w:tcW w:w="999" w:type="dxa"/>
            <w:vAlign w:val="center"/>
          </w:tcPr>
          <w:p>
            <w:pPr>
              <w:jc w:val="center"/>
              <w:rPr>
                <w:sz w:val="21"/>
                <w:szCs w:val="21"/>
              </w:rPr>
            </w:pPr>
            <w:r>
              <w:t>P4AW63~W67B9</w:t>
            </w:r>
          </w:p>
        </w:tc>
        <w:tc>
          <w:tcPr>
            <w:tcW w:w="1196" w:type="dxa"/>
            <w:vAlign w:val="center"/>
          </w:tcPr>
          <w:p>
            <w:pPr>
              <w:jc w:val="center"/>
              <w:rPr>
                <w:sz w:val="21"/>
                <w:szCs w:val="21"/>
              </w:rPr>
            </w:pPr>
            <w:r>
              <w:t>GH096</w:t>
            </w:r>
          </w:p>
        </w:tc>
        <w:tc>
          <w:tcPr>
            <w:tcW w:w="1491" w:type="dxa"/>
            <w:vAlign w:val="center"/>
          </w:tcPr>
          <w:p>
            <w:pPr>
              <w:jc w:val="center"/>
              <w:rPr>
                <w:sz w:val="21"/>
                <w:szCs w:val="21"/>
              </w:rPr>
            </w:pPr>
            <w:r>
              <w:t>GPS 9th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97</w:t>
            </w:r>
          </w:p>
        </w:tc>
        <w:tc>
          <w:tcPr>
            <w:tcW w:w="999" w:type="dxa"/>
            <w:vAlign w:val="center"/>
          </w:tcPr>
          <w:p>
            <w:pPr>
              <w:jc w:val="center"/>
              <w:rPr>
                <w:sz w:val="21"/>
                <w:szCs w:val="21"/>
              </w:rPr>
            </w:pPr>
            <w:r>
              <w:t>P4AW63~W67B8</w:t>
            </w:r>
          </w:p>
        </w:tc>
        <w:tc>
          <w:tcPr>
            <w:tcW w:w="1196" w:type="dxa"/>
            <w:vAlign w:val="center"/>
          </w:tcPr>
          <w:p>
            <w:pPr>
              <w:jc w:val="center"/>
              <w:rPr>
                <w:sz w:val="21"/>
                <w:szCs w:val="21"/>
              </w:rPr>
            </w:pPr>
            <w:r>
              <w:t>GH097</w:t>
            </w:r>
          </w:p>
        </w:tc>
        <w:tc>
          <w:tcPr>
            <w:tcW w:w="1491" w:type="dxa"/>
            <w:vAlign w:val="center"/>
          </w:tcPr>
          <w:p>
            <w:pPr>
              <w:jc w:val="center"/>
              <w:rPr>
                <w:sz w:val="21"/>
                <w:szCs w:val="21"/>
              </w:rPr>
            </w:pPr>
            <w:r>
              <w:t>GPS 9th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98</w:t>
            </w:r>
          </w:p>
        </w:tc>
        <w:tc>
          <w:tcPr>
            <w:tcW w:w="999" w:type="dxa"/>
            <w:vAlign w:val="center"/>
          </w:tcPr>
          <w:p>
            <w:pPr>
              <w:jc w:val="center"/>
              <w:rPr>
                <w:sz w:val="21"/>
                <w:szCs w:val="21"/>
              </w:rPr>
            </w:pPr>
            <w:r>
              <w:t>P4AW63~W67B7~B0</w:t>
            </w:r>
          </w:p>
        </w:tc>
        <w:tc>
          <w:tcPr>
            <w:tcW w:w="1196" w:type="dxa"/>
            <w:vAlign w:val="center"/>
          </w:tcPr>
          <w:p>
            <w:pPr>
              <w:jc w:val="center"/>
              <w:rPr>
                <w:sz w:val="21"/>
                <w:szCs w:val="21"/>
              </w:rPr>
            </w:pPr>
            <w:r>
              <w:t>GH098</w:t>
            </w:r>
          </w:p>
        </w:tc>
        <w:tc>
          <w:tcPr>
            <w:tcW w:w="1491" w:type="dxa"/>
            <w:vAlign w:val="center"/>
          </w:tcPr>
          <w:p>
            <w:pPr>
              <w:jc w:val="center"/>
              <w:rPr>
                <w:sz w:val="21"/>
                <w:szCs w:val="21"/>
              </w:rPr>
            </w:pPr>
            <w:r>
              <w:t>GPS 9th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99</w:t>
            </w:r>
          </w:p>
        </w:tc>
        <w:tc>
          <w:tcPr>
            <w:tcW w:w="999" w:type="dxa"/>
            <w:vAlign w:val="center"/>
          </w:tcPr>
          <w:p>
            <w:pPr>
              <w:jc w:val="center"/>
              <w:rPr>
                <w:sz w:val="21"/>
                <w:szCs w:val="21"/>
              </w:rPr>
            </w:pPr>
            <w:r>
              <w:t>P4AW68~W72B39~B34</w:t>
            </w:r>
          </w:p>
        </w:tc>
        <w:tc>
          <w:tcPr>
            <w:tcW w:w="1196" w:type="dxa"/>
            <w:vAlign w:val="center"/>
          </w:tcPr>
          <w:p>
            <w:pPr>
              <w:jc w:val="center"/>
              <w:rPr>
                <w:sz w:val="21"/>
                <w:szCs w:val="21"/>
              </w:rPr>
            </w:pPr>
            <w:r>
              <w:t>GH099</w:t>
            </w:r>
          </w:p>
        </w:tc>
        <w:tc>
          <w:tcPr>
            <w:tcW w:w="1491" w:type="dxa"/>
            <w:vAlign w:val="center"/>
          </w:tcPr>
          <w:p>
            <w:pPr>
              <w:jc w:val="center"/>
              <w:rPr>
                <w:sz w:val="21"/>
                <w:szCs w:val="21"/>
              </w:rPr>
            </w:pPr>
            <w:r>
              <w:t>GPS 10th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100</w:t>
            </w:r>
          </w:p>
        </w:tc>
        <w:tc>
          <w:tcPr>
            <w:tcW w:w="999" w:type="dxa"/>
            <w:vAlign w:val="center"/>
          </w:tcPr>
          <w:p>
            <w:pPr>
              <w:jc w:val="center"/>
              <w:rPr>
                <w:sz w:val="21"/>
                <w:szCs w:val="21"/>
              </w:rPr>
            </w:pPr>
            <w:r>
              <w:t>P4AW68~W72B33~B30</w:t>
            </w:r>
          </w:p>
        </w:tc>
        <w:tc>
          <w:tcPr>
            <w:tcW w:w="1196" w:type="dxa"/>
            <w:vAlign w:val="center"/>
          </w:tcPr>
          <w:p>
            <w:pPr>
              <w:jc w:val="center"/>
              <w:rPr>
                <w:sz w:val="21"/>
                <w:szCs w:val="21"/>
              </w:rPr>
            </w:pPr>
            <w:r>
              <w:t>GH100</w:t>
            </w:r>
          </w:p>
        </w:tc>
        <w:tc>
          <w:tcPr>
            <w:tcW w:w="1491" w:type="dxa"/>
            <w:vAlign w:val="center"/>
          </w:tcPr>
          <w:p>
            <w:pPr>
              <w:jc w:val="center"/>
              <w:rPr>
                <w:sz w:val="21"/>
                <w:szCs w:val="21"/>
              </w:rPr>
            </w:pPr>
            <w:r>
              <w:t>GPS 10th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101</w:t>
            </w:r>
          </w:p>
        </w:tc>
        <w:tc>
          <w:tcPr>
            <w:tcW w:w="999" w:type="dxa"/>
            <w:vAlign w:val="center"/>
          </w:tcPr>
          <w:p>
            <w:pPr>
              <w:jc w:val="center"/>
              <w:rPr>
                <w:sz w:val="21"/>
                <w:szCs w:val="21"/>
              </w:rPr>
            </w:pPr>
            <w:r>
              <w:t>P4AW68~W72B29~B24</w:t>
            </w:r>
          </w:p>
        </w:tc>
        <w:tc>
          <w:tcPr>
            <w:tcW w:w="1196" w:type="dxa"/>
            <w:vAlign w:val="center"/>
          </w:tcPr>
          <w:p>
            <w:pPr>
              <w:jc w:val="center"/>
              <w:rPr>
                <w:sz w:val="21"/>
                <w:szCs w:val="21"/>
              </w:rPr>
            </w:pPr>
            <w:r>
              <w:t>GH101</w:t>
            </w:r>
          </w:p>
        </w:tc>
        <w:tc>
          <w:tcPr>
            <w:tcW w:w="1491" w:type="dxa"/>
            <w:vAlign w:val="center"/>
          </w:tcPr>
          <w:p>
            <w:pPr>
              <w:jc w:val="center"/>
              <w:rPr>
                <w:sz w:val="21"/>
                <w:szCs w:val="21"/>
              </w:rPr>
            </w:pPr>
            <w:r>
              <w:t>GPS 10th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102</w:t>
            </w:r>
          </w:p>
        </w:tc>
        <w:tc>
          <w:tcPr>
            <w:tcW w:w="999" w:type="dxa"/>
            <w:vAlign w:val="center"/>
          </w:tcPr>
          <w:p>
            <w:pPr>
              <w:jc w:val="center"/>
              <w:rPr>
                <w:sz w:val="21"/>
                <w:szCs w:val="21"/>
              </w:rPr>
            </w:pPr>
            <w:r>
              <w:t>P4AW68~W72B23~B18</w:t>
            </w:r>
          </w:p>
        </w:tc>
        <w:tc>
          <w:tcPr>
            <w:tcW w:w="1196" w:type="dxa"/>
            <w:vAlign w:val="center"/>
          </w:tcPr>
          <w:p>
            <w:pPr>
              <w:jc w:val="center"/>
              <w:rPr>
                <w:sz w:val="21"/>
                <w:szCs w:val="21"/>
              </w:rPr>
            </w:pPr>
            <w:r>
              <w:t>GH102</w:t>
            </w:r>
          </w:p>
        </w:tc>
        <w:tc>
          <w:tcPr>
            <w:tcW w:w="1491" w:type="dxa"/>
            <w:vAlign w:val="center"/>
          </w:tcPr>
          <w:p>
            <w:pPr>
              <w:jc w:val="center"/>
              <w:rPr>
                <w:sz w:val="21"/>
                <w:szCs w:val="21"/>
              </w:rPr>
            </w:pPr>
            <w:r>
              <w:t>GPS 10th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103</w:t>
            </w:r>
          </w:p>
        </w:tc>
        <w:tc>
          <w:tcPr>
            <w:tcW w:w="999" w:type="dxa"/>
            <w:vAlign w:val="center"/>
          </w:tcPr>
          <w:p>
            <w:pPr>
              <w:jc w:val="center"/>
              <w:rPr>
                <w:sz w:val="21"/>
                <w:szCs w:val="21"/>
              </w:rPr>
            </w:pPr>
            <w:r>
              <w:t>P4AW68~W72B17~B12</w:t>
            </w:r>
          </w:p>
        </w:tc>
        <w:tc>
          <w:tcPr>
            <w:tcW w:w="1196" w:type="dxa"/>
            <w:vAlign w:val="center"/>
          </w:tcPr>
          <w:p>
            <w:pPr>
              <w:jc w:val="center"/>
              <w:rPr>
                <w:sz w:val="21"/>
                <w:szCs w:val="21"/>
              </w:rPr>
            </w:pPr>
            <w:r>
              <w:t>GH103</w:t>
            </w:r>
          </w:p>
        </w:tc>
        <w:tc>
          <w:tcPr>
            <w:tcW w:w="1491" w:type="dxa"/>
            <w:vAlign w:val="center"/>
          </w:tcPr>
          <w:p>
            <w:pPr>
              <w:jc w:val="center"/>
              <w:rPr>
                <w:sz w:val="21"/>
                <w:szCs w:val="21"/>
              </w:rPr>
            </w:pPr>
            <w:r>
              <w:t>GPS 10th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104</w:t>
            </w:r>
          </w:p>
        </w:tc>
        <w:tc>
          <w:tcPr>
            <w:tcW w:w="999" w:type="dxa"/>
            <w:vAlign w:val="center"/>
          </w:tcPr>
          <w:p>
            <w:pPr>
              <w:jc w:val="center"/>
              <w:rPr>
                <w:sz w:val="21"/>
                <w:szCs w:val="21"/>
              </w:rPr>
            </w:pPr>
            <w:r>
              <w:t>P4AW68~W72B11~B10</w:t>
            </w:r>
          </w:p>
        </w:tc>
        <w:tc>
          <w:tcPr>
            <w:tcW w:w="1196" w:type="dxa"/>
            <w:vAlign w:val="center"/>
          </w:tcPr>
          <w:p>
            <w:pPr>
              <w:jc w:val="center"/>
              <w:rPr>
                <w:sz w:val="21"/>
                <w:szCs w:val="21"/>
              </w:rPr>
            </w:pPr>
            <w:r>
              <w:t>GH104</w:t>
            </w:r>
          </w:p>
        </w:tc>
        <w:tc>
          <w:tcPr>
            <w:tcW w:w="1491" w:type="dxa"/>
            <w:vAlign w:val="center"/>
          </w:tcPr>
          <w:p>
            <w:pPr>
              <w:jc w:val="center"/>
              <w:rPr>
                <w:sz w:val="21"/>
                <w:szCs w:val="21"/>
              </w:rPr>
            </w:pPr>
            <w:r>
              <w:t>GPS 10th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105</w:t>
            </w:r>
          </w:p>
        </w:tc>
        <w:tc>
          <w:tcPr>
            <w:tcW w:w="999" w:type="dxa"/>
            <w:vAlign w:val="center"/>
          </w:tcPr>
          <w:p>
            <w:pPr>
              <w:jc w:val="center"/>
              <w:rPr>
                <w:sz w:val="21"/>
                <w:szCs w:val="21"/>
              </w:rPr>
            </w:pPr>
            <w:r>
              <w:t>P4AW68~W72B9</w:t>
            </w:r>
          </w:p>
        </w:tc>
        <w:tc>
          <w:tcPr>
            <w:tcW w:w="1196" w:type="dxa"/>
            <w:vAlign w:val="center"/>
          </w:tcPr>
          <w:p>
            <w:pPr>
              <w:jc w:val="center"/>
              <w:rPr>
                <w:sz w:val="21"/>
                <w:szCs w:val="21"/>
              </w:rPr>
            </w:pPr>
            <w:r>
              <w:t>GH105</w:t>
            </w:r>
          </w:p>
        </w:tc>
        <w:tc>
          <w:tcPr>
            <w:tcW w:w="1491" w:type="dxa"/>
            <w:vAlign w:val="center"/>
          </w:tcPr>
          <w:p>
            <w:pPr>
              <w:jc w:val="center"/>
              <w:rPr>
                <w:sz w:val="21"/>
                <w:szCs w:val="21"/>
              </w:rPr>
            </w:pPr>
            <w:r>
              <w:t>GPS 10th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106</w:t>
            </w:r>
          </w:p>
        </w:tc>
        <w:tc>
          <w:tcPr>
            <w:tcW w:w="999" w:type="dxa"/>
            <w:vAlign w:val="center"/>
          </w:tcPr>
          <w:p>
            <w:pPr>
              <w:jc w:val="center"/>
              <w:rPr>
                <w:sz w:val="21"/>
                <w:szCs w:val="21"/>
              </w:rPr>
            </w:pPr>
            <w:r>
              <w:t>P4AW68~W72B8</w:t>
            </w:r>
          </w:p>
        </w:tc>
        <w:tc>
          <w:tcPr>
            <w:tcW w:w="1196" w:type="dxa"/>
            <w:vAlign w:val="center"/>
          </w:tcPr>
          <w:p>
            <w:pPr>
              <w:jc w:val="center"/>
              <w:rPr>
                <w:sz w:val="21"/>
                <w:szCs w:val="21"/>
              </w:rPr>
            </w:pPr>
            <w:r>
              <w:t>GH106</w:t>
            </w:r>
          </w:p>
        </w:tc>
        <w:tc>
          <w:tcPr>
            <w:tcW w:w="1491" w:type="dxa"/>
            <w:vAlign w:val="center"/>
          </w:tcPr>
          <w:p>
            <w:pPr>
              <w:jc w:val="center"/>
              <w:rPr>
                <w:sz w:val="21"/>
                <w:szCs w:val="21"/>
              </w:rPr>
            </w:pPr>
            <w:r>
              <w:t>GPS 10th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107</w:t>
            </w:r>
          </w:p>
        </w:tc>
        <w:tc>
          <w:tcPr>
            <w:tcW w:w="999" w:type="dxa"/>
            <w:vAlign w:val="center"/>
          </w:tcPr>
          <w:p>
            <w:pPr>
              <w:jc w:val="center"/>
              <w:rPr>
                <w:sz w:val="21"/>
                <w:szCs w:val="21"/>
              </w:rPr>
            </w:pPr>
            <w:r>
              <w:t>P4AW68~W72B7~B0</w:t>
            </w:r>
          </w:p>
        </w:tc>
        <w:tc>
          <w:tcPr>
            <w:tcW w:w="1196" w:type="dxa"/>
            <w:vAlign w:val="center"/>
          </w:tcPr>
          <w:p>
            <w:pPr>
              <w:jc w:val="center"/>
              <w:rPr>
                <w:sz w:val="21"/>
                <w:szCs w:val="21"/>
              </w:rPr>
            </w:pPr>
            <w:r>
              <w:t>GH107</w:t>
            </w:r>
          </w:p>
        </w:tc>
        <w:tc>
          <w:tcPr>
            <w:tcW w:w="1491" w:type="dxa"/>
            <w:vAlign w:val="center"/>
          </w:tcPr>
          <w:p>
            <w:pPr>
              <w:jc w:val="center"/>
              <w:rPr>
                <w:sz w:val="21"/>
                <w:szCs w:val="21"/>
              </w:rPr>
            </w:pPr>
            <w:r>
              <w:t>GPS 10th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108</w:t>
            </w:r>
          </w:p>
        </w:tc>
        <w:tc>
          <w:tcPr>
            <w:tcW w:w="999" w:type="dxa"/>
            <w:vAlign w:val="center"/>
          </w:tcPr>
          <w:p>
            <w:pPr>
              <w:jc w:val="center"/>
              <w:rPr>
                <w:sz w:val="21"/>
                <w:szCs w:val="21"/>
              </w:rPr>
            </w:pPr>
            <w:r>
              <w:t>P4AW73~W77B39~B34</w:t>
            </w:r>
          </w:p>
        </w:tc>
        <w:tc>
          <w:tcPr>
            <w:tcW w:w="1196" w:type="dxa"/>
            <w:vAlign w:val="center"/>
          </w:tcPr>
          <w:p>
            <w:pPr>
              <w:jc w:val="center"/>
              <w:rPr>
                <w:sz w:val="21"/>
                <w:szCs w:val="21"/>
              </w:rPr>
            </w:pPr>
            <w:r>
              <w:t>GH108</w:t>
            </w:r>
          </w:p>
        </w:tc>
        <w:tc>
          <w:tcPr>
            <w:tcW w:w="1491" w:type="dxa"/>
            <w:vAlign w:val="center"/>
          </w:tcPr>
          <w:p>
            <w:pPr>
              <w:jc w:val="center"/>
              <w:rPr>
                <w:sz w:val="21"/>
                <w:szCs w:val="21"/>
              </w:rPr>
            </w:pPr>
            <w:r>
              <w:t>GPS 11th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109</w:t>
            </w:r>
          </w:p>
        </w:tc>
        <w:tc>
          <w:tcPr>
            <w:tcW w:w="999" w:type="dxa"/>
            <w:vAlign w:val="center"/>
          </w:tcPr>
          <w:p>
            <w:pPr>
              <w:jc w:val="center"/>
              <w:rPr>
                <w:sz w:val="21"/>
                <w:szCs w:val="21"/>
              </w:rPr>
            </w:pPr>
            <w:r>
              <w:t>P4AW73~W77B33~B30</w:t>
            </w:r>
          </w:p>
        </w:tc>
        <w:tc>
          <w:tcPr>
            <w:tcW w:w="1196" w:type="dxa"/>
            <w:vAlign w:val="center"/>
          </w:tcPr>
          <w:p>
            <w:pPr>
              <w:jc w:val="center"/>
              <w:rPr>
                <w:sz w:val="21"/>
                <w:szCs w:val="21"/>
              </w:rPr>
            </w:pPr>
            <w:r>
              <w:t>GH109</w:t>
            </w:r>
          </w:p>
        </w:tc>
        <w:tc>
          <w:tcPr>
            <w:tcW w:w="1491" w:type="dxa"/>
            <w:vAlign w:val="center"/>
          </w:tcPr>
          <w:p>
            <w:pPr>
              <w:jc w:val="center"/>
              <w:rPr>
                <w:sz w:val="21"/>
                <w:szCs w:val="21"/>
              </w:rPr>
            </w:pPr>
            <w:r>
              <w:t>GPS 11th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110</w:t>
            </w:r>
          </w:p>
        </w:tc>
        <w:tc>
          <w:tcPr>
            <w:tcW w:w="999" w:type="dxa"/>
            <w:vAlign w:val="center"/>
          </w:tcPr>
          <w:p>
            <w:pPr>
              <w:jc w:val="center"/>
              <w:rPr>
                <w:sz w:val="21"/>
                <w:szCs w:val="21"/>
              </w:rPr>
            </w:pPr>
            <w:r>
              <w:t>P4AW73~W77B29~B24</w:t>
            </w:r>
          </w:p>
        </w:tc>
        <w:tc>
          <w:tcPr>
            <w:tcW w:w="1196" w:type="dxa"/>
            <w:vAlign w:val="center"/>
          </w:tcPr>
          <w:p>
            <w:pPr>
              <w:jc w:val="center"/>
              <w:rPr>
                <w:sz w:val="21"/>
                <w:szCs w:val="21"/>
              </w:rPr>
            </w:pPr>
            <w:r>
              <w:t>GH110</w:t>
            </w:r>
          </w:p>
        </w:tc>
        <w:tc>
          <w:tcPr>
            <w:tcW w:w="1491" w:type="dxa"/>
            <w:vAlign w:val="center"/>
          </w:tcPr>
          <w:p>
            <w:pPr>
              <w:jc w:val="center"/>
              <w:rPr>
                <w:sz w:val="21"/>
                <w:szCs w:val="21"/>
              </w:rPr>
            </w:pPr>
            <w:r>
              <w:t>GPS 11th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111</w:t>
            </w:r>
          </w:p>
        </w:tc>
        <w:tc>
          <w:tcPr>
            <w:tcW w:w="999" w:type="dxa"/>
            <w:vAlign w:val="center"/>
          </w:tcPr>
          <w:p>
            <w:pPr>
              <w:jc w:val="center"/>
              <w:rPr>
                <w:sz w:val="21"/>
                <w:szCs w:val="21"/>
              </w:rPr>
            </w:pPr>
            <w:r>
              <w:t>P4AW73~W77B23~B18</w:t>
            </w:r>
          </w:p>
        </w:tc>
        <w:tc>
          <w:tcPr>
            <w:tcW w:w="1196" w:type="dxa"/>
            <w:vAlign w:val="center"/>
          </w:tcPr>
          <w:p>
            <w:pPr>
              <w:jc w:val="center"/>
              <w:rPr>
                <w:sz w:val="21"/>
                <w:szCs w:val="21"/>
              </w:rPr>
            </w:pPr>
            <w:r>
              <w:t>GH111</w:t>
            </w:r>
          </w:p>
        </w:tc>
        <w:tc>
          <w:tcPr>
            <w:tcW w:w="1491" w:type="dxa"/>
            <w:vAlign w:val="center"/>
          </w:tcPr>
          <w:p>
            <w:pPr>
              <w:jc w:val="center"/>
              <w:rPr>
                <w:sz w:val="21"/>
                <w:szCs w:val="21"/>
              </w:rPr>
            </w:pPr>
            <w:r>
              <w:t>GPS 11th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112</w:t>
            </w:r>
          </w:p>
        </w:tc>
        <w:tc>
          <w:tcPr>
            <w:tcW w:w="999" w:type="dxa"/>
            <w:vAlign w:val="center"/>
          </w:tcPr>
          <w:p>
            <w:pPr>
              <w:jc w:val="center"/>
              <w:rPr>
                <w:sz w:val="21"/>
                <w:szCs w:val="21"/>
              </w:rPr>
            </w:pPr>
            <w:r>
              <w:t>P4AW73~W77B17~B12</w:t>
            </w:r>
          </w:p>
        </w:tc>
        <w:tc>
          <w:tcPr>
            <w:tcW w:w="1196" w:type="dxa"/>
            <w:vAlign w:val="center"/>
          </w:tcPr>
          <w:p>
            <w:pPr>
              <w:jc w:val="center"/>
              <w:rPr>
                <w:sz w:val="21"/>
                <w:szCs w:val="21"/>
              </w:rPr>
            </w:pPr>
            <w:r>
              <w:t>GH112</w:t>
            </w:r>
          </w:p>
        </w:tc>
        <w:tc>
          <w:tcPr>
            <w:tcW w:w="1491" w:type="dxa"/>
            <w:vAlign w:val="center"/>
          </w:tcPr>
          <w:p>
            <w:pPr>
              <w:jc w:val="center"/>
              <w:rPr>
                <w:sz w:val="21"/>
                <w:szCs w:val="21"/>
              </w:rPr>
            </w:pPr>
            <w:r>
              <w:t>GPS 11th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113</w:t>
            </w:r>
          </w:p>
        </w:tc>
        <w:tc>
          <w:tcPr>
            <w:tcW w:w="999" w:type="dxa"/>
            <w:vAlign w:val="center"/>
          </w:tcPr>
          <w:p>
            <w:pPr>
              <w:jc w:val="center"/>
              <w:rPr>
                <w:sz w:val="21"/>
                <w:szCs w:val="21"/>
              </w:rPr>
            </w:pPr>
            <w:r>
              <w:t>P4AW73~W77B11~B10</w:t>
            </w:r>
          </w:p>
        </w:tc>
        <w:tc>
          <w:tcPr>
            <w:tcW w:w="1196" w:type="dxa"/>
            <w:vAlign w:val="center"/>
          </w:tcPr>
          <w:p>
            <w:pPr>
              <w:jc w:val="center"/>
              <w:rPr>
                <w:sz w:val="21"/>
                <w:szCs w:val="21"/>
              </w:rPr>
            </w:pPr>
            <w:r>
              <w:t>GH113</w:t>
            </w:r>
          </w:p>
        </w:tc>
        <w:tc>
          <w:tcPr>
            <w:tcW w:w="1491" w:type="dxa"/>
            <w:vAlign w:val="center"/>
          </w:tcPr>
          <w:p>
            <w:pPr>
              <w:jc w:val="center"/>
              <w:rPr>
                <w:sz w:val="21"/>
                <w:szCs w:val="21"/>
              </w:rPr>
            </w:pPr>
            <w:r>
              <w:t>GPS 11th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114</w:t>
            </w:r>
          </w:p>
        </w:tc>
        <w:tc>
          <w:tcPr>
            <w:tcW w:w="999" w:type="dxa"/>
            <w:vAlign w:val="center"/>
          </w:tcPr>
          <w:p>
            <w:pPr>
              <w:jc w:val="center"/>
              <w:rPr>
                <w:sz w:val="21"/>
                <w:szCs w:val="21"/>
              </w:rPr>
            </w:pPr>
            <w:r>
              <w:t>P4AW73~W77B9</w:t>
            </w:r>
          </w:p>
        </w:tc>
        <w:tc>
          <w:tcPr>
            <w:tcW w:w="1196" w:type="dxa"/>
            <w:vAlign w:val="center"/>
          </w:tcPr>
          <w:p>
            <w:pPr>
              <w:jc w:val="center"/>
              <w:rPr>
                <w:sz w:val="21"/>
                <w:szCs w:val="21"/>
              </w:rPr>
            </w:pPr>
            <w:r>
              <w:t>GH114</w:t>
            </w:r>
          </w:p>
        </w:tc>
        <w:tc>
          <w:tcPr>
            <w:tcW w:w="1491" w:type="dxa"/>
            <w:vAlign w:val="center"/>
          </w:tcPr>
          <w:p>
            <w:pPr>
              <w:jc w:val="center"/>
              <w:rPr>
                <w:sz w:val="21"/>
                <w:szCs w:val="21"/>
              </w:rPr>
            </w:pPr>
            <w:r>
              <w:t>GPS 11th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115</w:t>
            </w:r>
          </w:p>
        </w:tc>
        <w:tc>
          <w:tcPr>
            <w:tcW w:w="999" w:type="dxa"/>
            <w:vAlign w:val="center"/>
          </w:tcPr>
          <w:p>
            <w:pPr>
              <w:jc w:val="center"/>
              <w:rPr>
                <w:sz w:val="21"/>
                <w:szCs w:val="21"/>
              </w:rPr>
            </w:pPr>
            <w:r>
              <w:t>P4AW73~W77B8</w:t>
            </w:r>
          </w:p>
        </w:tc>
        <w:tc>
          <w:tcPr>
            <w:tcW w:w="1196" w:type="dxa"/>
            <w:vAlign w:val="center"/>
          </w:tcPr>
          <w:p>
            <w:pPr>
              <w:jc w:val="center"/>
              <w:rPr>
                <w:sz w:val="21"/>
                <w:szCs w:val="21"/>
              </w:rPr>
            </w:pPr>
            <w:r>
              <w:t>GH115</w:t>
            </w:r>
          </w:p>
        </w:tc>
        <w:tc>
          <w:tcPr>
            <w:tcW w:w="1491" w:type="dxa"/>
            <w:vAlign w:val="center"/>
          </w:tcPr>
          <w:p>
            <w:pPr>
              <w:jc w:val="center"/>
              <w:rPr>
                <w:sz w:val="21"/>
                <w:szCs w:val="21"/>
              </w:rPr>
            </w:pPr>
            <w:r>
              <w:t>GPS 11th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116</w:t>
            </w:r>
          </w:p>
        </w:tc>
        <w:tc>
          <w:tcPr>
            <w:tcW w:w="999" w:type="dxa"/>
            <w:vAlign w:val="center"/>
          </w:tcPr>
          <w:p>
            <w:pPr>
              <w:jc w:val="center"/>
              <w:rPr>
                <w:sz w:val="21"/>
                <w:szCs w:val="21"/>
              </w:rPr>
            </w:pPr>
            <w:r>
              <w:t>P4AW73~W77B7~B0</w:t>
            </w:r>
          </w:p>
        </w:tc>
        <w:tc>
          <w:tcPr>
            <w:tcW w:w="1196" w:type="dxa"/>
            <w:vAlign w:val="center"/>
          </w:tcPr>
          <w:p>
            <w:pPr>
              <w:jc w:val="center"/>
              <w:rPr>
                <w:sz w:val="21"/>
                <w:szCs w:val="21"/>
              </w:rPr>
            </w:pPr>
            <w:r>
              <w:t>GH116</w:t>
            </w:r>
          </w:p>
        </w:tc>
        <w:tc>
          <w:tcPr>
            <w:tcW w:w="1491" w:type="dxa"/>
            <w:vAlign w:val="center"/>
          </w:tcPr>
          <w:p>
            <w:pPr>
              <w:jc w:val="center"/>
              <w:rPr>
                <w:sz w:val="21"/>
                <w:szCs w:val="21"/>
              </w:rPr>
            </w:pPr>
            <w:r>
              <w:t>GPS 11th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117</w:t>
            </w:r>
          </w:p>
        </w:tc>
        <w:tc>
          <w:tcPr>
            <w:tcW w:w="999" w:type="dxa"/>
            <w:vAlign w:val="center"/>
          </w:tcPr>
          <w:p>
            <w:pPr>
              <w:jc w:val="center"/>
              <w:rPr>
                <w:sz w:val="21"/>
                <w:szCs w:val="21"/>
              </w:rPr>
            </w:pPr>
            <w:r>
              <w:t>P4AW78~W82B39~B34</w:t>
            </w:r>
          </w:p>
        </w:tc>
        <w:tc>
          <w:tcPr>
            <w:tcW w:w="1196" w:type="dxa"/>
            <w:vAlign w:val="center"/>
          </w:tcPr>
          <w:p>
            <w:pPr>
              <w:jc w:val="center"/>
              <w:rPr>
                <w:sz w:val="21"/>
                <w:szCs w:val="21"/>
              </w:rPr>
            </w:pPr>
            <w:r>
              <w:t>GH117</w:t>
            </w:r>
          </w:p>
        </w:tc>
        <w:tc>
          <w:tcPr>
            <w:tcW w:w="1491" w:type="dxa"/>
            <w:vAlign w:val="center"/>
          </w:tcPr>
          <w:p>
            <w:pPr>
              <w:jc w:val="center"/>
              <w:rPr>
                <w:sz w:val="21"/>
                <w:szCs w:val="21"/>
              </w:rPr>
            </w:pPr>
            <w:r>
              <w:t>GPS 12th tracking channel tracking asterisk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118</w:t>
            </w:r>
          </w:p>
        </w:tc>
        <w:tc>
          <w:tcPr>
            <w:tcW w:w="999" w:type="dxa"/>
            <w:vAlign w:val="center"/>
          </w:tcPr>
          <w:p>
            <w:pPr>
              <w:jc w:val="center"/>
              <w:rPr>
                <w:sz w:val="21"/>
                <w:szCs w:val="21"/>
              </w:rPr>
            </w:pPr>
            <w:r>
              <w:t>P4AW78~W82B33~B30</w:t>
            </w:r>
          </w:p>
        </w:tc>
        <w:tc>
          <w:tcPr>
            <w:tcW w:w="1196" w:type="dxa"/>
            <w:vAlign w:val="center"/>
          </w:tcPr>
          <w:p>
            <w:pPr>
              <w:jc w:val="center"/>
              <w:rPr>
                <w:sz w:val="21"/>
                <w:szCs w:val="21"/>
              </w:rPr>
            </w:pPr>
            <w:r>
              <w:t>GH118</w:t>
            </w:r>
          </w:p>
        </w:tc>
        <w:tc>
          <w:tcPr>
            <w:tcW w:w="1491" w:type="dxa"/>
            <w:vAlign w:val="center"/>
          </w:tcPr>
          <w:p>
            <w:pPr>
              <w:jc w:val="center"/>
              <w:rPr>
                <w:sz w:val="21"/>
                <w:szCs w:val="21"/>
              </w:rPr>
            </w:pPr>
            <w:r>
              <w:t>GPS 12th tracking channel L1CA code tracking parameters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119</w:t>
            </w:r>
          </w:p>
        </w:tc>
        <w:tc>
          <w:tcPr>
            <w:tcW w:w="999" w:type="dxa"/>
            <w:vAlign w:val="center"/>
          </w:tcPr>
          <w:p>
            <w:pPr>
              <w:jc w:val="center"/>
              <w:rPr>
                <w:sz w:val="21"/>
                <w:szCs w:val="21"/>
              </w:rPr>
            </w:pPr>
            <w:r>
              <w:t>P4AW78~W82B29~B24</w:t>
            </w:r>
          </w:p>
        </w:tc>
        <w:tc>
          <w:tcPr>
            <w:tcW w:w="1196" w:type="dxa"/>
            <w:vAlign w:val="center"/>
          </w:tcPr>
          <w:p>
            <w:pPr>
              <w:jc w:val="center"/>
              <w:rPr>
                <w:sz w:val="21"/>
                <w:szCs w:val="21"/>
              </w:rPr>
            </w:pPr>
            <w:r>
              <w:t>GH119</w:t>
            </w:r>
          </w:p>
        </w:tc>
        <w:tc>
          <w:tcPr>
            <w:tcW w:w="1491" w:type="dxa"/>
            <w:vAlign w:val="center"/>
          </w:tcPr>
          <w:p>
            <w:pPr>
              <w:jc w:val="center"/>
              <w:rPr>
                <w:sz w:val="21"/>
                <w:szCs w:val="21"/>
              </w:rPr>
            </w:pPr>
            <w:r>
              <w:t>GPS 12th tracking channel L1CA code CNR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120</w:t>
            </w:r>
          </w:p>
        </w:tc>
        <w:tc>
          <w:tcPr>
            <w:tcW w:w="999" w:type="dxa"/>
            <w:vAlign w:val="center"/>
          </w:tcPr>
          <w:p>
            <w:pPr>
              <w:jc w:val="center"/>
              <w:rPr>
                <w:sz w:val="21"/>
                <w:szCs w:val="21"/>
              </w:rPr>
            </w:pPr>
            <w:r>
              <w:t>P4AW78~W82B23~B18</w:t>
            </w:r>
          </w:p>
        </w:tc>
        <w:tc>
          <w:tcPr>
            <w:tcW w:w="1196" w:type="dxa"/>
            <w:vAlign w:val="center"/>
          </w:tcPr>
          <w:p>
            <w:pPr>
              <w:jc w:val="center"/>
              <w:rPr>
                <w:sz w:val="21"/>
                <w:szCs w:val="21"/>
              </w:rPr>
            </w:pPr>
            <w:r>
              <w:t>GH120</w:t>
            </w:r>
          </w:p>
        </w:tc>
        <w:tc>
          <w:tcPr>
            <w:tcW w:w="1491" w:type="dxa"/>
            <w:vAlign w:val="center"/>
          </w:tcPr>
          <w:p>
            <w:pPr>
              <w:jc w:val="center"/>
              <w:rPr>
                <w:sz w:val="21"/>
                <w:szCs w:val="21"/>
              </w:rPr>
            </w:pPr>
            <w:r>
              <w:t>GPS 12th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121</w:t>
            </w:r>
          </w:p>
        </w:tc>
        <w:tc>
          <w:tcPr>
            <w:tcW w:w="999" w:type="dxa"/>
            <w:vAlign w:val="center"/>
          </w:tcPr>
          <w:p>
            <w:pPr>
              <w:jc w:val="center"/>
              <w:rPr>
                <w:sz w:val="21"/>
                <w:szCs w:val="21"/>
              </w:rPr>
            </w:pPr>
            <w:r>
              <w:t>P4AW78~W82B17~B12</w:t>
            </w:r>
          </w:p>
        </w:tc>
        <w:tc>
          <w:tcPr>
            <w:tcW w:w="1196" w:type="dxa"/>
            <w:vAlign w:val="center"/>
          </w:tcPr>
          <w:p>
            <w:pPr>
              <w:jc w:val="center"/>
              <w:rPr>
                <w:sz w:val="21"/>
                <w:szCs w:val="21"/>
              </w:rPr>
            </w:pPr>
            <w:r>
              <w:t>GH121</w:t>
            </w:r>
          </w:p>
        </w:tc>
        <w:tc>
          <w:tcPr>
            <w:tcW w:w="1491" w:type="dxa"/>
            <w:vAlign w:val="center"/>
          </w:tcPr>
          <w:p>
            <w:pPr>
              <w:jc w:val="center"/>
              <w:rPr>
                <w:sz w:val="21"/>
                <w:szCs w:val="21"/>
              </w:rPr>
            </w:pPr>
            <w:r>
              <w:t>GPS 12th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122</w:t>
            </w:r>
          </w:p>
        </w:tc>
        <w:tc>
          <w:tcPr>
            <w:tcW w:w="999" w:type="dxa"/>
            <w:vAlign w:val="center"/>
          </w:tcPr>
          <w:p>
            <w:pPr>
              <w:jc w:val="center"/>
              <w:rPr>
                <w:sz w:val="21"/>
                <w:szCs w:val="21"/>
              </w:rPr>
            </w:pPr>
            <w:r>
              <w:t>P4AW78~W82B11~B10</w:t>
            </w:r>
          </w:p>
        </w:tc>
        <w:tc>
          <w:tcPr>
            <w:tcW w:w="1196" w:type="dxa"/>
            <w:vAlign w:val="center"/>
          </w:tcPr>
          <w:p>
            <w:pPr>
              <w:jc w:val="center"/>
              <w:rPr>
                <w:sz w:val="21"/>
                <w:szCs w:val="21"/>
              </w:rPr>
            </w:pPr>
            <w:r>
              <w:t>GH122</w:t>
            </w:r>
          </w:p>
        </w:tc>
        <w:tc>
          <w:tcPr>
            <w:tcW w:w="1491" w:type="dxa"/>
            <w:vAlign w:val="center"/>
          </w:tcPr>
          <w:p>
            <w:pPr>
              <w:jc w:val="center"/>
              <w:rPr>
                <w:sz w:val="21"/>
                <w:szCs w:val="21"/>
              </w:rPr>
            </w:pPr>
            <w:r>
              <w:t>GPS 12th tracking channel L1CA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123</w:t>
            </w:r>
          </w:p>
        </w:tc>
        <w:tc>
          <w:tcPr>
            <w:tcW w:w="999" w:type="dxa"/>
            <w:vAlign w:val="center"/>
          </w:tcPr>
          <w:p>
            <w:pPr>
              <w:jc w:val="center"/>
              <w:rPr>
                <w:sz w:val="21"/>
                <w:szCs w:val="21"/>
              </w:rPr>
            </w:pPr>
            <w:r>
              <w:t>P4AW78~W82B9</w:t>
            </w:r>
          </w:p>
        </w:tc>
        <w:tc>
          <w:tcPr>
            <w:tcW w:w="1196" w:type="dxa"/>
            <w:vAlign w:val="center"/>
          </w:tcPr>
          <w:p>
            <w:pPr>
              <w:jc w:val="center"/>
              <w:rPr>
                <w:sz w:val="21"/>
                <w:szCs w:val="21"/>
              </w:rPr>
            </w:pPr>
            <w:r>
              <w:t>GH123</w:t>
            </w:r>
          </w:p>
        </w:tc>
        <w:tc>
          <w:tcPr>
            <w:tcW w:w="1491" w:type="dxa"/>
            <w:vAlign w:val="center"/>
          </w:tcPr>
          <w:p>
            <w:pPr>
              <w:jc w:val="center"/>
              <w:rPr>
                <w:sz w:val="21"/>
                <w:szCs w:val="21"/>
              </w:rPr>
            </w:pPr>
            <w:r>
              <w:t>GPS 12th tracking channel L1P tracking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124</w:t>
            </w:r>
          </w:p>
        </w:tc>
        <w:tc>
          <w:tcPr>
            <w:tcW w:w="999" w:type="dxa"/>
            <w:vAlign w:val="center"/>
          </w:tcPr>
          <w:p>
            <w:pPr>
              <w:jc w:val="center"/>
              <w:rPr>
                <w:sz w:val="21"/>
                <w:szCs w:val="21"/>
              </w:rPr>
            </w:pPr>
            <w:r>
              <w:t>P4AW78~W82B8</w:t>
            </w:r>
          </w:p>
        </w:tc>
        <w:tc>
          <w:tcPr>
            <w:tcW w:w="1196" w:type="dxa"/>
            <w:vAlign w:val="center"/>
          </w:tcPr>
          <w:p>
            <w:pPr>
              <w:jc w:val="center"/>
              <w:rPr>
                <w:sz w:val="21"/>
                <w:szCs w:val="21"/>
              </w:rPr>
            </w:pPr>
            <w:r>
              <w:t>GH124</w:t>
            </w:r>
          </w:p>
        </w:tc>
        <w:tc>
          <w:tcPr>
            <w:tcW w:w="1491" w:type="dxa"/>
            <w:vAlign w:val="center"/>
          </w:tcPr>
          <w:p>
            <w:pPr>
              <w:jc w:val="center"/>
              <w:rPr>
                <w:sz w:val="21"/>
                <w:szCs w:val="21"/>
              </w:rPr>
            </w:pPr>
            <w:r>
              <w:t>GPS 12th tracking channel reservation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125</w:t>
            </w:r>
          </w:p>
        </w:tc>
        <w:tc>
          <w:tcPr>
            <w:tcW w:w="999" w:type="dxa"/>
            <w:vAlign w:val="center"/>
          </w:tcPr>
          <w:p>
            <w:pPr>
              <w:jc w:val="center"/>
              <w:rPr>
                <w:sz w:val="21"/>
                <w:szCs w:val="21"/>
              </w:rPr>
            </w:pPr>
            <w:r>
              <w:t>P4AW78~W82B7~B0</w:t>
            </w:r>
          </w:p>
        </w:tc>
        <w:tc>
          <w:tcPr>
            <w:tcW w:w="1196" w:type="dxa"/>
            <w:vAlign w:val="center"/>
          </w:tcPr>
          <w:p>
            <w:pPr>
              <w:jc w:val="center"/>
              <w:rPr>
                <w:sz w:val="21"/>
                <w:szCs w:val="21"/>
              </w:rPr>
            </w:pPr>
            <w:r>
              <w:t>GH125</w:t>
            </w:r>
          </w:p>
        </w:tc>
        <w:tc>
          <w:tcPr>
            <w:tcW w:w="1491" w:type="dxa"/>
            <w:vAlign w:val="center"/>
          </w:tcPr>
          <w:p>
            <w:pPr>
              <w:jc w:val="center"/>
              <w:rPr>
                <w:sz w:val="21"/>
                <w:szCs w:val="21"/>
              </w:rPr>
            </w:pPr>
            <w:r>
              <w:t>GPS 12th tracking channel L1CA code channel rejection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126</w:t>
            </w:r>
          </w:p>
        </w:tc>
        <w:tc>
          <w:tcPr>
            <w:tcW w:w="999" w:type="dxa"/>
            <w:vAlign w:val="center"/>
          </w:tcPr>
          <w:p>
            <w:pPr>
              <w:jc w:val="center"/>
              <w:rPr>
                <w:sz w:val="21"/>
                <w:szCs w:val="21"/>
              </w:rPr>
            </w:pPr>
            <w:r>
              <w:t>P4AW83~W86</w:t>
            </w:r>
          </w:p>
        </w:tc>
        <w:tc>
          <w:tcPr>
            <w:tcW w:w="1196" w:type="dxa"/>
            <w:vAlign w:val="center"/>
          </w:tcPr>
          <w:p>
            <w:pPr>
              <w:jc w:val="center"/>
              <w:rPr>
                <w:sz w:val="21"/>
                <w:szCs w:val="21"/>
              </w:rPr>
            </w:pPr>
            <w:r>
              <w:t>GH126</w:t>
            </w:r>
          </w:p>
        </w:tc>
        <w:tc>
          <w:tcPr>
            <w:tcW w:w="1491" w:type="dxa"/>
            <w:vAlign w:val="center"/>
          </w:tcPr>
          <w:p>
            <w:pPr>
              <w:jc w:val="center"/>
              <w:rPr>
                <w:sz w:val="21"/>
                <w:szCs w:val="21"/>
              </w:rPr>
            </w:pPr>
            <w:r>
              <w:t>Calculating clock correction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[-2147483648,2147483647]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127</w:t>
            </w:r>
          </w:p>
        </w:tc>
        <w:tc>
          <w:tcPr>
            <w:tcW w:w="999" w:type="dxa"/>
            <w:vAlign w:val="center"/>
          </w:tcPr>
          <w:p>
            <w:pPr>
              <w:jc w:val="center"/>
              <w:rPr>
                <w:sz w:val="21"/>
                <w:szCs w:val="21"/>
              </w:rPr>
            </w:pPr>
            <w:r>
              <w:t>P4AW87~W90</w:t>
            </w:r>
          </w:p>
        </w:tc>
        <w:tc>
          <w:tcPr>
            <w:tcW w:w="1196" w:type="dxa"/>
            <w:vAlign w:val="center"/>
          </w:tcPr>
          <w:p>
            <w:pPr>
              <w:jc w:val="center"/>
              <w:rPr>
                <w:sz w:val="21"/>
                <w:szCs w:val="21"/>
              </w:rPr>
            </w:pPr>
            <w:r>
              <w:t>GH127</w:t>
            </w:r>
          </w:p>
        </w:tc>
        <w:tc>
          <w:tcPr>
            <w:tcW w:w="1491" w:type="dxa"/>
            <w:vAlign w:val="center"/>
          </w:tcPr>
          <w:p>
            <w:pPr>
              <w:jc w:val="center"/>
              <w:rPr>
                <w:sz w:val="21"/>
                <w:szCs w:val="21"/>
              </w:rPr>
            </w:pPr>
            <w:r>
              <w:t>Calculating clock drift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[-2147483648,2147483647]</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128</w:t>
            </w:r>
          </w:p>
        </w:tc>
        <w:tc>
          <w:tcPr>
            <w:tcW w:w="999" w:type="dxa"/>
            <w:vAlign w:val="center"/>
          </w:tcPr>
          <w:p>
            <w:pPr>
              <w:jc w:val="center"/>
              <w:rPr>
                <w:sz w:val="21"/>
                <w:szCs w:val="21"/>
              </w:rPr>
            </w:pPr>
            <w:r>
              <w:t>P4AW91</w:t>
            </w:r>
          </w:p>
        </w:tc>
        <w:tc>
          <w:tcPr>
            <w:tcW w:w="1196" w:type="dxa"/>
            <w:vAlign w:val="center"/>
          </w:tcPr>
          <w:p>
            <w:pPr>
              <w:jc w:val="center"/>
              <w:rPr>
                <w:sz w:val="21"/>
                <w:szCs w:val="21"/>
              </w:rPr>
            </w:pPr>
            <w:r>
              <w:t>GH128</w:t>
            </w:r>
          </w:p>
        </w:tc>
        <w:tc>
          <w:tcPr>
            <w:tcW w:w="1491" w:type="dxa"/>
            <w:vAlign w:val="center"/>
          </w:tcPr>
          <w:p>
            <w:pPr>
              <w:jc w:val="center"/>
              <w:rPr>
                <w:sz w:val="21"/>
                <w:szCs w:val="21"/>
              </w:rPr>
            </w:pPr>
            <w:r>
              <w:t>Reserved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129</w:t>
            </w:r>
          </w:p>
        </w:tc>
        <w:tc>
          <w:tcPr>
            <w:tcW w:w="999" w:type="dxa"/>
            <w:vAlign w:val="center"/>
          </w:tcPr>
          <w:p>
            <w:pPr>
              <w:jc w:val="center"/>
              <w:rPr>
                <w:sz w:val="21"/>
                <w:szCs w:val="21"/>
              </w:rPr>
            </w:pPr>
            <w:r>
              <w:t>P4AW92B7~B4</w:t>
            </w:r>
          </w:p>
        </w:tc>
        <w:tc>
          <w:tcPr>
            <w:tcW w:w="1196" w:type="dxa"/>
            <w:vAlign w:val="center"/>
          </w:tcPr>
          <w:p>
            <w:pPr>
              <w:jc w:val="center"/>
              <w:rPr>
                <w:sz w:val="21"/>
                <w:szCs w:val="21"/>
              </w:rPr>
            </w:pPr>
            <w:r>
              <w:t>GH129</w:t>
            </w:r>
          </w:p>
        </w:tc>
        <w:tc>
          <w:tcPr>
            <w:tcW w:w="1491" w:type="dxa"/>
            <w:vAlign w:val="center"/>
          </w:tcPr>
          <w:p>
            <w:pPr>
              <w:jc w:val="center"/>
              <w:rPr>
                <w:sz w:val="21"/>
                <w:szCs w:val="21"/>
              </w:rPr>
            </w:pPr>
            <w:r>
              <w:t>A bus last initialization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0:initialization;1:not receiving bus data for 4s;2:data overflow;3:register error in CAN bus interrupt;4:not receiving data accord with protocol for 60 seconds;0x5:resetting by command;0x6:bus A state false for 200 seconds</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130</w:t>
            </w:r>
          </w:p>
        </w:tc>
        <w:tc>
          <w:tcPr>
            <w:tcW w:w="999" w:type="dxa"/>
            <w:vAlign w:val="center"/>
          </w:tcPr>
          <w:p>
            <w:pPr>
              <w:jc w:val="center"/>
              <w:rPr>
                <w:sz w:val="21"/>
                <w:szCs w:val="21"/>
              </w:rPr>
            </w:pPr>
            <w:r>
              <w:t>P4AW92B3~B0</w:t>
            </w:r>
          </w:p>
        </w:tc>
        <w:tc>
          <w:tcPr>
            <w:tcW w:w="1196" w:type="dxa"/>
            <w:vAlign w:val="center"/>
          </w:tcPr>
          <w:p>
            <w:pPr>
              <w:jc w:val="center"/>
              <w:rPr>
                <w:sz w:val="21"/>
                <w:szCs w:val="21"/>
              </w:rPr>
            </w:pPr>
            <w:r>
              <w:t>GH130</w:t>
            </w:r>
          </w:p>
        </w:tc>
        <w:tc>
          <w:tcPr>
            <w:tcW w:w="1491" w:type="dxa"/>
            <w:vAlign w:val="center"/>
          </w:tcPr>
          <w:p>
            <w:pPr>
              <w:jc w:val="center"/>
              <w:rPr>
                <w:sz w:val="21"/>
                <w:szCs w:val="21"/>
              </w:rPr>
            </w:pPr>
            <w:r>
              <w:t>A bus initialization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131</w:t>
            </w:r>
          </w:p>
        </w:tc>
        <w:tc>
          <w:tcPr>
            <w:tcW w:w="999" w:type="dxa"/>
            <w:vAlign w:val="center"/>
          </w:tcPr>
          <w:p>
            <w:pPr>
              <w:jc w:val="center"/>
              <w:rPr>
                <w:sz w:val="21"/>
                <w:szCs w:val="21"/>
              </w:rPr>
            </w:pPr>
            <w:r>
              <w:t>P4AW93B7~B4</w:t>
            </w:r>
          </w:p>
        </w:tc>
        <w:tc>
          <w:tcPr>
            <w:tcW w:w="1196" w:type="dxa"/>
            <w:vAlign w:val="center"/>
          </w:tcPr>
          <w:p>
            <w:pPr>
              <w:jc w:val="center"/>
              <w:rPr>
                <w:sz w:val="21"/>
                <w:szCs w:val="21"/>
              </w:rPr>
            </w:pPr>
            <w:r>
              <w:t>GH131</w:t>
            </w:r>
          </w:p>
        </w:tc>
        <w:tc>
          <w:tcPr>
            <w:tcW w:w="1491" w:type="dxa"/>
            <w:vAlign w:val="center"/>
          </w:tcPr>
          <w:p>
            <w:pPr>
              <w:jc w:val="center"/>
              <w:rPr>
                <w:sz w:val="21"/>
                <w:szCs w:val="21"/>
              </w:rPr>
            </w:pPr>
            <w:r>
              <w:t>B bus last initialization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0:initialization;1:not receiving bus data for 4s;2:data overflow;3:register error in CAN bus interrupt;4:not receiving data accord with protocol for 60 seconds;0x5:resetting by command;0x6:bus B state false for 200 seconds</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132</w:t>
            </w:r>
          </w:p>
        </w:tc>
        <w:tc>
          <w:tcPr>
            <w:tcW w:w="999" w:type="dxa"/>
            <w:vAlign w:val="center"/>
          </w:tcPr>
          <w:p>
            <w:pPr>
              <w:jc w:val="center"/>
              <w:rPr>
                <w:sz w:val="21"/>
                <w:szCs w:val="21"/>
              </w:rPr>
            </w:pPr>
            <w:r>
              <w:t>P4AW93B3~B0</w:t>
            </w:r>
          </w:p>
        </w:tc>
        <w:tc>
          <w:tcPr>
            <w:tcW w:w="1196" w:type="dxa"/>
            <w:vAlign w:val="center"/>
          </w:tcPr>
          <w:p>
            <w:pPr>
              <w:jc w:val="center"/>
              <w:rPr>
                <w:sz w:val="21"/>
                <w:szCs w:val="21"/>
              </w:rPr>
            </w:pPr>
            <w:r>
              <w:t>GH132</w:t>
            </w:r>
          </w:p>
        </w:tc>
        <w:tc>
          <w:tcPr>
            <w:tcW w:w="1491" w:type="dxa"/>
            <w:vAlign w:val="center"/>
          </w:tcPr>
          <w:p>
            <w:pPr>
              <w:jc w:val="center"/>
              <w:rPr>
                <w:sz w:val="21"/>
                <w:szCs w:val="21"/>
              </w:rPr>
            </w:pPr>
            <w:r>
              <w:t>B bus initialization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133</w:t>
            </w:r>
          </w:p>
        </w:tc>
        <w:tc>
          <w:tcPr>
            <w:tcW w:w="999" w:type="dxa"/>
            <w:vAlign w:val="center"/>
          </w:tcPr>
          <w:p>
            <w:pPr>
              <w:jc w:val="center"/>
              <w:rPr>
                <w:sz w:val="21"/>
                <w:szCs w:val="21"/>
              </w:rPr>
            </w:pPr>
            <w:r>
              <w:t>P4AW94~W95B15~B8</w:t>
            </w:r>
          </w:p>
        </w:tc>
        <w:tc>
          <w:tcPr>
            <w:tcW w:w="1196" w:type="dxa"/>
            <w:vAlign w:val="center"/>
          </w:tcPr>
          <w:p>
            <w:pPr>
              <w:jc w:val="center"/>
              <w:rPr>
                <w:sz w:val="21"/>
                <w:szCs w:val="21"/>
              </w:rPr>
            </w:pPr>
            <w:r>
              <w:t>GH133</w:t>
            </w:r>
          </w:p>
        </w:tc>
        <w:tc>
          <w:tcPr>
            <w:tcW w:w="1491" w:type="dxa"/>
            <w:vAlign w:val="center"/>
          </w:tcPr>
          <w:p>
            <w:pPr>
              <w:jc w:val="center"/>
              <w:rPr>
                <w:sz w:val="21"/>
                <w:szCs w:val="21"/>
              </w:rPr>
            </w:pPr>
            <w:r>
              <w:t>A bus status register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134</w:t>
            </w:r>
          </w:p>
        </w:tc>
        <w:tc>
          <w:tcPr>
            <w:tcW w:w="999" w:type="dxa"/>
            <w:vAlign w:val="center"/>
          </w:tcPr>
          <w:p>
            <w:pPr>
              <w:jc w:val="center"/>
              <w:rPr>
                <w:sz w:val="21"/>
                <w:szCs w:val="21"/>
              </w:rPr>
            </w:pPr>
            <w:r>
              <w:t>P4AW94~W95B7~B0</w:t>
            </w:r>
          </w:p>
        </w:tc>
        <w:tc>
          <w:tcPr>
            <w:tcW w:w="1196" w:type="dxa"/>
            <w:vAlign w:val="center"/>
          </w:tcPr>
          <w:p>
            <w:pPr>
              <w:jc w:val="center"/>
              <w:rPr>
                <w:sz w:val="21"/>
                <w:szCs w:val="21"/>
              </w:rPr>
            </w:pPr>
            <w:r>
              <w:t>GH134</w:t>
            </w:r>
          </w:p>
        </w:tc>
        <w:tc>
          <w:tcPr>
            <w:tcW w:w="1491" w:type="dxa"/>
            <w:vAlign w:val="center"/>
          </w:tcPr>
          <w:p>
            <w:pPr>
              <w:jc w:val="center"/>
              <w:rPr>
                <w:sz w:val="21"/>
                <w:szCs w:val="21"/>
              </w:rPr>
            </w:pPr>
            <w:r>
              <w:t>B bus status register</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135</w:t>
            </w:r>
          </w:p>
        </w:tc>
        <w:tc>
          <w:tcPr>
            <w:tcW w:w="999" w:type="dxa"/>
            <w:vAlign w:val="center"/>
          </w:tcPr>
          <w:p>
            <w:pPr>
              <w:jc w:val="center"/>
              <w:rPr>
                <w:sz w:val="21"/>
                <w:szCs w:val="21"/>
              </w:rPr>
            </w:pPr>
            <w:r>
              <w:t>P4AW96B7~B4</w:t>
            </w:r>
          </w:p>
        </w:tc>
        <w:tc>
          <w:tcPr>
            <w:tcW w:w="1196" w:type="dxa"/>
            <w:vAlign w:val="center"/>
          </w:tcPr>
          <w:p>
            <w:pPr>
              <w:jc w:val="center"/>
              <w:rPr>
                <w:sz w:val="21"/>
                <w:szCs w:val="21"/>
              </w:rPr>
            </w:pPr>
            <w:r>
              <w:t>GH135</w:t>
            </w:r>
          </w:p>
        </w:tc>
        <w:tc>
          <w:tcPr>
            <w:tcW w:w="1491" w:type="dxa"/>
            <w:vAlign w:val="center"/>
          </w:tcPr>
          <w:p>
            <w:pPr>
              <w:jc w:val="center"/>
              <w:rPr>
                <w:sz w:val="21"/>
                <w:szCs w:val="21"/>
              </w:rPr>
            </w:pPr>
            <w:r>
              <w:t xml:space="preserve">Slave core resetting count </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136</w:t>
            </w:r>
          </w:p>
        </w:tc>
        <w:tc>
          <w:tcPr>
            <w:tcW w:w="999" w:type="dxa"/>
            <w:vAlign w:val="center"/>
          </w:tcPr>
          <w:p>
            <w:pPr>
              <w:jc w:val="center"/>
              <w:rPr>
                <w:sz w:val="21"/>
                <w:szCs w:val="21"/>
              </w:rPr>
            </w:pPr>
            <w:r>
              <w:t>P4AW96B3~B0</w:t>
            </w:r>
          </w:p>
        </w:tc>
        <w:tc>
          <w:tcPr>
            <w:tcW w:w="1196" w:type="dxa"/>
            <w:vAlign w:val="center"/>
          </w:tcPr>
          <w:p>
            <w:pPr>
              <w:jc w:val="center"/>
              <w:rPr>
                <w:sz w:val="21"/>
                <w:szCs w:val="21"/>
              </w:rPr>
            </w:pPr>
            <w:r>
              <w:t>GH136</w:t>
            </w:r>
          </w:p>
        </w:tc>
        <w:tc>
          <w:tcPr>
            <w:tcW w:w="1491" w:type="dxa"/>
            <w:vAlign w:val="center"/>
          </w:tcPr>
          <w:p>
            <w:pPr>
              <w:jc w:val="center"/>
              <w:rPr>
                <w:sz w:val="21"/>
                <w:szCs w:val="21"/>
              </w:rPr>
            </w:pPr>
            <w:r>
              <w:t>Slave core resetting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1:resetting by command;3:mode switch;5:non-positioning for 10 minutes</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137</w:t>
            </w:r>
          </w:p>
        </w:tc>
        <w:tc>
          <w:tcPr>
            <w:tcW w:w="999" w:type="dxa"/>
            <w:vAlign w:val="center"/>
          </w:tcPr>
          <w:p>
            <w:pPr>
              <w:jc w:val="center"/>
              <w:rPr>
                <w:sz w:val="21"/>
                <w:szCs w:val="21"/>
              </w:rPr>
            </w:pPr>
            <w:r>
              <w:t>P4AW97B7~B4</w:t>
            </w:r>
          </w:p>
        </w:tc>
        <w:tc>
          <w:tcPr>
            <w:tcW w:w="1196" w:type="dxa"/>
            <w:vAlign w:val="center"/>
          </w:tcPr>
          <w:p>
            <w:pPr>
              <w:jc w:val="center"/>
              <w:rPr>
                <w:sz w:val="21"/>
                <w:szCs w:val="21"/>
              </w:rPr>
            </w:pPr>
            <w:r>
              <w:t>GH137</w:t>
            </w:r>
          </w:p>
        </w:tc>
        <w:tc>
          <w:tcPr>
            <w:tcW w:w="1491" w:type="dxa"/>
            <w:vAlign w:val="center"/>
          </w:tcPr>
          <w:p>
            <w:pPr>
              <w:jc w:val="center"/>
              <w:rPr>
                <w:sz w:val="21"/>
                <w:szCs w:val="21"/>
              </w:rPr>
            </w:pPr>
            <w:r>
              <w:t>Latest receive indirect command status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0:initialization;1:upload permission or positioning software resetting;2:upload over;3:upload startup;4:sending upload data to salve core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138</w:t>
            </w:r>
          </w:p>
        </w:tc>
        <w:tc>
          <w:tcPr>
            <w:tcW w:w="999" w:type="dxa"/>
            <w:vAlign w:val="center"/>
          </w:tcPr>
          <w:p>
            <w:pPr>
              <w:jc w:val="center"/>
              <w:rPr>
                <w:sz w:val="21"/>
                <w:szCs w:val="21"/>
              </w:rPr>
            </w:pPr>
            <w:r>
              <w:t>P4AW97B3~B0</w:t>
            </w:r>
          </w:p>
        </w:tc>
        <w:tc>
          <w:tcPr>
            <w:tcW w:w="1196" w:type="dxa"/>
            <w:vAlign w:val="center"/>
          </w:tcPr>
          <w:p>
            <w:pPr>
              <w:jc w:val="center"/>
              <w:rPr>
                <w:sz w:val="21"/>
                <w:szCs w:val="21"/>
              </w:rPr>
            </w:pPr>
            <w:r>
              <w:t>GH138</w:t>
            </w:r>
          </w:p>
        </w:tc>
        <w:tc>
          <w:tcPr>
            <w:tcW w:w="1491" w:type="dxa"/>
            <w:vAlign w:val="center"/>
          </w:tcPr>
          <w:p>
            <w:pPr>
              <w:jc w:val="center"/>
              <w:rPr>
                <w:sz w:val="21"/>
                <w:szCs w:val="21"/>
              </w:rPr>
            </w:pPr>
            <w:r>
              <w:t>Receive indirect instruction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139</w:t>
            </w:r>
          </w:p>
        </w:tc>
        <w:tc>
          <w:tcPr>
            <w:tcW w:w="999" w:type="dxa"/>
            <w:vAlign w:val="center"/>
          </w:tcPr>
          <w:p>
            <w:pPr>
              <w:jc w:val="center"/>
              <w:rPr>
                <w:sz w:val="21"/>
                <w:szCs w:val="21"/>
              </w:rPr>
            </w:pPr>
            <w:r>
              <w:t>P4AW98~W101B31~B17</w:t>
            </w:r>
          </w:p>
        </w:tc>
        <w:tc>
          <w:tcPr>
            <w:tcW w:w="1196" w:type="dxa"/>
            <w:vAlign w:val="center"/>
          </w:tcPr>
          <w:p>
            <w:pPr>
              <w:jc w:val="center"/>
              <w:rPr>
                <w:sz w:val="21"/>
                <w:szCs w:val="21"/>
              </w:rPr>
            </w:pPr>
            <w:r>
              <w:t>GH139</w:t>
            </w:r>
          </w:p>
        </w:tc>
        <w:tc>
          <w:tcPr>
            <w:tcW w:w="1491" w:type="dxa"/>
            <w:vAlign w:val="center"/>
          </w:tcPr>
          <w:p>
            <w:pPr>
              <w:jc w:val="center"/>
              <w:rPr>
                <w:sz w:val="21"/>
                <w:szCs w:val="21"/>
              </w:rPr>
            </w:pPr>
            <w:r>
              <w:t>Program upload - incremental data length</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140</w:t>
            </w:r>
          </w:p>
        </w:tc>
        <w:tc>
          <w:tcPr>
            <w:tcW w:w="999" w:type="dxa"/>
            <w:vAlign w:val="center"/>
          </w:tcPr>
          <w:p>
            <w:pPr>
              <w:jc w:val="center"/>
              <w:rPr>
                <w:sz w:val="21"/>
                <w:szCs w:val="21"/>
              </w:rPr>
            </w:pPr>
            <w:r>
              <w:t>P4AW98~W101B16~B9</w:t>
            </w:r>
          </w:p>
        </w:tc>
        <w:tc>
          <w:tcPr>
            <w:tcW w:w="1196" w:type="dxa"/>
            <w:vAlign w:val="center"/>
          </w:tcPr>
          <w:p>
            <w:pPr>
              <w:jc w:val="center"/>
              <w:rPr>
                <w:sz w:val="21"/>
                <w:szCs w:val="21"/>
              </w:rPr>
            </w:pPr>
            <w:r>
              <w:t>GH140</w:t>
            </w:r>
          </w:p>
        </w:tc>
        <w:tc>
          <w:tcPr>
            <w:tcW w:w="1491" w:type="dxa"/>
            <w:vAlign w:val="center"/>
          </w:tcPr>
          <w:p>
            <w:pPr>
              <w:jc w:val="center"/>
              <w:rPr>
                <w:sz w:val="21"/>
                <w:szCs w:val="21"/>
              </w:rPr>
            </w:pPr>
            <w:r>
              <w:t>Program version number / check word</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141</w:t>
            </w:r>
          </w:p>
        </w:tc>
        <w:tc>
          <w:tcPr>
            <w:tcW w:w="999" w:type="dxa"/>
            <w:vAlign w:val="center"/>
          </w:tcPr>
          <w:p>
            <w:pPr>
              <w:jc w:val="center"/>
              <w:rPr>
                <w:sz w:val="21"/>
                <w:szCs w:val="21"/>
              </w:rPr>
            </w:pPr>
            <w:r>
              <w:t>P4AW98~W101B8~B7</w:t>
            </w:r>
          </w:p>
        </w:tc>
        <w:tc>
          <w:tcPr>
            <w:tcW w:w="1196" w:type="dxa"/>
            <w:vAlign w:val="center"/>
          </w:tcPr>
          <w:p>
            <w:pPr>
              <w:jc w:val="center"/>
              <w:rPr>
                <w:sz w:val="21"/>
                <w:szCs w:val="21"/>
              </w:rPr>
            </w:pPr>
            <w:r>
              <w:t>GH141</w:t>
            </w:r>
          </w:p>
        </w:tc>
        <w:tc>
          <w:tcPr>
            <w:tcW w:w="1491" w:type="dxa"/>
            <w:vAlign w:val="center"/>
          </w:tcPr>
          <w:p>
            <w:pPr>
              <w:jc w:val="center"/>
              <w:rPr>
                <w:sz w:val="21"/>
                <w:szCs w:val="21"/>
              </w:rPr>
            </w:pPr>
            <w:r>
              <w:t>Program upload command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0:initialization;1:program upload permission;2:program upload over;3:program upload startup</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142</w:t>
            </w:r>
          </w:p>
        </w:tc>
        <w:tc>
          <w:tcPr>
            <w:tcW w:w="999" w:type="dxa"/>
            <w:vAlign w:val="center"/>
          </w:tcPr>
          <w:p>
            <w:pPr>
              <w:jc w:val="center"/>
              <w:rPr>
                <w:sz w:val="21"/>
                <w:szCs w:val="21"/>
              </w:rPr>
            </w:pPr>
            <w:r>
              <w:t>P4AW98~W101B6~B4</w:t>
            </w:r>
          </w:p>
        </w:tc>
        <w:tc>
          <w:tcPr>
            <w:tcW w:w="1196" w:type="dxa"/>
            <w:vAlign w:val="center"/>
          </w:tcPr>
          <w:p>
            <w:pPr>
              <w:jc w:val="center"/>
              <w:rPr>
                <w:sz w:val="21"/>
                <w:szCs w:val="21"/>
              </w:rPr>
            </w:pPr>
            <w:r>
              <w:t>GH142</w:t>
            </w:r>
          </w:p>
        </w:tc>
        <w:tc>
          <w:tcPr>
            <w:tcW w:w="1491" w:type="dxa"/>
            <w:vAlign w:val="center"/>
          </w:tcPr>
          <w:p>
            <w:pPr>
              <w:jc w:val="center"/>
              <w:rPr>
                <w:sz w:val="21"/>
                <w:szCs w:val="21"/>
              </w:rPr>
            </w:pPr>
            <w:r>
              <w:t>Program upload - check return value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143</w:t>
            </w:r>
          </w:p>
        </w:tc>
        <w:tc>
          <w:tcPr>
            <w:tcW w:w="999" w:type="dxa"/>
            <w:vAlign w:val="center"/>
          </w:tcPr>
          <w:p>
            <w:pPr>
              <w:jc w:val="center"/>
              <w:rPr>
                <w:sz w:val="21"/>
                <w:szCs w:val="21"/>
              </w:rPr>
            </w:pPr>
            <w:r>
              <w:t>P4AW98~W101B3~B1</w:t>
            </w:r>
          </w:p>
        </w:tc>
        <w:tc>
          <w:tcPr>
            <w:tcW w:w="1196" w:type="dxa"/>
            <w:vAlign w:val="center"/>
          </w:tcPr>
          <w:p>
            <w:pPr>
              <w:jc w:val="center"/>
              <w:rPr>
                <w:sz w:val="21"/>
                <w:szCs w:val="21"/>
              </w:rPr>
            </w:pPr>
            <w:r>
              <w:t>GH143</w:t>
            </w:r>
          </w:p>
        </w:tc>
        <w:tc>
          <w:tcPr>
            <w:tcW w:w="1491" w:type="dxa"/>
            <w:vAlign w:val="center"/>
          </w:tcPr>
          <w:p>
            <w:pPr>
              <w:jc w:val="center"/>
              <w:rPr>
                <w:sz w:val="21"/>
                <w:szCs w:val="21"/>
              </w:rPr>
            </w:pPr>
            <w:r>
              <w:t>Program upload annotation</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144</w:t>
            </w:r>
          </w:p>
        </w:tc>
        <w:tc>
          <w:tcPr>
            <w:tcW w:w="999" w:type="dxa"/>
            <w:vAlign w:val="center"/>
          </w:tcPr>
          <w:p>
            <w:pPr>
              <w:jc w:val="center"/>
              <w:rPr>
                <w:sz w:val="21"/>
                <w:szCs w:val="21"/>
              </w:rPr>
            </w:pPr>
            <w:r>
              <w:t>P4AW98~W101B0</w:t>
            </w:r>
          </w:p>
        </w:tc>
        <w:tc>
          <w:tcPr>
            <w:tcW w:w="1196" w:type="dxa"/>
            <w:vAlign w:val="center"/>
          </w:tcPr>
          <w:p>
            <w:pPr>
              <w:jc w:val="center"/>
              <w:rPr>
                <w:sz w:val="21"/>
                <w:szCs w:val="21"/>
              </w:rPr>
            </w:pPr>
            <w:r>
              <w:t>GH144</w:t>
            </w:r>
          </w:p>
        </w:tc>
        <w:tc>
          <w:tcPr>
            <w:tcW w:w="1491" w:type="dxa"/>
            <w:vAlign w:val="center"/>
          </w:tcPr>
          <w:p>
            <w:pPr>
              <w:jc w:val="center"/>
              <w:rPr>
                <w:sz w:val="21"/>
                <w:szCs w:val="21"/>
              </w:rPr>
            </w:pPr>
            <w:r>
              <w:t>Boot guidance area</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145</w:t>
            </w:r>
          </w:p>
        </w:tc>
        <w:tc>
          <w:tcPr>
            <w:tcW w:w="999" w:type="dxa"/>
            <w:vAlign w:val="center"/>
          </w:tcPr>
          <w:p>
            <w:pPr>
              <w:jc w:val="center"/>
              <w:rPr>
                <w:sz w:val="21"/>
                <w:szCs w:val="21"/>
              </w:rPr>
            </w:pPr>
            <w:r>
              <w:t>P4AW102B7~B6</w:t>
            </w:r>
          </w:p>
        </w:tc>
        <w:tc>
          <w:tcPr>
            <w:tcW w:w="1196" w:type="dxa"/>
            <w:vAlign w:val="center"/>
          </w:tcPr>
          <w:p>
            <w:pPr>
              <w:jc w:val="center"/>
              <w:rPr>
                <w:sz w:val="21"/>
                <w:szCs w:val="21"/>
              </w:rPr>
            </w:pPr>
            <w:r>
              <w:t>GH145</w:t>
            </w:r>
          </w:p>
        </w:tc>
        <w:tc>
          <w:tcPr>
            <w:tcW w:w="1491" w:type="dxa"/>
            <w:vAlign w:val="center"/>
          </w:tcPr>
          <w:p>
            <w:pPr>
              <w:jc w:val="center"/>
              <w:rPr>
                <w:sz w:val="21"/>
                <w:szCs w:val="21"/>
              </w:rPr>
            </w:pPr>
            <w:r>
              <w:t>Upload parameter type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0:initialization;1:alterable parameter;2:EOP parameter;3:type false</w:t>
            </w:r>
          </w:p>
        </w:tc>
        <w:tc>
          <w:tcPr>
            <w:tcW w:w="1120" w:type="dxa"/>
            <w:vAlign w:val="center"/>
          </w:tcPr>
          <w:p>
            <w:pPr>
              <w:jc w:val="center"/>
              <w:rPr>
                <w:sz w:val="21"/>
                <w:szCs w:val="21"/>
              </w:rPr>
            </w:pPr>
          </w:p>
        </w:tc>
      </w:tr>
      <w:tr>
        <w:tblPrEx>
          <w:tblCellMar>
            <w:top w:w="0" w:type="dxa"/>
            <w:left w:w="108" w:type="dxa"/>
            <w:bottom w:w="0" w:type="dxa"/>
            <w:right w:w="108" w:type="dxa"/>
          </w:tblCellMar>
        </w:tblPrEx>
        <w:tc>
          <w:tcPr>
            <w:tcW w:w="650" w:type="dxa"/>
            <w:vAlign w:val="center"/>
          </w:tcPr>
          <w:p>
            <w:pPr>
              <w:jc w:val="center"/>
              <w:rPr>
                <w:sz w:val="21"/>
                <w:szCs w:val="21"/>
              </w:rPr>
            </w:pPr>
            <w:r>
              <w:t>146</w:t>
            </w:r>
          </w:p>
        </w:tc>
        <w:tc>
          <w:tcPr>
            <w:tcW w:w="999" w:type="dxa"/>
            <w:vAlign w:val="center"/>
          </w:tcPr>
          <w:p>
            <w:pPr>
              <w:jc w:val="center"/>
              <w:rPr>
                <w:sz w:val="21"/>
                <w:szCs w:val="21"/>
              </w:rPr>
            </w:pPr>
            <w:r>
              <w:t>P4AW102B5~B4</w:t>
            </w:r>
          </w:p>
        </w:tc>
        <w:tc>
          <w:tcPr>
            <w:tcW w:w="1196" w:type="dxa"/>
            <w:vAlign w:val="center"/>
          </w:tcPr>
          <w:p>
            <w:pPr>
              <w:jc w:val="center"/>
              <w:rPr>
                <w:sz w:val="21"/>
                <w:szCs w:val="21"/>
              </w:rPr>
            </w:pPr>
            <w:r>
              <w:t>GH146</w:t>
            </w:r>
          </w:p>
        </w:tc>
        <w:tc>
          <w:tcPr>
            <w:tcW w:w="1491" w:type="dxa"/>
            <w:vAlign w:val="center"/>
          </w:tcPr>
          <w:p>
            <w:pPr>
              <w:jc w:val="center"/>
              <w:rPr>
                <w:sz w:val="21"/>
                <w:szCs w:val="21"/>
              </w:rPr>
            </w:pPr>
            <w:r>
              <w:t>Upload parameter writes the FLASH identifier</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0:initialization;1:write-in successful;2:write-in failed;3:check false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147</w:t>
            </w:r>
          </w:p>
        </w:tc>
        <w:tc>
          <w:tcPr>
            <w:tcW w:w="999" w:type="dxa"/>
            <w:vAlign w:val="center"/>
          </w:tcPr>
          <w:p>
            <w:pPr>
              <w:jc w:val="center"/>
              <w:rPr>
                <w:sz w:val="21"/>
                <w:szCs w:val="21"/>
              </w:rPr>
            </w:pPr>
            <w:r>
              <w:t>P4AW102B3~B2</w:t>
            </w:r>
          </w:p>
        </w:tc>
        <w:tc>
          <w:tcPr>
            <w:tcW w:w="1196" w:type="dxa"/>
            <w:vAlign w:val="center"/>
          </w:tcPr>
          <w:p>
            <w:pPr>
              <w:jc w:val="center"/>
              <w:rPr>
                <w:sz w:val="21"/>
                <w:szCs w:val="21"/>
              </w:rPr>
            </w:pPr>
            <w:r>
              <w:t>GH147</w:t>
            </w:r>
          </w:p>
        </w:tc>
        <w:tc>
          <w:tcPr>
            <w:tcW w:w="1491" w:type="dxa"/>
            <w:vAlign w:val="center"/>
          </w:tcPr>
          <w:p>
            <w:pPr>
              <w:jc w:val="center"/>
              <w:rPr>
                <w:sz w:val="21"/>
                <w:szCs w:val="21"/>
              </w:rPr>
            </w:pPr>
            <w:r>
              <w:t>Orbital parameter source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0:initialization;1:flash;2:default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148</w:t>
            </w:r>
          </w:p>
        </w:tc>
        <w:tc>
          <w:tcPr>
            <w:tcW w:w="999" w:type="dxa"/>
            <w:vAlign w:val="center"/>
          </w:tcPr>
          <w:p>
            <w:pPr>
              <w:jc w:val="center"/>
              <w:rPr>
                <w:sz w:val="21"/>
                <w:szCs w:val="21"/>
              </w:rPr>
            </w:pPr>
            <w:r>
              <w:t>P4AW102B1~B0</w:t>
            </w:r>
          </w:p>
        </w:tc>
        <w:tc>
          <w:tcPr>
            <w:tcW w:w="1196" w:type="dxa"/>
            <w:vAlign w:val="center"/>
          </w:tcPr>
          <w:p>
            <w:pPr>
              <w:jc w:val="center"/>
              <w:rPr>
                <w:sz w:val="21"/>
                <w:szCs w:val="21"/>
              </w:rPr>
            </w:pPr>
            <w:r>
              <w:t>GH148</w:t>
            </w:r>
          </w:p>
        </w:tc>
        <w:tc>
          <w:tcPr>
            <w:tcW w:w="1491" w:type="dxa"/>
            <w:vAlign w:val="center"/>
          </w:tcPr>
          <w:p>
            <w:pPr>
              <w:jc w:val="center"/>
              <w:rPr>
                <w:sz w:val="21"/>
                <w:szCs w:val="21"/>
              </w:rPr>
            </w:pPr>
            <w:r>
              <w:t>EOP parameter source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0:initialization;1:flash;2:default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149</w:t>
            </w:r>
          </w:p>
        </w:tc>
        <w:tc>
          <w:tcPr>
            <w:tcW w:w="999" w:type="dxa"/>
            <w:vAlign w:val="center"/>
          </w:tcPr>
          <w:p>
            <w:pPr>
              <w:jc w:val="center"/>
              <w:rPr>
                <w:sz w:val="21"/>
                <w:szCs w:val="21"/>
              </w:rPr>
            </w:pPr>
            <w:r>
              <w:t>P4AW103</w:t>
            </w:r>
          </w:p>
        </w:tc>
        <w:tc>
          <w:tcPr>
            <w:tcW w:w="1196" w:type="dxa"/>
            <w:vAlign w:val="center"/>
          </w:tcPr>
          <w:p>
            <w:pPr>
              <w:jc w:val="center"/>
              <w:rPr>
                <w:sz w:val="21"/>
                <w:szCs w:val="21"/>
              </w:rPr>
            </w:pPr>
            <w:r>
              <w:t>GH149</w:t>
            </w:r>
          </w:p>
        </w:tc>
        <w:tc>
          <w:tcPr>
            <w:tcW w:w="1491" w:type="dxa"/>
            <w:vAlign w:val="center"/>
          </w:tcPr>
          <w:p>
            <w:pPr>
              <w:jc w:val="center"/>
              <w:rPr>
                <w:sz w:val="21"/>
                <w:szCs w:val="21"/>
              </w:rPr>
            </w:pPr>
            <w:r>
              <w:t>Slave core SRAM monitoring error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150</w:t>
            </w:r>
          </w:p>
        </w:tc>
        <w:tc>
          <w:tcPr>
            <w:tcW w:w="999" w:type="dxa"/>
            <w:vAlign w:val="center"/>
          </w:tcPr>
          <w:p>
            <w:pPr>
              <w:jc w:val="center"/>
              <w:rPr>
                <w:sz w:val="21"/>
                <w:szCs w:val="21"/>
              </w:rPr>
            </w:pPr>
            <w:r>
              <w:t>P4AW104</w:t>
            </w:r>
          </w:p>
        </w:tc>
        <w:tc>
          <w:tcPr>
            <w:tcW w:w="1196" w:type="dxa"/>
            <w:vAlign w:val="center"/>
          </w:tcPr>
          <w:p>
            <w:pPr>
              <w:jc w:val="center"/>
              <w:rPr>
                <w:sz w:val="21"/>
                <w:szCs w:val="21"/>
              </w:rPr>
            </w:pPr>
            <w:r>
              <w:t>GH150</w:t>
            </w:r>
          </w:p>
        </w:tc>
        <w:tc>
          <w:tcPr>
            <w:tcW w:w="1491" w:type="dxa"/>
            <w:vAlign w:val="center"/>
          </w:tcPr>
          <w:p>
            <w:pPr>
              <w:jc w:val="center"/>
              <w:rPr>
                <w:sz w:val="21"/>
                <w:szCs w:val="21"/>
              </w:rPr>
            </w:pPr>
            <w:r>
              <w:t>Primary core SRAM monitoring error count</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151</w:t>
            </w:r>
          </w:p>
        </w:tc>
        <w:tc>
          <w:tcPr>
            <w:tcW w:w="999" w:type="dxa"/>
            <w:vAlign w:val="center"/>
          </w:tcPr>
          <w:p>
            <w:pPr>
              <w:jc w:val="center"/>
              <w:rPr>
                <w:sz w:val="21"/>
                <w:szCs w:val="21"/>
              </w:rPr>
            </w:pPr>
            <w:r>
              <w:t>P4AW105~W108</w:t>
            </w:r>
          </w:p>
        </w:tc>
        <w:tc>
          <w:tcPr>
            <w:tcW w:w="1196" w:type="dxa"/>
            <w:vAlign w:val="center"/>
          </w:tcPr>
          <w:p>
            <w:pPr>
              <w:jc w:val="center"/>
              <w:rPr>
                <w:sz w:val="21"/>
                <w:szCs w:val="21"/>
              </w:rPr>
            </w:pPr>
            <w:r>
              <w:t>GH151</w:t>
            </w:r>
          </w:p>
        </w:tc>
        <w:tc>
          <w:tcPr>
            <w:tcW w:w="1491" w:type="dxa"/>
            <w:vAlign w:val="center"/>
          </w:tcPr>
          <w:p>
            <w:pPr>
              <w:jc w:val="center"/>
              <w:rPr>
                <w:sz w:val="21"/>
                <w:szCs w:val="21"/>
              </w:rPr>
            </w:pPr>
            <w:r>
              <w:t>Orbit determation UTC Accumulated Seconds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152</w:t>
            </w:r>
          </w:p>
        </w:tc>
        <w:tc>
          <w:tcPr>
            <w:tcW w:w="999" w:type="dxa"/>
            <w:vAlign w:val="center"/>
          </w:tcPr>
          <w:p>
            <w:pPr>
              <w:jc w:val="center"/>
              <w:rPr>
                <w:sz w:val="21"/>
                <w:szCs w:val="21"/>
              </w:rPr>
            </w:pPr>
            <w:r>
              <w:t>P4AW109B7~B4</w:t>
            </w:r>
          </w:p>
        </w:tc>
        <w:tc>
          <w:tcPr>
            <w:tcW w:w="1196" w:type="dxa"/>
            <w:vAlign w:val="center"/>
          </w:tcPr>
          <w:p>
            <w:pPr>
              <w:jc w:val="center"/>
              <w:rPr>
                <w:sz w:val="21"/>
                <w:szCs w:val="21"/>
              </w:rPr>
            </w:pPr>
            <w:r>
              <w:t>GH152</w:t>
            </w:r>
          </w:p>
        </w:tc>
        <w:tc>
          <w:tcPr>
            <w:tcW w:w="1491" w:type="dxa"/>
            <w:vAlign w:val="center"/>
          </w:tcPr>
          <w:p>
            <w:pPr>
              <w:jc w:val="center"/>
              <w:rPr>
                <w:sz w:val="21"/>
                <w:szCs w:val="21"/>
              </w:rPr>
            </w:pPr>
            <w:r>
              <w:t>Single point positioning using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153</w:t>
            </w:r>
          </w:p>
        </w:tc>
        <w:tc>
          <w:tcPr>
            <w:tcW w:w="999" w:type="dxa"/>
            <w:vAlign w:val="center"/>
          </w:tcPr>
          <w:p>
            <w:pPr>
              <w:jc w:val="center"/>
              <w:rPr>
                <w:sz w:val="21"/>
                <w:szCs w:val="21"/>
              </w:rPr>
            </w:pPr>
            <w:r>
              <w:t>P4AW109B3~B0</w:t>
            </w:r>
          </w:p>
        </w:tc>
        <w:tc>
          <w:tcPr>
            <w:tcW w:w="1196" w:type="dxa"/>
            <w:vAlign w:val="center"/>
          </w:tcPr>
          <w:p>
            <w:pPr>
              <w:jc w:val="center"/>
              <w:rPr>
                <w:sz w:val="21"/>
                <w:szCs w:val="21"/>
              </w:rPr>
            </w:pPr>
            <w:r>
              <w:t>GH153</w:t>
            </w:r>
          </w:p>
        </w:tc>
        <w:tc>
          <w:tcPr>
            <w:tcW w:w="1491" w:type="dxa"/>
            <w:vAlign w:val="center"/>
          </w:tcPr>
          <w:p>
            <w:pPr>
              <w:jc w:val="center"/>
              <w:rPr>
                <w:sz w:val="21"/>
                <w:szCs w:val="21"/>
              </w:rPr>
            </w:pPr>
            <w:r>
              <w:t>Filtering using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154</w:t>
            </w:r>
          </w:p>
        </w:tc>
        <w:tc>
          <w:tcPr>
            <w:tcW w:w="999" w:type="dxa"/>
            <w:vAlign w:val="center"/>
          </w:tcPr>
          <w:p>
            <w:pPr>
              <w:jc w:val="center"/>
              <w:rPr>
                <w:sz w:val="21"/>
                <w:szCs w:val="21"/>
              </w:rPr>
            </w:pPr>
            <w:r>
              <w:t>P4AW110</w:t>
            </w:r>
          </w:p>
        </w:tc>
        <w:tc>
          <w:tcPr>
            <w:tcW w:w="1196" w:type="dxa"/>
            <w:vAlign w:val="center"/>
          </w:tcPr>
          <w:p>
            <w:pPr>
              <w:jc w:val="center"/>
              <w:rPr>
                <w:sz w:val="21"/>
                <w:szCs w:val="21"/>
              </w:rPr>
            </w:pPr>
            <w:r>
              <w:t>GH154</w:t>
            </w:r>
          </w:p>
        </w:tc>
        <w:tc>
          <w:tcPr>
            <w:tcW w:w="1491" w:type="dxa"/>
            <w:vAlign w:val="center"/>
          </w:tcPr>
          <w:p>
            <w:pPr>
              <w:jc w:val="center"/>
              <w:rPr>
                <w:sz w:val="21"/>
                <w:szCs w:val="21"/>
              </w:rPr>
            </w:pPr>
            <w:r>
              <w:t>Orbit determation parameter PDOP</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155</w:t>
            </w:r>
          </w:p>
        </w:tc>
        <w:tc>
          <w:tcPr>
            <w:tcW w:w="999" w:type="dxa"/>
            <w:vAlign w:val="center"/>
          </w:tcPr>
          <w:p>
            <w:pPr>
              <w:jc w:val="center"/>
              <w:rPr>
                <w:sz w:val="21"/>
                <w:szCs w:val="21"/>
              </w:rPr>
            </w:pPr>
            <w:r>
              <w:t>P4AW111</w:t>
            </w:r>
          </w:p>
        </w:tc>
        <w:tc>
          <w:tcPr>
            <w:tcW w:w="1196" w:type="dxa"/>
            <w:vAlign w:val="center"/>
          </w:tcPr>
          <w:p>
            <w:pPr>
              <w:jc w:val="center"/>
              <w:rPr>
                <w:sz w:val="21"/>
                <w:szCs w:val="21"/>
              </w:rPr>
            </w:pPr>
            <w:r>
              <w:t>GH155</w:t>
            </w:r>
          </w:p>
        </w:tc>
        <w:tc>
          <w:tcPr>
            <w:tcW w:w="1491" w:type="dxa"/>
            <w:vAlign w:val="center"/>
          </w:tcPr>
          <w:p>
            <w:pPr>
              <w:jc w:val="center"/>
              <w:rPr>
                <w:sz w:val="21"/>
                <w:szCs w:val="21"/>
              </w:rPr>
            </w:pPr>
            <w:r>
              <w:t>Orbit determation parameter position residual</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156</w:t>
            </w:r>
          </w:p>
        </w:tc>
        <w:tc>
          <w:tcPr>
            <w:tcW w:w="999" w:type="dxa"/>
            <w:vAlign w:val="center"/>
          </w:tcPr>
          <w:p>
            <w:pPr>
              <w:jc w:val="center"/>
              <w:rPr>
                <w:sz w:val="21"/>
                <w:szCs w:val="21"/>
              </w:rPr>
            </w:pPr>
            <w:r>
              <w:t>P4AW112</w:t>
            </w:r>
          </w:p>
        </w:tc>
        <w:tc>
          <w:tcPr>
            <w:tcW w:w="1196" w:type="dxa"/>
            <w:vAlign w:val="center"/>
          </w:tcPr>
          <w:p>
            <w:pPr>
              <w:jc w:val="center"/>
              <w:rPr>
                <w:sz w:val="21"/>
                <w:szCs w:val="21"/>
              </w:rPr>
            </w:pPr>
            <w:r>
              <w:t>GH156</w:t>
            </w:r>
          </w:p>
        </w:tc>
        <w:tc>
          <w:tcPr>
            <w:tcW w:w="1491" w:type="dxa"/>
            <w:vAlign w:val="center"/>
          </w:tcPr>
          <w:p>
            <w:pPr>
              <w:jc w:val="center"/>
              <w:rPr>
                <w:sz w:val="21"/>
                <w:szCs w:val="21"/>
              </w:rPr>
            </w:pPr>
            <w:r>
              <w:t>Orbit determation parameter speed residual</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157</w:t>
            </w:r>
          </w:p>
        </w:tc>
        <w:tc>
          <w:tcPr>
            <w:tcW w:w="999" w:type="dxa"/>
            <w:vAlign w:val="center"/>
          </w:tcPr>
          <w:p>
            <w:pPr>
              <w:jc w:val="center"/>
              <w:rPr>
                <w:sz w:val="21"/>
                <w:szCs w:val="21"/>
              </w:rPr>
            </w:pPr>
            <w:r>
              <w:t>P4AW113</w:t>
            </w:r>
          </w:p>
        </w:tc>
        <w:tc>
          <w:tcPr>
            <w:tcW w:w="1196" w:type="dxa"/>
            <w:vAlign w:val="center"/>
          </w:tcPr>
          <w:p>
            <w:pPr>
              <w:jc w:val="center"/>
              <w:rPr>
                <w:sz w:val="21"/>
                <w:szCs w:val="21"/>
              </w:rPr>
            </w:pPr>
            <w:r>
              <w:t>GH157</w:t>
            </w:r>
          </w:p>
        </w:tc>
        <w:tc>
          <w:tcPr>
            <w:tcW w:w="1491" w:type="dxa"/>
            <w:vAlign w:val="center"/>
          </w:tcPr>
          <w:p>
            <w:pPr>
              <w:jc w:val="center"/>
              <w:rPr>
                <w:sz w:val="21"/>
                <w:szCs w:val="21"/>
              </w:rPr>
            </w:pPr>
            <w:r>
              <w:t>Orbit determation convergence value</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158</w:t>
            </w:r>
          </w:p>
        </w:tc>
        <w:tc>
          <w:tcPr>
            <w:tcW w:w="999" w:type="dxa"/>
            <w:vAlign w:val="center"/>
          </w:tcPr>
          <w:p>
            <w:pPr>
              <w:jc w:val="center"/>
              <w:rPr>
                <w:sz w:val="21"/>
                <w:szCs w:val="21"/>
              </w:rPr>
            </w:pPr>
            <w:r>
              <w:t>P4AW114</w:t>
            </w:r>
          </w:p>
        </w:tc>
        <w:tc>
          <w:tcPr>
            <w:tcW w:w="1196" w:type="dxa"/>
            <w:vAlign w:val="center"/>
          </w:tcPr>
          <w:p>
            <w:pPr>
              <w:jc w:val="center"/>
              <w:rPr>
                <w:sz w:val="21"/>
                <w:szCs w:val="21"/>
              </w:rPr>
            </w:pPr>
            <w:r>
              <w:t>GH158</w:t>
            </w:r>
          </w:p>
        </w:tc>
        <w:tc>
          <w:tcPr>
            <w:tcW w:w="1491" w:type="dxa"/>
            <w:vAlign w:val="center"/>
          </w:tcPr>
          <w:p>
            <w:pPr>
              <w:jc w:val="center"/>
              <w:rPr>
                <w:sz w:val="21"/>
                <w:szCs w:val="21"/>
              </w:rPr>
            </w:pPr>
            <w:r>
              <w:t>Standard deviation of orbital prior information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159</w:t>
            </w:r>
          </w:p>
        </w:tc>
        <w:tc>
          <w:tcPr>
            <w:tcW w:w="999" w:type="dxa"/>
            <w:vAlign w:val="center"/>
          </w:tcPr>
          <w:p>
            <w:pPr>
              <w:jc w:val="center"/>
              <w:rPr>
                <w:sz w:val="21"/>
                <w:szCs w:val="21"/>
              </w:rPr>
            </w:pPr>
            <w:r>
              <w:t>P4AW115</w:t>
            </w:r>
          </w:p>
        </w:tc>
        <w:tc>
          <w:tcPr>
            <w:tcW w:w="1196" w:type="dxa"/>
            <w:vAlign w:val="center"/>
          </w:tcPr>
          <w:p>
            <w:pPr>
              <w:jc w:val="center"/>
              <w:rPr>
                <w:sz w:val="21"/>
                <w:szCs w:val="21"/>
              </w:rPr>
            </w:pPr>
            <w:r>
              <w:t>GH159</w:t>
            </w:r>
          </w:p>
        </w:tc>
        <w:tc>
          <w:tcPr>
            <w:tcW w:w="1491" w:type="dxa"/>
            <w:vAlign w:val="center"/>
          </w:tcPr>
          <w:p>
            <w:pPr>
              <w:jc w:val="center"/>
              <w:rPr>
                <w:sz w:val="21"/>
                <w:szCs w:val="21"/>
              </w:rPr>
            </w:pPr>
            <w:r>
              <w:t>Measure the updated standard deviation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Func0002</w:t>
            </w:r>
          </w:p>
        </w:tc>
        <w:tc>
          <w:tcPr>
            <w:tcW w:w="1229" w:type="dxa"/>
            <w:vAlign w:val="center"/>
          </w:tcPr>
          <w:p>
            <w:pPr>
              <w:jc w:val="center"/>
              <w:rPr>
                <w:sz w:val="21"/>
                <w:szCs w:val="21"/>
              </w:rPr>
            </w:pPr>
            <w:r>
              <w:t>/</w:t>
            </w:r>
          </w:p>
        </w:tc>
        <w:tc>
          <w:tcPr>
            <w:tcW w:w="1125" w:type="dxa"/>
            <w:vAlign w:val="center"/>
          </w:tcPr>
          <w:p>
            <w:pPr>
              <w:jc w:val="center"/>
              <w:rPr>
                <w:sz w:val="21"/>
                <w:szCs w:val="21"/>
              </w:rPr>
            </w:pPr>
            <w:r>
              <w:t>complement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160</w:t>
            </w:r>
          </w:p>
        </w:tc>
        <w:tc>
          <w:tcPr>
            <w:tcW w:w="999" w:type="dxa"/>
            <w:vAlign w:val="center"/>
          </w:tcPr>
          <w:p>
            <w:pPr>
              <w:jc w:val="center"/>
              <w:rPr>
                <w:sz w:val="21"/>
                <w:szCs w:val="21"/>
              </w:rPr>
            </w:pPr>
            <w:r>
              <w:t>P4AW116~W127</w:t>
            </w:r>
          </w:p>
        </w:tc>
        <w:tc>
          <w:tcPr>
            <w:tcW w:w="1196" w:type="dxa"/>
            <w:vAlign w:val="center"/>
          </w:tcPr>
          <w:p>
            <w:pPr>
              <w:jc w:val="center"/>
              <w:rPr>
                <w:sz w:val="21"/>
                <w:szCs w:val="21"/>
              </w:rPr>
            </w:pPr>
            <w:r>
              <w:t>GH160</w:t>
            </w:r>
          </w:p>
        </w:tc>
        <w:tc>
          <w:tcPr>
            <w:tcW w:w="1491" w:type="dxa"/>
            <w:vAlign w:val="center"/>
          </w:tcPr>
          <w:p>
            <w:pPr>
              <w:jc w:val="center"/>
              <w:rPr>
                <w:sz w:val="21"/>
                <w:szCs w:val="21"/>
              </w:rPr>
            </w:pPr>
            <w:r>
              <w:t>Orbital removal reason</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5"/>
      </w:pPr>
      <w:bookmarkStart w:id="96" w:name="_Toc18635"/>
      <w:r>
        <w:rPr>
          <w:b/>
          <w:lang w:val="en-US"/>
        </w:rPr>
        <w:t>GPS_Orbit_slow_TM(6AH)</w:t>
      </w:r>
      <w:bookmarkEnd w:id="96"/>
    </w:p>
    <w:p>
      <w:r>
        <w:t>Pack ID=6AH；Pack length=86（Bytes=87）</w:t>
      </w:r>
      <w:r>
        <w:rPr>
          <w:lang w:val="zh-CN"/>
        </w:rPr>
        <w:t>。</w:t>
      </w:r>
    </w:p>
    <w:p>
      <w:pPr>
        <w:jc w:val="center"/>
      </w:pPr>
      <w:r>
        <w:rPr>
          <w:b/>
          <w:lang w:val="zh-CN"/>
        </w:rPr>
        <w:t>Table 8-31GPS_Orbit_slow_TMTable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P6AW0~W3</w:t>
            </w:r>
          </w:p>
        </w:tc>
        <w:tc>
          <w:tcPr>
            <w:tcW w:w="1196" w:type="dxa"/>
            <w:vAlign w:val="center"/>
          </w:tcPr>
          <w:p>
            <w:pPr>
              <w:jc w:val="center"/>
              <w:rPr>
                <w:sz w:val="21"/>
                <w:szCs w:val="21"/>
              </w:rPr>
            </w:pPr>
            <w:r>
              <w:t>GA001</w:t>
            </w:r>
          </w:p>
        </w:tc>
        <w:tc>
          <w:tcPr>
            <w:tcW w:w="1491" w:type="dxa"/>
            <w:vAlign w:val="center"/>
          </w:tcPr>
          <w:p>
            <w:pPr>
              <w:jc w:val="center"/>
              <w:rPr>
                <w:sz w:val="21"/>
                <w:szCs w:val="21"/>
              </w:rPr>
            </w:pPr>
            <w:r>
              <w:t>Absolute positioning time</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r>
              <w:t>[0,4294967295]</w:t>
            </w:r>
          </w:p>
        </w:tc>
        <w:tc>
          <w:tcPr>
            <w:tcW w:w="1611" w:type="dxa"/>
            <w:vAlign w:val="center"/>
          </w:tcPr>
          <w:p>
            <w:pPr>
              <w:jc w:val="center"/>
              <w:rPr>
                <w:sz w:val="21"/>
                <w:szCs w:val="21"/>
              </w:rPr>
            </w:pPr>
            <w:r>
              <w:t>/</w:t>
            </w:r>
          </w:p>
        </w:tc>
        <w:tc>
          <w:tcPr>
            <w:tcW w:w="1120" w:type="dxa"/>
            <w:vAlign w:val="center"/>
          </w:tcPr>
          <w:p>
            <w:pPr>
              <w:jc w:val="center"/>
              <w:rPr>
                <w:sz w:val="21"/>
                <w:szCs w:val="21"/>
              </w:rPr>
            </w:pPr>
            <w:r>
              <w:t>UTC time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P6AW4~W7</w:t>
            </w:r>
          </w:p>
        </w:tc>
        <w:tc>
          <w:tcPr>
            <w:tcW w:w="1196" w:type="dxa"/>
            <w:vAlign w:val="center"/>
          </w:tcPr>
          <w:p>
            <w:pPr>
              <w:jc w:val="center"/>
              <w:rPr>
                <w:sz w:val="21"/>
                <w:szCs w:val="21"/>
              </w:rPr>
            </w:pPr>
            <w:r>
              <w:t>GA002</w:t>
            </w:r>
          </w:p>
        </w:tc>
        <w:tc>
          <w:tcPr>
            <w:tcW w:w="1491" w:type="dxa"/>
            <w:vAlign w:val="center"/>
          </w:tcPr>
          <w:p>
            <w:pPr>
              <w:jc w:val="center"/>
              <w:rPr>
                <w:sz w:val="21"/>
                <w:szCs w:val="21"/>
              </w:rPr>
            </w:pPr>
            <w:r>
              <w:t>Satellite position X1</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[-8000,8000]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P6AW8~W11</w:t>
            </w:r>
          </w:p>
        </w:tc>
        <w:tc>
          <w:tcPr>
            <w:tcW w:w="1196" w:type="dxa"/>
            <w:vAlign w:val="center"/>
          </w:tcPr>
          <w:p>
            <w:pPr>
              <w:jc w:val="center"/>
              <w:rPr>
                <w:sz w:val="21"/>
                <w:szCs w:val="21"/>
              </w:rPr>
            </w:pPr>
            <w:r>
              <w:t>GA003</w:t>
            </w:r>
          </w:p>
        </w:tc>
        <w:tc>
          <w:tcPr>
            <w:tcW w:w="1491" w:type="dxa"/>
            <w:vAlign w:val="center"/>
          </w:tcPr>
          <w:p>
            <w:pPr>
              <w:jc w:val="center"/>
              <w:rPr>
                <w:sz w:val="21"/>
                <w:szCs w:val="21"/>
              </w:rPr>
            </w:pPr>
            <w:r>
              <w:t>Satellite position Y1</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[-8000,8000]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P6AW12~W15</w:t>
            </w:r>
          </w:p>
        </w:tc>
        <w:tc>
          <w:tcPr>
            <w:tcW w:w="1196" w:type="dxa"/>
            <w:vAlign w:val="center"/>
          </w:tcPr>
          <w:p>
            <w:pPr>
              <w:jc w:val="center"/>
              <w:rPr>
                <w:sz w:val="21"/>
                <w:szCs w:val="21"/>
              </w:rPr>
            </w:pPr>
            <w:r>
              <w:t>GA004</w:t>
            </w:r>
          </w:p>
        </w:tc>
        <w:tc>
          <w:tcPr>
            <w:tcW w:w="1491" w:type="dxa"/>
            <w:vAlign w:val="center"/>
          </w:tcPr>
          <w:p>
            <w:pPr>
              <w:jc w:val="center"/>
              <w:rPr>
                <w:sz w:val="21"/>
                <w:szCs w:val="21"/>
              </w:rPr>
            </w:pPr>
            <w:r>
              <w:t>Satellite position Z1</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[-8000,8000]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P6AW16~W19</w:t>
            </w:r>
          </w:p>
        </w:tc>
        <w:tc>
          <w:tcPr>
            <w:tcW w:w="1196" w:type="dxa"/>
            <w:vAlign w:val="center"/>
          </w:tcPr>
          <w:p>
            <w:pPr>
              <w:jc w:val="center"/>
              <w:rPr>
                <w:sz w:val="21"/>
                <w:szCs w:val="21"/>
              </w:rPr>
            </w:pPr>
            <w:r>
              <w:t>GA005</w:t>
            </w:r>
          </w:p>
        </w:tc>
        <w:tc>
          <w:tcPr>
            <w:tcW w:w="1491" w:type="dxa"/>
            <w:vAlign w:val="center"/>
          </w:tcPr>
          <w:p>
            <w:pPr>
              <w:jc w:val="center"/>
              <w:rPr>
                <w:sz w:val="21"/>
                <w:szCs w:val="21"/>
              </w:rPr>
            </w:pPr>
            <w:r>
              <w:t>Satellite speed VX1</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m/s</w:t>
            </w:r>
          </w:p>
        </w:tc>
        <w:tc>
          <w:tcPr>
            <w:tcW w:w="1546" w:type="dxa"/>
            <w:vAlign w:val="center"/>
          </w:tcPr>
          <w:p>
            <w:pPr>
              <w:jc w:val="center"/>
              <w:rPr>
                <w:sz w:val="21"/>
                <w:szCs w:val="21"/>
              </w:rPr>
            </w:pPr>
            <w:r>
              <w:t>[-8,8]</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P6AW20~W23</w:t>
            </w:r>
          </w:p>
        </w:tc>
        <w:tc>
          <w:tcPr>
            <w:tcW w:w="1196" w:type="dxa"/>
            <w:vAlign w:val="center"/>
          </w:tcPr>
          <w:p>
            <w:pPr>
              <w:jc w:val="center"/>
              <w:rPr>
                <w:sz w:val="21"/>
                <w:szCs w:val="21"/>
              </w:rPr>
            </w:pPr>
            <w:r>
              <w:t>GA006</w:t>
            </w:r>
          </w:p>
        </w:tc>
        <w:tc>
          <w:tcPr>
            <w:tcW w:w="1491" w:type="dxa"/>
            <w:vAlign w:val="center"/>
          </w:tcPr>
          <w:p>
            <w:pPr>
              <w:jc w:val="center"/>
              <w:rPr>
                <w:sz w:val="21"/>
                <w:szCs w:val="21"/>
              </w:rPr>
            </w:pPr>
            <w:r>
              <w:t>Satellite speed VY1</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m/s</w:t>
            </w:r>
          </w:p>
        </w:tc>
        <w:tc>
          <w:tcPr>
            <w:tcW w:w="1546" w:type="dxa"/>
            <w:vAlign w:val="center"/>
          </w:tcPr>
          <w:p>
            <w:pPr>
              <w:jc w:val="center"/>
              <w:rPr>
                <w:sz w:val="21"/>
                <w:szCs w:val="21"/>
              </w:rPr>
            </w:pPr>
            <w:r>
              <w:t>[-8,8]</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P6AW24~W27</w:t>
            </w:r>
          </w:p>
        </w:tc>
        <w:tc>
          <w:tcPr>
            <w:tcW w:w="1196" w:type="dxa"/>
            <w:vAlign w:val="center"/>
          </w:tcPr>
          <w:p>
            <w:pPr>
              <w:jc w:val="center"/>
              <w:rPr>
                <w:sz w:val="21"/>
                <w:szCs w:val="21"/>
              </w:rPr>
            </w:pPr>
            <w:r>
              <w:t>GA007</w:t>
            </w:r>
          </w:p>
        </w:tc>
        <w:tc>
          <w:tcPr>
            <w:tcW w:w="1491" w:type="dxa"/>
            <w:vAlign w:val="center"/>
          </w:tcPr>
          <w:p>
            <w:pPr>
              <w:jc w:val="center"/>
              <w:rPr>
                <w:sz w:val="21"/>
                <w:szCs w:val="21"/>
              </w:rPr>
            </w:pPr>
            <w:r>
              <w:t>Satellite speed VZ1</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m/s</w:t>
            </w:r>
          </w:p>
        </w:tc>
        <w:tc>
          <w:tcPr>
            <w:tcW w:w="1546" w:type="dxa"/>
            <w:vAlign w:val="center"/>
          </w:tcPr>
          <w:p>
            <w:pPr>
              <w:jc w:val="center"/>
              <w:rPr>
                <w:sz w:val="21"/>
                <w:szCs w:val="21"/>
              </w:rPr>
            </w:pPr>
            <w:r>
              <w:t>[-8,8]</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P6AW28</w:t>
            </w:r>
          </w:p>
        </w:tc>
        <w:tc>
          <w:tcPr>
            <w:tcW w:w="1196" w:type="dxa"/>
            <w:vAlign w:val="center"/>
          </w:tcPr>
          <w:p>
            <w:pPr>
              <w:jc w:val="center"/>
              <w:rPr>
                <w:sz w:val="21"/>
                <w:szCs w:val="21"/>
              </w:rPr>
            </w:pPr>
            <w:r>
              <w:t>GA008</w:t>
            </w:r>
          </w:p>
        </w:tc>
        <w:tc>
          <w:tcPr>
            <w:tcW w:w="1491" w:type="dxa"/>
            <w:vAlign w:val="center"/>
          </w:tcPr>
          <w:p>
            <w:pPr>
              <w:jc w:val="center"/>
              <w:rPr>
                <w:sz w:val="21"/>
                <w:szCs w:val="21"/>
              </w:rPr>
            </w:pPr>
            <w:r>
              <w:t>Absolute positioning data availability</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0xAA:available;0x55:unavailable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P6AW29~W30B15</w:t>
            </w:r>
          </w:p>
        </w:tc>
        <w:tc>
          <w:tcPr>
            <w:tcW w:w="1196" w:type="dxa"/>
            <w:vAlign w:val="center"/>
          </w:tcPr>
          <w:p>
            <w:pPr>
              <w:jc w:val="center"/>
              <w:rPr>
                <w:sz w:val="21"/>
                <w:szCs w:val="21"/>
              </w:rPr>
            </w:pPr>
            <w:r>
              <w:t>GA009</w:t>
            </w:r>
          </w:p>
        </w:tc>
        <w:tc>
          <w:tcPr>
            <w:tcW w:w="1491" w:type="dxa"/>
            <w:vAlign w:val="center"/>
          </w:tcPr>
          <w:p>
            <w:pPr>
              <w:jc w:val="center"/>
              <w:rPr>
                <w:sz w:val="21"/>
                <w:szCs w:val="21"/>
              </w:rPr>
            </w:pPr>
            <w:r>
              <w:t>Reserved</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P6AW29~W30B14~B12</w:t>
            </w:r>
          </w:p>
        </w:tc>
        <w:tc>
          <w:tcPr>
            <w:tcW w:w="1196" w:type="dxa"/>
            <w:vAlign w:val="center"/>
          </w:tcPr>
          <w:p>
            <w:pPr>
              <w:jc w:val="center"/>
              <w:rPr>
                <w:sz w:val="21"/>
                <w:szCs w:val="21"/>
              </w:rPr>
            </w:pPr>
            <w:r>
              <w:t>GA010</w:t>
            </w:r>
          </w:p>
        </w:tc>
        <w:tc>
          <w:tcPr>
            <w:tcW w:w="1491" w:type="dxa"/>
            <w:vAlign w:val="center"/>
          </w:tcPr>
          <w:p>
            <w:pPr>
              <w:jc w:val="center"/>
              <w:rPr>
                <w:sz w:val="21"/>
                <w:szCs w:val="21"/>
              </w:rPr>
            </w:pPr>
            <w:r>
              <w:t>Orbit determation filtering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3:orbit determination filter data;6:extrapolating data</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P6AW29~W30B11~B8</w:t>
            </w:r>
          </w:p>
        </w:tc>
        <w:tc>
          <w:tcPr>
            <w:tcW w:w="1196" w:type="dxa"/>
            <w:vAlign w:val="center"/>
          </w:tcPr>
          <w:p>
            <w:pPr>
              <w:jc w:val="center"/>
              <w:rPr>
                <w:sz w:val="21"/>
                <w:szCs w:val="21"/>
              </w:rPr>
            </w:pPr>
            <w:r>
              <w:t>GA011</w:t>
            </w:r>
          </w:p>
        </w:tc>
        <w:tc>
          <w:tcPr>
            <w:tcW w:w="1491" w:type="dxa"/>
            <w:vAlign w:val="center"/>
          </w:tcPr>
          <w:p>
            <w:pPr>
              <w:jc w:val="center"/>
              <w:rPr>
                <w:sz w:val="21"/>
                <w:szCs w:val="21"/>
              </w:rPr>
            </w:pPr>
            <w:r>
              <w:t>Positioning available stars</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P6AW29~W30B7~B6</w:t>
            </w:r>
          </w:p>
        </w:tc>
        <w:tc>
          <w:tcPr>
            <w:tcW w:w="1196" w:type="dxa"/>
            <w:vAlign w:val="center"/>
          </w:tcPr>
          <w:p>
            <w:pPr>
              <w:jc w:val="center"/>
              <w:rPr>
                <w:sz w:val="21"/>
                <w:szCs w:val="21"/>
              </w:rPr>
            </w:pPr>
            <w:r>
              <w:t>GA012</w:t>
            </w:r>
          </w:p>
        </w:tc>
        <w:tc>
          <w:tcPr>
            <w:tcW w:w="1491" w:type="dxa"/>
            <w:vAlign w:val="center"/>
          </w:tcPr>
          <w:p>
            <w:pPr>
              <w:jc w:val="center"/>
              <w:rPr>
                <w:sz w:val="21"/>
                <w:szCs w:val="21"/>
              </w:rPr>
            </w:pPr>
            <w:r>
              <w:t>Operating mode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1:GPS mode</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P6AW29~W30B5~B4</w:t>
            </w:r>
          </w:p>
        </w:tc>
        <w:tc>
          <w:tcPr>
            <w:tcW w:w="1196" w:type="dxa"/>
            <w:vAlign w:val="center"/>
          </w:tcPr>
          <w:p>
            <w:pPr>
              <w:jc w:val="center"/>
              <w:rPr>
                <w:sz w:val="21"/>
                <w:szCs w:val="21"/>
              </w:rPr>
            </w:pPr>
            <w:r>
              <w:t>GA013</w:t>
            </w:r>
          </w:p>
        </w:tc>
        <w:tc>
          <w:tcPr>
            <w:tcW w:w="1491" w:type="dxa"/>
            <w:vAlign w:val="center"/>
          </w:tcPr>
          <w:p>
            <w:pPr>
              <w:jc w:val="center"/>
              <w:rPr>
                <w:sz w:val="21"/>
                <w:szCs w:val="21"/>
              </w:rPr>
            </w:pPr>
            <w:r>
              <w:t>Orbit determationl output enable flag</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3:output permission;2:output forbidden</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P6AW29~W30B3~B2</w:t>
            </w:r>
          </w:p>
        </w:tc>
        <w:tc>
          <w:tcPr>
            <w:tcW w:w="1196" w:type="dxa"/>
            <w:vAlign w:val="center"/>
          </w:tcPr>
          <w:p>
            <w:pPr>
              <w:jc w:val="center"/>
              <w:rPr>
                <w:sz w:val="21"/>
                <w:szCs w:val="21"/>
              </w:rPr>
            </w:pPr>
            <w:r>
              <w:t>GA014</w:t>
            </w:r>
          </w:p>
        </w:tc>
        <w:tc>
          <w:tcPr>
            <w:tcW w:w="1491" w:type="dxa"/>
            <w:vAlign w:val="center"/>
          </w:tcPr>
          <w:p>
            <w:pPr>
              <w:jc w:val="center"/>
              <w:rPr>
                <w:sz w:val="21"/>
                <w:szCs w:val="21"/>
              </w:rPr>
            </w:pPr>
            <w:r>
              <w:t>Positioning 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0:not resolving;1:GPS resolving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P6AW29~W30B1~B0</w:t>
            </w:r>
          </w:p>
        </w:tc>
        <w:tc>
          <w:tcPr>
            <w:tcW w:w="1196" w:type="dxa"/>
            <w:vAlign w:val="center"/>
          </w:tcPr>
          <w:p>
            <w:pPr>
              <w:jc w:val="center"/>
              <w:rPr>
                <w:sz w:val="21"/>
                <w:szCs w:val="21"/>
              </w:rPr>
            </w:pPr>
            <w:r>
              <w:t>GA015</w:t>
            </w:r>
          </w:p>
        </w:tc>
        <w:tc>
          <w:tcPr>
            <w:tcW w:w="1491" w:type="dxa"/>
            <w:vAlign w:val="center"/>
          </w:tcPr>
          <w:p>
            <w:pPr>
              <w:jc w:val="center"/>
              <w:rPr>
                <w:sz w:val="21"/>
                <w:szCs w:val="21"/>
              </w:rPr>
            </w:pPr>
            <w:r>
              <w:t>Orbit determination solution state</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0:not resolving;1:GPS resolving</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P6AW31~W34</w:t>
            </w:r>
          </w:p>
        </w:tc>
        <w:tc>
          <w:tcPr>
            <w:tcW w:w="1196" w:type="dxa"/>
            <w:vAlign w:val="center"/>
          </w:tcPr>
          <w:p>
            <w:pPr>
              <w:jc w:val="center"/>
              <w:rPr>
                <w:sz w:val="21"/>
                <w:szCs w:val="21"/>
              </w:rPr>
            </w:pPr>
            <w:r>
              <w:t>GA016</w:t>
            </w:r>
          </w:p>
        </w:tc>
        <w:tc>
          <w:tcPr>
            <w:tcW w:w="1491" w:type="dxa"/>
            <w:vAlign w:val="center"/>
          </w:tcPr>
          <w:p>
            <w:pPr>
              <w:jc w:val="center"/>
              <w:rPr>
                <w:sz w:val="21"/>
                <w:szCs w:val="21"/>
              </w:rPr>
            </w:pPr>
            <w:r>
              <w:t>Orbit determation time</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s</w:t>
            </w:r>
          </w:p>
        </w:tc>
        <w:tc>
          <w:tcPr>
            <w:tcW w:w="1546" w:type="dxa"/>
            <w:vAlign w:val="center"/>
          </w:tcPr>
          <w:p>
            <w:pPr>
              <w:jc w:val="center"/>
              <w:rPr>
                <w:sz w:val="21"/>
                <w:szCs w:val="21"/>
              </w:rPr>
            </w:pPr>
            <w:r>
              <w:t>[0,4294967295]</w:t>
            </w:r>
          </w:p>
        </w:tc>
        <w:tc>
          <w:tcPr>
            <w:tcW w:w="1611" w:type="dxa"/>
            <w:vAlign w:val="center"/>
          </w:tcPr>
          <w:p>
            <w:pPr>
              <w:jc w:val="center"/>
              <w:rPr>
                <w:sz w:val="21"/>
                <w:szCs w:val="21"/>
              </w:rPr>
            </w:pPr>
            <w:r>
              <w:t>/</w:t>
            </w:r>
          </w:p>
        </w:tc>
        <w:tc>
          <w:tcPr>
            <w:tcW w:w="1120" w:type="dxa"/>
            <w:vAlign w:val="center"/>
          </w:tcPr>
          <w:p>
            <w:pPr>
              <w:jc w:val="center"/>
              <w:rPr>
                <w:sz w:val="21"/>
                <w:szCs w:val="21"/>
              </w:rPr>
            </w:pPr>
            <w:r>
              <w:t>UTC time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P6AW35~W38</w:t>
            </w:r>
          </w:p>
        </w:tc>
        <w:tc>
          <w:tcPr>
            <w:tcW w:w="1196" w:type="dxa"/>
            <w:vAlign w:val="center"/>
          </w:tcPr>
          <w:p>
            <w:pPr>
              <w:jc w:val="center"/>
              <w:rPr>
                <w:sz w:val="21"/>
                <w:szCs w:val="21"/>
              </w:rPr>
            </w:pPr>
            <w:r>
              <w:t>GA017</w:t>
            </w:r>
          </w:p>
        </w:tc>
        <w:tc>
          <w:tcPr>
            <w:tcW w:w="1491" w:type="dxa"/>
            <w:vAlign w:val="center"/>
          </w:tcPr>
          <w:p>
            <w:pPr>
              <w:jc w:val="center"/>
              <w:rPr>
                <w:sz w:val="21"/>
                <w:szCs w:val="21"/>
              </w:rPr>
            </w:pPr>
            <w:r>
              <w:t>Satellite position X2</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[-8000,8000]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P6AW39~W42</w:t>
            </w:r>
          </w:p>
        </w:tc>
        <w:tc>
          <w:tcPr>
            <w:tcW w:w="1196" w:type="dxa"/>
            <w:vAlign w:val="center"/>
          </w:tcPr>
          <w:p>
            <w:pPr>
              <w:jc w:val="center"/>
              <w:rPr>
                <w:sz w:val="21"/>
                <w:szCs w:val="21"/>
              </w:rPr>
            </w:pPr>
            <w:r>
              <w:t>GA018</w:t>
            </w:r>
          </w:p>
        </w:tc>
        <w:tc>
          <w:tcPr>
            <w:tcW w:w="1491" w:type="dxa"/>
            <w:vAlign w:val="center"/>
          </w:tcPr>
          <w:p>
            <w:pPr>
              <w:jc w:val="center"/>
              <w:rPr>
                <w:sz w:val="21"/>
                <w:szCs w:val="21"/>
              </w:rPr>
            </w:pPr>
            <w:r>
              <w:t>Satellite position Y2</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[-8000,8000]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P6AW43~W46</w:t>
            </w:r>
          </w:p>
        </w:tc>
        <w:tc>
          <w:tcPr>
            <w:tcW w:w="1196" w:type="dxa"/>
            <w:vAlign w:val="center"/>
          </w:tcPr>
          <w:p>
            <w:pPr>
              <w:jc w:val="center"/>
              <w:rPr>
                <w:sz w:val="21"/>
                <w:szCs w:val="21"/>
              </w:rPr>
            </w:pPr>
            <w:r>
              <w:t>GA019</w:t>
            </w:r>
          </w:p>
        </w:tc>
        <w:tc>
          <w:tcPr>
            <w:tcW w:w="1491" w:type="dxa"/>
            <w:vAlign w:val="center"/>
          </w:tcPr>
          <w:p>
            <w:pPr>
              <w:jc w:val="center"/>
              <w:rPr>
                <w:sz w:val="21"/>
                <w:szCs w:val="21"/>
              </w:rPr>
            </w:pPr>
            <w:r>
              <w:t>Satellite position Z2</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w:t>
            </w:r>
          </w:p>
        </w:tc>
        <w:tc>
          <w:tcPr>
            <w:tcW w:w="1546" w:type="dxa"/>
            <w:vAlign w:val="center"/>
          </w:tcPr>
          <w:p>
            <w:pPr>
              <w:jc w:val="center"/>
              <w:rPr>
                <w:sz w:val="21"/>
                <w:szCs w:val="21"/>
              </w:rPr>
            </w:pPr>
            <w:r>
              <w:t>[-8000,8000]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P6AW47~W50</w:t>
            </w:r>
          </w:p>
        </w:tc>
        <w:tc>
          <w:tcPr>
            <w:tcW w:w="1196" w:type="dxa"/>
            <w:vAlign w:val="center"/>
          </w:tcPr>
          <w:p>
            <w:pPr>
              <w:jc w:val="center"/>
              <w:rPr>
                <w:sz w:val="21"/>
                <w:szCs w:val="21"/>
              </w:rPr>
            </w:pPr>
            <w:r>
              <w:t>GA020</w:t>
            </w:r>
          </w:p>
        </w:tc>
        <w:tc>
          <w:tcPr>
            <w:tcW w:w="1491" w:type="dxa"/>
            <w:vAlign w:val="center"/>
          </w:tcPr>
          <w:p>
            <w:pPr>
              <w:jc w:val="center"/>
              <w:rPr>
                <w:sz w:val="21"/>
                <w:szCs w:val="21"/>
              </w:rPr>
            </w:pPr>
            <w:r>
              <w:t>Satellite speed VX2</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m/s</w:t>
            </w:r>
          </w:p>
        </w:tc>
        <w:tc>
          <w:tcPr>
            <w:tcW w:w="1546" w:type="dxa"/>
            <w:vAlign w:val="center"/>
          </w:tcPr>
          <w:p>
            <w:pPr>
              <w:jc w:val="center"/>
              <w:rPr>
                <w:sz w:val="21"/>
                <w:szCs w:val="21"/>
              </w:rPr>
            </w:pPr>
            <w:r>
              <w:t>[-8,8]</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P6AW51~W54</w:t>
            </w:r>
          </w:p>
        </w:tc>
        <w:tc>
          <w:tcPr>
            <w:tcW w:w="1196" w:type="dxa"/>
            <w:vAlign w:val="center"/>
          </w:tcPr>
          <w:p>
            <w:pPr>
              <w:jc w:val="center"/>
              <w:rPr>
                <w:sz w:val="21"/>
                <w:szCs w:val="21"/>
              </w:rPr>
            </w:pPr>
            <w:r>
              <w:t>GA021</w:t>
            </w:r>
          </w:p>
        </w:tc>
        <w:tc>
          <w:tcPr>
            <w:tcW w:w="1491" w:type="dxa"/>
            <w:vAlign w:val="center"/>
          </w:tcPr>
          <w:p>
            <w:pPr>
              <w:jc w:val="center"/>
              <w:rPr>
                <w:sz w:val="21"/>
                <w:szCs w:val="21"/>
              </w:rPr>
            </w:pPr>
            <w:r>
              <w:t>Satellite speed VY2</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m/s</w:t>
            </w:r>
          </w:p>
        </w:tc>
        <w:tc>
          <w:tcPr>
            <w:tcW w:w="1546" w:type="dxa"/>
            <w:vAlign w:val="center"/>
          </w:tcPr>
          <w:p>
            <w:pPr>
              <w:jc w:val="center"/>
              <w:rPr>
                <w:sz w:val="21"/>
                <w:szCs w:val="21"/>
              </w:rPr>
            </w:pPr>
            <w:r>
              <w:t>[-8,8]</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P6AW55~W58</w:t>
            </w:r>
          </w:p>
        </w:tc>
        <w:tc>
          <w:tcPr>
            <w:tcW w:w="1196" w:type="dxa"/>
            <w:vAlign w:val="center"/>
          </w:tcPr>
          <w:p>
            <w:pPr>
              <w:jc w:val="center"/>
              <w:rPr>
                <w:sz w:val="21"/>
                <w:szCs w:val="21"/>
              </w:rPr>
            </w:pPr>
            <w:r>
              <w:t>GA022</w:t>
            </w:r>
          </w:p>
        </w:tc>
        <w:tc>
          <w:tcPr>
            <w:tcW w:w="1491" w:type="dxa"/>
            <w:vAlign w:val="center"/>
          </w:tcPr>
          <w:p>
            <w:pPr>
              <w:jc w:val="center"/>
              <w:rPr>
                <w:sz w:val="21"/>
                <w:szCs w:val="21"/>
              </w:rPr>
            </w:pPr>
            <w:r>
              <w:t>Satellite speed VZ2</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0.01</w:t>
            </w:r>
          </w:p>
        </w:tc>
        <w:tc>
          <w:tcPr>
            <w:tcW w:w="1125" w:type="dxa"/>
            <w:vAlign w:val="center"/>
          </w:tcPr>
          <w:p>
            <w:pPr>
              <w:jc w:val="center"/>
              <w:rPr>
                <w:sz w:val="21"/>
                <w:szCs w:val="21"/>
              </w:rPr>
            </w:pPr>
            <w:r>
              <w:t>complement</w:t>
            </w:r>
          </w:p>
        </w:tc>
        <w:tc>
          <w:tcPr>
            <w:tcW w:w="776" w:type="dxa"/>
            <w:vAlign w:val="center"/>
          </w:tcPr>
          <w:p>
            <w:pPr>
              <w:jc w:val="center"/>
              <w:rPr>
                <w:sz w:val="21"/>
                <w:szCs w:val="21"/>
              </w:rPr>
            </w:pPr>
            <w:r>
              <w:t>m/s</w:t>
            </w:r>
          </w:p>
        </w:tc>
        <w:tc>
          <w:tcPr>
            <w:tcW w:w="1546" w:type="dxa"/>
            <w:vAlign w:val="center"/>
          </w:tcPr>
          <w:p>
            <w:pPr>
              <w:jc w:val="center"/>
              <w:rPr>
                <w:sz w:val="21"/>
                <w:szCs w:val="21"/>
              </w:rPr>
            </w:pPr>
            <w:r>
              <w:t>[-8,8]</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P6AW59~W62</w:t>
            </w:r>
          </w:p>
        </w:tc>
        <w:tc>
          <w:tcPr>
            <w:tcW w:w="1196" w:type="dxa"/>
            <w:vAlign w:val="center"/>
          </w:tcPr>
          <w:p>
            <w:pPr>
              <w:jc w:val="center"/>
              <w:rPr>
                <w:sz w:val="21"/>
                <w:szCs w:val="21"/>
              </w:rPr>
            </w:pPr>
            <w:r>
              <w:t>GA023</w:t>
            </w:r>
          </w:p>
        </w:tc>
        <w:tc>
          <w:tcPr>
            <w:tcW w:w="1491" w:type="dxa"/>
            <w:vAlign w:val="center"/>
          </w:tcPr>
          <w:p>
            <w:pPr>
              <w:jc w:val="center"/>
              <w:rPr>
                <w:sz w:val="21"/>
                <w:szCs w:val="21"/>
              </w:rPr>
            </w:pPr>
            <w:r>
              <w:t>Orbital semi-major axis (a)</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0.1</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m</w:t>
            </w:r>
          </w:p>
        </w:tc>
        <w:tc>
          <w:tcPr>
            <w:tcW w:w="1546" w:type="dxa"/>
            <w:vAlign w:val="center"/>
          </w:tcPr>
          <w:p>
            <w:pPr>
              <w:jc w:val="center"/>
              <w:rPr>
                <w:sz w:val="21"/>
                <w:szCs w:val="21"/>
              </w:rPr>
            </w:pPr>
            <w:r>
              <w:t>[6000000,8000000]</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24</w:t>
            </w:r>
          </w:p>
        </w:tc>
        <w:tc>
          <w:tcPr>
            <w:tcW w:w="999" w:type="dxa"/>
            <w:vAlign w:val="center"/>
          </w:tcPr>
          <w:p>
            <w:pPr>
              <w:jc w:val="center"/>
              <w:rPr>
                <w:sz w:val="21"/>
                <w:szCs w:val="21"/>
              </w:rPr>
            </w:pPr>
            <w:r>
              <w:t>P6AW63~W66</w:t>
            </w:r>
          </w:p>
        </w:tc>
        <w:tc>
          <w:tcPr>
            <w:tcW w:w="1196" w:type="dxa"/>
            <w:vAlign w:val="center"/>
          </w:tcPr>
          <w:p>
            <w:pPr>
              <w:jc w:val="center"/>
              <w:rPr>
                <w:sz w:val="21"/>
                <w:szCs w:val="21"/>
              </w:rPr>
            </w:pPr>
            <w:r>
              <w:t>GA024</w:t>
            </w:r>
          </w:p>
        </w:tc>
        <w:tc>
          <w:tcPr>
            <w:tcW w:w="1491" w:type="dxa"/>
            <w:vAlign w:val="center"/>
          </w:tcPr>
          <w:p>
            <w:pPr>
              <w:jc w:val="center"/>
              <w:rPr>
                <w:sz w:val="21"/>
                <w:szCs w:val="21"/>
              </w:rPr>
            </w:pPr>
            <w:r>
              <w:t>Eccentricity (e)</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2.24E-11</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r>
              <w:t>[0,1]</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25</w:t>
            </w:r>
          </w:p>
        </w:tc>
        <w:tc>
          <w:tcPr>
            <w:tcW w:w="999" w:type="dxa"/>
            <w:vAlign w:val="center"/>
          </w:tcPr>
          <w:p>
            <w:pPr>
              <w:jc w:val="center"/>
              <w:rPr>
                <w:sz w:val="21"/>
                <w:szCs w:val="21"/>
              </w:rPr>
            </w:pPr>
            <w:r>
              <w:t>P6AW67~W70</w:t>
            </w:r>
          </w:p>
        </w:tc>
        <w:tc>
          <w:tcPr>
            <w:tcW w:w="1196" w:type="dxa"/>
            <w:vAlign w:val="center"/>
          </w:tcPr>
          <w:p>
            <w:pPr>
              <w:jc w:val="center"/>
              <w:rPr>
                <w:sz w:val="21"/>
                <w:szCs w:val="21"/>
              </w:rPr>
            </w:pPr>
            <w:r>
              <w:t>GA025</w:t>
            </w:r>
          </w:p>
        </w:tc>
        <w:tc>
          <w:tcPr>
            <w:tcW w:w="1491" w:type="dxa"/>
            <w:vAlign w:val="center"/>
          </w:tcPr>
          <w:p>
            <w:pPr>
              <w:jc w:val="center"/>
              <w:rPr>
                <w:sz w:val="21"/>
                <w:szCs w:val="21"/>
              </w:rPr>
            </w:pPr>
            <w:r>
              <w:t>Inclination (i)</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2.93E-09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rad</w:t>
            </w:r>
          </w:p>
        </w:tc>
        <w:tc>
          <w:tcPr>
            <w:tcW w:w="1546" w:type="dxa"/>
            <w:vAlign w:val="center"/>
          </w:tcPr>
          <w:p>
            <w:pPr>
              <w:jc w:val="center"/>
              <w:rPr>
                <w:sz w:val="21"/>
                <w:szCs w:val="21"/>
              </w:rPr>
            </w:pPr>
            <w:r>
              <w:t>[0,3.1416]</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26</w:t>
            </w:r>
          </w:p>
        </w:tc>
        <w:tc>
          <w:tcPr>
            <w:tcW w:w="999" w:type="dxa"/>
            <w:vAlign w:val="center"/>
          </w:tcPr>
          <w:p>
            <w:pPr>
              <w:jc w:val="center"/>
              <w:rPr>
                <w:sz w:val="21"/>
                <w:szCs w:val="21"/>
              </w:rPr>
            </w:pPr>
            <w:r>
              <w:t>P6AW71~W74</w:t>
            </w:r>
          </w:p>
        </w:tc>
        <w:tc>
          <w:tcPr>
            <w:tcW w:w="1196" w:type="dxa"/>
            <w:vAlign w:val="center"/>
          </w:tcPr>
          <w:p>
            <w:pPr>
              <w:jc w:val="center"/>
              <w:rPr>
                <w:sz w:val="21"/>
                <w:szCs w:val="21"/>
              </w:rPr>
            </w:pPr>
            <w:r>
              <w:t>GA026</w:t>
            </w:r>
          </w:p>
        </w:tc>
        <w:tc>
          <w:tcPr>
            <w:tcW w:w="1491" w:type="dxa"/>
            <w:vAlign w:val="center"/>
          </w:tcPr>
          <w:p>
            <w:pPr>
              <w:jc w:val="center"/>
              <w:rPr>
                <w:sz w:val="21"/>
                <w:szCs w:val="21"/>
              </w:rPr>
            </w:pPr>
            <w:r>
              <w:t>Right ascension of ascending node (Ω)</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2.93E-09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rad</w:t>
            </w:r>
          </w:p>
        </w:tc>
        <w:tc>
          <w:tcPr>
            <w:tcW w:w="1546" w:type="dxa"/>
            <w:vAlign w:val="center"/>
          </w:tcPr>
          <w:p>
            <w:pPr>
              <w:jc w:val="center"/>
              <w:rPr>
                <w:sz w:val="21"/>
                <w:szCs w:val="21"/>
              </w:rPr>
            </w:pPr>
            <w:r>
              <w:t>[0,6.2832]</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27</w:t>
            </w:r>
          </w:p>
        </w:tc>
        <w:tc>
          <w:tcPr>
            <w:tcW w:w="999" w:type="dxa"/>
            <w:vAlign w:val="center"/>
          </w:tcPr>
          <w:p>
            <w:pPr>
              <w:jc w:val="center"/>
              <w:rPr>
                <w:sz w:val="21"/>
                <w:szCs w:val="21"/>
              </w:rPr>
            </w:pPr>
            <w:r>
              <w:t>P6AW75~W78</w:t>
            </w:r>
          </w:p>
        </w:tc>
        <w:tc>
          <w:tcPr>
            <w:tcW w:w="1196" w:type="dxa"/>
            <w:vAlign w:val="center"/>
          </w:tcPr>
          <w:p>
            <w:pPr>
              <w:jc w:val="center"/>
              <w:rPr>
                <w:sz w:val="21"/>
                <w:szCs w:val="21"/>
              </w:rPr>
            </w:pPr>
            <w:r>
              <w:t>GA027</w:t>
            </w:r>
          </w:p>
        </w:tc>
        <w:tc>
          <w:tcPr>
            <w:tcW w:w="1491" w:type="dxa"/>
            <w:vAlign w:val="center"/>
          </w:tcPr>
          <w:p>
            <w:pPr>
              <w:jc w:val="center"/>
              <w:rPr>
                <w:sz w:val="21"/>
                <w:szCs w:val="21"/>
              </w:rPr>
            </w:pPr>
            <w:r>
              <w:t>Argument of perigee (ω)</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2.93E-09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rad</w:t>
            </w:r>
          </w:p>
        </w:tc>
        <w:tc>
          <w:tcPr>
            <w:tcW w:w="1546" w:type="dxa"/>
            <w:vAlign w:val="center"/>
          </w:tcPr>
          <w:p>
            <w:pPr>
              <w:jc w:val="center"/>
              <w:rPr>
                <w:sz w:val="21"/>
                <w:szCs w:val="21"/>
              </w:rPr>
            </w:pPr>
            <w:r>
              <w:t>[0,6.2832]</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28</w:t>
            </w:r>
          </w:p>
        </w:tc>
        <w:tc>
          <w:tcPr>
            <w:tcW w:w="999" w:type="dxa"/>
            <w:vAlign w:val="center"/>
          </w:tcPr>
          <w:p>
            <w:pPr>
              <w:jc w:val="center"/>
              <w:rPr>
                <w:sz w:val="21"/>
                <w:szCs w:val="21"/>
              </w:rPr>
            </w:pPr>
            <w:r>
              <w:t>P6AW79~W82</w:t>
            </w:r>
          </w:p>
        </w:tc>
        <w:tc>
          <w:tcPr>
            <w:tcW w:w="1196" w:type="dxa"/>
            <w:vAlign w:val="center"/>
          </w:tcPr>
          <w:p>
            <w:pPr>
              <w:jc w:val="center"/>
              <w:rPr>
                <w:sz w:val="21"/>
                <w:szCs w:val="21"/>
              </w:rPr>
            </w:pPr>
            <w:r>
              <w:t>GA028</w:t>
            </w:r>
          </w:p>
        </w:tc>
        <w:tc>
          <w:tcPr>
            <w:tcW w:w="1491" w:type="dxa"/>
            <w:vAlign w:val="center"/>
          </w:tcPr>
          <w:p>
            <w:pPr>
              <w:jc w:val="center"/>
              <w:rPr>
                <w:sz w:val="21"/>
                <w:szCs w:val="21"/>
              </w:rPr>
            </w:pPr>
            <w:r>
              <w:t>Mean anomaly (M)</w:t>
            </w:r>
          </w:p>
        </w:tc>
        <w:tc>
          <w:tcPr>
            <w:tcW w:w="819" w:type="dxa"/>
            <w:vAlign w:val="center"/>
          </w:tcPr>
          <w:p>
            <w:pPr>
              <w:jc w:val="center"/>
              <w:rPr>
                <w:sz w:val="21"/>
                <w:szCs w:val="21"/>
              </w:rPr>
            </w:pPr>
            <w:r>
              <w:t>%d</w:t>
            </w:r>
          </w:p>
        </w:tc>
        <w:tc>
          <w:tcPr>
            <w:tcW w:w="1092" w:type="dxa"/>
            <w:vAlign w:val="center"/>
          </w:tcPr>
          <w:p>
            <w:pPr>
              <w:jc w:val="center"/>
              <w:rPr>
                <w:sz w:val="21"/>
                <w:szCs w:val="21"/>
              </w:rPr>
            </w:pPr>
            <w:r>
              <w:t>Func0007</w:t>
            </w:r>
          </w:p>
        </w:tc>
        <w:tc>
          <w:tcPr>
            <w:tcW w:w="1229" w:type="dxa"/>
            <w:vAlign w:val="center"/>
          </w:tcPr>
          <w:p>
            <w:pPr>
              <w:jc w:val="center"/>
              <w:rPr>
                <w:sz w:val="21"/>
                <w:szCs w:val="21"/>
              </w:rPr>
            </w:pPr>
            <w:r>
              <w:t>2.93E-09</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rad</w:t>
            </w:r>
          </w:p>
        </w:tc>
        <w:tc>
          <w:tcPr>
            <w:tcW w:w="1546" w:type="dxa"/>
            <w:vAlign w:val="center"/>
          </w:tcPr>
          <w:p>
            <w:pPr>
              <w:jc w:val="center"/>
              <w:rPr>
                <w:sz w:val="21"/>
                <w:szCs w:val="21"/>
              </w:rPr>
            </w:pPr>
            <w:r>
              <w:t>[0,6.2832]</w:t>
            </w:r>
          </w:p>
        </w:tc>
        <w:tc>
          <w:tcPr>
            <w:tcW w:w="1611" w:type="dxa"/>
            <w:vAlign w:val="center"/>
          </w:tcPr>
          <w:p>
            <w:pPr>
              <w:jc w:val="center"/>
              <w:rPr>
                <w:sz w:val="21"/>
                <w:szCs w:val="21"/>
              </w:rPr>
            </w:pPr>
            <w:r>
              <w:t>/</w:t>
            </w:r>
          </w:p>
        </w:tc>
        <w:tc>
          <w:tcPr>
            <w:tcW w:w="1120" w:type="dxa"/>
            <w:vAlign w:val="center"/>
          </w:tcPr>
          <w:p>
            <w:pPr>
              <w:jc w:val="center"/>
              <w:rPr>
                <w:sz w:val="21"/>
                <w:szCs w:val="21"/>
              </w:rPr>
            </w:pPr>
            <w:r>
              <w:t>WGS-84 coordinates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29</w:t>
            </w:r>
          </w:p>
        </w:tc>
        <w:tc>
          <w:tcPr>
            <w:tcW w:w="999" w:type="dxa"/>
            <w:vAlign w:val="center"/>
          </w:tcPr>
          <w:p>
            <w:pPr>
              <w:jc w:val="center"/>
              <w:rPr>
                <w:sz w:val="21"/>
                <w:szCs w:val="21"/>
              </w:rPr>
            </w:pPr>
            <w:r>
              <w:t>P6AW83~W86</w:t>
            </w:r>
          </w:p>
        </w:tc>
        <w:tc>
          <w:tcPr>
            <w:tcW w:w="1196" w:type="dxa"/>
            <w:vAlign w:val="center"/>
          </w:tcPr>
          <w:p>
            <w:pPr>
              <w:jc w:val="center"/>
              <w:rPr>
                <w:sz w:val="21"/>
                <w:szCs w:val="21"/>
              </w:rPr>
            </w:pPr>
            <w:r>
              <w:t>GA029</w:t>
            </w:r>
          </w:p>
        </w:tc>
        <w:tc>
          <w:tcPr>
            <w:tcW w:w="1491" w:type="dxa"/>
            <w:vAlign w:val="center"/>
          </w:tcPr>
          <w:p>
            <w:pPr>
              <w:jc w:val="center"/>
              <w:rPr>
                <w:sz w:val="21"/>
                <w:szCs w:val="21"/>
              </w:rPr>
            </w:pPr>
            <w:r>
              <w:t>Orbit determination module running mark</w:t>
            </w:r>
          </w:p>
        </w:tc>
        <w:tc>
          <w:tcPr>
            <w:tcW w:w="819" w:type="dxa"/>
            <w:vAlign w:val="center"/>
          </w:tcPr>
          <w:p>
            <w:pPr>
              <w:jc w:val="center"/>
              <w:rPr>
                <w:sz w:val="21"/>
                <w:szCs w:val="21"/>
              </w:rPr>
            </w:pPr>
            <w:r>
              <w:t>%d</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p>
      <w:pPr>
        <w:pStyle w:val="4"/>
      </w:pPr>
      <w:bookmarkStart w:id="97" w:name="_Toc15313"/>
      <w:r>
        <w:rPr>
          <w:b/>
          <w:lang w:val="zh-CN"/>
        </w:rPr>
        <w:t>MC</w:t>
      </w:r>
      <w:bookmarkEnd w:id="97"/>
    </w:p>
    <w:p>
      <w:pPr>
        <w:pStyle w:val="5"/>
      </w:pPr>
      <w:bookmarkStart w:id="98" w:name="_Toc12109"/>
      <w:r>
        <w:rPr>
          <w:b/>
          <w:lang w:val="zh-CN"/>
        </w:rPr>
        <w:t>MC_fast_TM(2CH)</w:t>
      </w:r>
      <w:bookmarkEnd w:id="98"/>
    </w:p>
    <w:p>
      <w:r>
        <w:t>Pack ID=2CH；Pack length=28（Bytes=29）</w:t>
      </w:r>
      <w:r>
        <w:rPr>
          <w:lang w:val="zh-CN"/>
        </w:rPr>
        <w:t>。</w:t>
      </w:r>
    </w:p>
    <w:p>
      <w:pPr>
        <w:jc w:val="center"/>
      </w:pPr>
      <w:r>
        <w:rPr>
          <w:b/>
          <w:lang w:val="zh-CN"/>
        </w:rPr>
        <w:t>Table 8-32MC_fast_TMTable</w:t>
      </w:r>
    </w:p>
    <w:tbl>
      <w:tblPr>
        <w:tblStyle w:val="94"/>
        <w:tblW w:w="1365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0"/>
        <w:gridCol w:w="999"/>
        <w:gridCol w:w="1196"/>
        <w:gridCol w:w="1491"/>
        <w:gridCol w:w="819"/>
        <w:gridCol w:w="1092"/>
        <w:gridCol w:w="1229"/>
        <w:gridCol w:w="1125"/>
        <w:gridCol w:w="776"/>
        <w:gridCol w:w="1546"/>
        <w:gridCol w:w="1611"/>
        <w:gridCol w:w="11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8" w:hRule="atLeast"/>
          <w:tblHeader/>
        </w:trPr>
        <w:tc>
          <w:tcPr>
            <w:tcW w:w="650" w:type="dxa"/>
            <w:vAlign w:val="center"/>
          </w:tcPr>
          <w:p>
            <w:pPr>
              <w:jc w:val="center"/>
              <w:rPr>
                <w:b/>
                <w:bCs/>
                <w:caps/>
                <w:sz w:val="21"/>
                <w:szCs w:val="21"/>
              </w:rPr>
            </w:pPr>
            <w:r>
              <w:rPr>
                <w:rFonts w:hint="eastAsia"/>
                <w:b/>
                <w:bCs/>
                <w:sz w:val="21"/>
                <w:szCs w:val="21"/>
              </w:rPr>
              <w:t>No</w:t>
            </w:r>
          </w:p>
        </w:tc>
        <w:tc>
          <w:tcPr>
            <w:tcW w:w="999" w:type="dxa"/>
            <w:vAlign w:val="center"/>
          </w:tcPr>
          <w:p>
            <w:pPr>
              <w:jc w:val="center"/>
              <w:rPr>
                <w:b/>
                <w:bCs/>
                <w:sz w:val="21"/>
                <w:szCs w:val="21"/>
              </w:rPr>
            </w:pPr>
            <w:r>
              <w:rPr>
                <w:rFonts w:hint="eastAsia"/>
                <w:b/>
                <w:bCs/>
                <w:sz w:val="21"/>
                <w:szCs w:val="21"/>
              </w:rPr>
              <w:t>Data Bytes/Bits</w:t>
            </w:r>
          </w:p>
        </w:tc>
        <w:tc>
          <w:tcPr>
            <w:tcW w:w="1196" w:type="dxa"/>
            <w:vAlign w:val="center"/>
          </w:tcPr>
          <w:p>
            <w:pPr>
              <w:jc w:val="center"/>
              <w:rPr>
                <w:b/>
                <w:bCs/>
                <w:sz w:val="21"/>
                <w:szCs w:val="21"/>
              </w:rPr>
            </w:pPr>
            <w:r>
              <w:rPr>
                <w:rFonts w:hint="eastAsia"/>
                <w:b/>
                <w:bCs/>
                <w:sz w:val="21"/>
                <w:szCs w:val="21"/>
              </w:rPr>
              <w:t>Parameter Number</w:t>
            </w:r>
          </w:p>
        </w:tc>
        <w:tc>
          <w:tcPr>
            <w:tcW w:w="1491" w:type="dxa"/>
            <w:vAlign w:val="center"/>
          </w:tcPr>
          <w:p>
            <w:pPr>
              <w:jc w:val="center"/>
              <w:rPr>
                <w:b/>
                <w:bCs/>
                <w:sz w:val="21"/>
                <w:szCs w:val="21"/>
              </w:rPr>
            </w:pPr>
            <w:r>
              <w:rPr>
                <w:rFonts w:hint="eastAsia"/>
                <w:b/>
                <w:bCs/>
                <w:sz w:val="21"/>
                <w:szCs w:val="21"/>
              </w:rPr>
              <w:t>Parameter Name</w:t>
            </w:r>
          </w:p>
        </w:tc>
        <w:tc>
          <w:tcPr>
            <w:tcW w:w="819" w:type="dxa"/>
            <w:vAlign w:val="center"/>
          </w:tcPr>
          <w:p>
            <w:pPr>
              <w:jc w:val="center"/>
              <w:rPr>
                <w:b/>
                <w:bCs/>
                <w:sz w:val="21"/>
                <w:szCs w:val="21"/>
              </w:rPr>
            </w:pPr>
            <w:r>
              <w:rPr>
                <w:rFonts w:hint="eastAsia"/>
                <w:b/>
                <w:bCs/>
                <w:sz w:val="21"/>
                <w:szCs w:val="21"/>
              </w:rPr>
              <w:t>Display Mode</w:t>
            </w:r>
          </w:p>
        </w:tc>
        <w:tc>
          <w:tcPr>
            <w:tcW w:w="1092" w:type="dxa"/>
            <w:vAlign w:val="center"/>
          </w:tcPr>
          <w:p>
            <w:pPr>
              <w:jc w:val="center"/>
              <w:rPr>
                <w:b/>
                <w:bCs/>
                <w:sz w:val="21"/>
                <w:szCs w:val="21"/>
              </w:rPr>
            </w:pPr>
            <w:r>
              <w:rPr>
                <w:rFonts w:hint="eastAsia"/>
                <w:b/>
                <w:bCs/>
                <w:sz w:val="21"/>
                <w:szCs w:val="21"/>
              </w:rPr>
              <w:t>Processing Function</w:t>
            </w:r>
          </w:p>
        </w:tc>
        <w:tc>
          <w:tcPr>
            <w:tcW w:w="1229" w:type="dxa"/>
            <w:vAlign w:val="center"/>
          </w:tcPr>
          <w:p>
            <w:pPr>
              <w:jc w:val="center"/>
              <w:rPr>
                <w:b/>
                <w:bCs/>
                <w:sz w:val="21"/>
                <w:szCs w:val="21"/>
              </w:rPr>
            </w:pPr>
            <w:r>
              <w:rPr>
                <w:rFonts w:hint="eastAsia"/>
                <w:b/>
                <w:bCs/>
                <w:sz w:val="21"/>
                <w:szCs w:val="21"/>
              </w:rPr>
              <w:t>Parameter Coefficient</w:t>
            </w:r>
          </w:p>
        </w:tc>
        <w:tc>
          <w:tcPr>
            <w:tcW w:w="1125" w:type="dxa"/>
            <w:vAlign w:val="center"/>
          </w:tcPr>
          <w:p>
            <w:pPr>
              <w:jc w:val="center"/>
              <w:rPr>
                <w:b/>
                <w:bCs/>
                <w:sz w:val="21"/>
                <w:szCs w:val="21"/>
              </w:rPr>
            </w:pPr>
            <w:r>
              <w:rPr>
                <w:rFonts w:hint="eastAsia"/>
                <w:b/>
                <w:bCs/>
                <w:sz w:val="21"/>
                <w:szCs w:val="21"/>
              </w:rPr>
              <w:t>Telemetry Type</w:t>
            </w:r>
          </w:p>
        </w:tc>
        <w:tc>
          <w:tcPr>
            <w:tcW w:w="776" w:type="dxa"/>
            <w:vAlign w:val="center"/>
          </w:tcPr>
          <w:p>
            <w:pPr>
              <w:jc w:val="center"/>
              <w:rPr>
                <w:b/>
                <w:bCs/>
                <w:sz w:val="21"/>
                <w:szCs w:val="21"/>
              </w:rPr>
            </w:pPr>
            <w:r>
              <w:rPr>
                <w:rFonts w:hint="eastAsia"/>
                <w:b/>
                <w:bCs/>
                <w:sz w:val="21"/>
                <w:szCs w:val="21"/>
              </w:rPr>
              <w:t>Unit</w:t>
            </w:r>
          </w:p>
        </w:tc>
        <w:tc>
          <w:tcPr>
            <w:tcW w:w="1546" w:type="dxa"/>
            <w:vAlign w:val="center"/>
          </w:tcPr>
          <w:p>
            <w:pPr>
              <w:jc w:val="center"/>
              <w:rPr>
                <w:b/>
                <w:bCs/>
                <w:sz w:val="21"/>
                <w:szCs w:val="21"/>
              </w:rPr>
            </w:pPr>
            <w:r>
              <w:rPr>
                <w:rFonts w:hint="eastAsia"/>
                <w:b/>
                <w:bCs/>
                <w:sz w:val="21"/>
                <w:szCs w:val="21"/>
              </w:rPr>
              <w:t>Work Range</w:t>
            </w:r>
          </w:p>
        </w:tc>
        <w:tc>
          <w:tcPr>
            <w:tcW w:w="1611" w:type="dxa"/>
            <w:vAlign w:val="center"/>
          </w:tcPr>
          <w:p>
            <w:pPr>
              <w:jc w:val="center"/>
              <w:rPr>
                <w:b/>
                <w:bCs/>
                <w:sz w:val="21"/>
                <w:szCs w:val="21"/>
              </w:rPr>
            </w:pPr>
            <w:r>
              <w:rPr>
                <w:rFonts w:hint="eastAsia"/>
                <w:b/>
                <w:bCs/>
                <w:sz w:val="21"/>
                <w:szCs w:val="21"/>
              </w:rPr>
              <w:t>Processing</w:t>
            </w:r>
          </w:p>
        </w:tc>
        <w:tc>
          <w:tcPr>
            <w:tcW w:w="1120" w:type="dxa"/>
            <w:vAlign w:val="center"/>
          </w:tcPr>
          <w:p>
            <w:pPr>
              <w:jc w:val="center"/>
              <w:rPr>
                <w:b/>
                <w:bCs/>
                <w:sz w:val="21"/>
                <w:szCs w:val="21"/>
              </w:rPr>
            </w:pPr>
            <w:r>
              <w:rPr>
                <w:rFonts w:hint="eastAsia"/>
                <w:b/>
                <w:bCs/>
                <w:sz w:val="21"/>
                <w:szCs w:val="21"/>
              </w:rPr>
              <w:t>Remark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w:t>
            </w:r>
          </w:p>
        </w:tc>
        <w:tc>
          <w:tcPr>
            <w:tcW w:w="999" w:type="dxa"/>
            <w:vAlign w:val="center"/>
          </w:tcPr>
          <w:p>
            <w:pPr>
              <w:jc w:val="center"/>
              <w:rPr>
                <w:sz w:val="21"/>
                <w:szCs w:val="21"/>
              </w:rPr>
            </w:pPr>
            <w:r>
              <w:t>P2CW0~W3</w:t>
            </w:r>
          </w:p>
        </w:tc>
        <w:tc>
          <w:tcPr>
            <w:tcW w:w="1196" w:type="dxa"/>
            <w:vAlign w:val="center"/>
          </w:tcPr>
          <w:p>
            <w:pPr>
              <w:jc w:val="center"/>
              <w:rPr>
                <w:sz w:val="21"/>
                <w:szCs w:val="21"/>
              </w:rPr>
            </w:pPr>
            <w:r>
              <w:t>AS001</w:t>
            </w:r>
          </w:p>
        </w:tc>
        <w:tc>
          <w:tcPr>
            <w:tcW w:w="1491" w:type="dxa"/>
            <w:vAlign w:val="center"/>
          </w:tcPr>
          <w:p>
            <w:pPr>
              <w:jc w:val="center"/>
              <w:rPr>
                <w:sz w:val="21"/>
                <w:szCs w:val="21"/>
              </w:rPr>
            </w:pPr>
            <w:r>
              <w:t>MC Received_Latest_TC</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w:t>
            </w:r>
          </w:p>
        </w:tc>
        <w:tc>
          <w:tcPr>
            <w:tcW w:w="999" w:type="dxa"/>
            <w:vAlign w:val="center"/>
          </w:tcPr>
          <w:p>
            <w:pPr>
              <w:jc w:val="center"/>
              <w:rPr>
                <w:sz w:val="21"/>
                <w:szCs w:val="21"/>
              </w:rPr>
            </w:pPr>
            <w:r>
              <w:t>P2CW4</w:t>
            </w:r>
          </w:p>
        </w:tc>
        <w:tc>
          <w:tcPr>
            <w:tcW w:w="1196" w:type="dxa"/>
            <w:vAlign w:val="center"/>
          </w:tcPr>
          <w:p>
            <w:pPr>
              <w:jc w:val="center"/>
              <w:rPr>
                <w:sz w:val="21"/>
                <w:szCs w:val="21"/>
              </w:rPr>
            </w:pPr>
            <w:r>
              <w:t>AS002</w:t>
            </w:r>
          </w:p>
        </w:tc>
        <w:tc>
          <w:tcPr>
            <w:tcW w:w="1491" w:type="dxa"/>
            <w:vAlign w:val="center"/>
          </w:tcPr>
          <w:p>
            <w:pPr>
              <w:jc w:val="center"/>
              <w:rPr>
                <w:sz w:val="21"/>
                <w:szCs w:val="21"/>
              </w:rPr>
            </w:pPr>
            <w:r>
              <w:t>MC Clock status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3</w:t>
            </w:r>
          </w:p>
        </w:tc>
        <w:tc>
          <w:tcPr>
            <w:tcW w:w="999" w:type="dxa"/>
            <w:vAlign w:val="center"/>
          </w:tcPr>
          <w:p>
            <w:pPr>
              <w:jc w:val="center"/>
              <w:rPr>
                <w:sz w:val="21"/>
                <w:szCs w:val="21"/>
              </w:rPr>
            </w:pPr>
            <w:r>
              <w:t>P2CW5</w:t>
            </w:r>
          </w:p>
        </w:tc>
        <w:tc>
          <w:tcPr>
            <w:tcW w:w="1196" w:type="dxa"/>
            <w:vAlign w:val="center"/>
          </w:tcPr>
          <w:p>
            <w:pPr>
              <w:jc w:val="center"/>
              <w:rPr>
                <w:sz w:val="21"/>
                <w:szCs w:val="21"/>
              </w:rPr>
            </w:pPr>
            <w:r>
              <w:t>AS003</w:t>
            </w:r>
          </w:p>
        </w:tc>
        <w:tc>
          <w:tcPr>
            <w:tcW w:w="1491" w:type="dxa"/>
            <w:vAlign w:val="center"/>
          </w:tcPr>
          <w:p>
            <w:pPr>
              <w:jc w:val="center"/>
              <w:rPr>
                <w:sz w:val="21"/>
                <w:szCs w:val="21"/>
              </w:rPr>
            </w:pPr>
            <w:r>
              <w:t>MC Parameter1（right 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4</w:t>
            </w:r>
          </w:p>
        </w:tc>
        <w:tc>
          <w:tcPr>
            <w:tcW w:w="999" w:type="dxa"/>
            <w:vAlign w:val="center"/>
          </w:tcPr>
          <w:p>
            <w:pPr>
              <w:jc w:val="center"/>
              <w:rPr>
                <w:sz w:val="21"/>
                <w:szCs w:val="21"/>
              </w:rPr>
            </w:pPr>
            <w:r>
              <w:t>P2CW6</w:t>
            </w:r>
          </w:p>
        </w:tc>
        <w:tc>
          <w:tcPr>
            <w:tcW w:w="1196" w:type="dxa"/>
            <w:vAlign w:val="center"/>
          </w:tcPr>
          <w:p>
            <w:pPr>
              <w:jc w:val="center"/>
              <w:rPr>
                <w:sz w:val="21"/>
                <w:szCs w:val="21"/>
              </w:rPr>
            </w:pPr>
            <w:r>
              <w:t>AS004</w:t>
            </w:r>
          </w:p>
        </w:tc>
        <w:tc>
          <w:tcPr>
            <w:tcW w:w="1491" w:type="dxa"/>
            <w:vAlign w:val="center"/>
          </w:tcPr>
          <w:p>
            <w:pPr>
              <w:jc w:val="center"/>
              <w:rPr>
                <w:sz w:val="21"/>
                <w:szCs w:val="21"/>
              </w:rPr>
            </w:pPr>
            <w:r>
              <w:t>MC Parameter2（wrong 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5</w:t>
            </w:r>
          </w:p>
        </w:tc>
        <w:tc>
          <w:tcPr>
            <w:tcW w:w="999" w:type="dxa"/>
            <w:vAlign w:val="center"/>
          </w:tcPr>
          <w:p>
            <w:pPr>
              <w:jc w:val="center"/>
              <w:rPr>
                <w:sz w:val="21"/>
                <w:szCs w:val="21"/>
              </w:rPr>
            </w:pPr>
            <w:r>
              <w:t>P2CW7</w:t>
            </w:r>
          </w:p>
        </w:tc>
        <w:tc>
          <w:tcPr>
            <w:tcW w:w="1196" w:type="dxa"/>
            <w:vAlign w:val="center"/>
          </w:tcPr>
          <w:p>
            <w:pPr>
              <w:jc w:val="center"/>
              <w:rPr>
                <w:sz w:val="21"/>
                <w:szCs w:val="21"/>
              </w:rPr>
            </w:pPr>
            <w:r>
              <w:t>AS005</w:t>
            </w:r>
          </w:p>
        </w:tc>
        <w:tc>
          <w:tcPr>
            <w:tcW w:w="1491" w:type="dxa"/>
            <w:vAlign w:val="center"/>
          </w:tcPr>
          <w:p>
            <w:pPr>
              <w:jc w:val="center"/>
              <w:rPr>
                <w:sz w:val="21"/>
                <w:szCs w:val="21"/>
              </w:rPr>
            </w:pPr>
            <w:r>
              <w:t>MC Parameter3（soft check）</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6</w:t>
            </w:r>
          </w:p>
        </w:tc>
        <w:tc>
          <w:tcPr>
            <w:tcW w:w="999" w:type="dxa"/>
            <w:vAlign w:val="center"/>
          </w:tcPr>
          <w:p>
            <w:pPr>
              <w:jc w:val="center"/>
              <w:rPr>
                <w:sz w:val="21"/>
                <w:szCs w:val="21"/>
              </w:rPr>
            </w:pPr>
            <w:r>
              <w:t>P2CW7B7</w:t>
            </w:r>
          </w:p>
        </w:tc>
        <w:tc>
          <w:tcPr>
            <w:tcW w:w="1196" w:type="dxa"/>
            <w:vAlign w:val="center"/>
          </w:tcPr>
          <w:p>
            <w:pPr>
              <w:jc w:val="center"/>
              <w:rPr>
                <w:sz w:val="21"/>
                <w:szCs w:val="21"/>
              </w:rPr>
            </w:pPr>
            <w:r>
              <w:t>AS024</w:t>
            </w:r>
          </w:p>
        </w:tc>
        <w:tc>
          <w:tcPr>
            <w:tcW w:w="1491" w:type="dxa"/>
            <w:vAlign w:val="center"/>
          </w:tcPr>
          <w:p>
            <w:pPr>
              <w:jc w:val="center"/>
              <w:rPr>
                <w:sz w:val="21"/>
                <w:szCs w:val="21"/>
              </w:rPr>
            </w:pPr>
            <w:r>
              <w:t>MC Can bus</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1:CANB;0:CANA</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7</w:t>
            </w:r>
          </w:p>
        </w:tc>
        <w:tc>
          <w:tcPr>
            <w:tcW w:w="999" w:type="dxa"/>
            <w:vAlign w:val="center"/>
          </w:tcPr>
          <w:p>
            <w:pPr>
              <w:jc w:val="center"/>
              <w:rPr>
                <w:sz w:val="21"/>
                <w:szCs w:val="21"/>
              </w:rPr>
            </w:pPr>
            <w:r>
              <w:t>P2CW7B6~B0</w:t>
            </w:r>
          </w:p>
        </w:tc>
        <w:tc>
          <w:tcPr>
            <w:tcW w:w="1196" w:type="dxa"/>
            <w:vAlign w:val="center"/>
          </w:tcPr>
          <w:p>
            <w:pPr>
              <w:jc w:val="center"/>
              <w:rPr>
                <w:sz w:val="21"/>
                <w:szCs w:val="21"/>
              </w:rPr>
            </w:pPr>
            <w:r>
              <w:t>AS025</w:t>
            </w:r>
          </w:p>
        </w:tc>
        <w:tc>
          <w:tcPr>
            <w:tcW w:w="1491" w:type="dxa"/>
            <w:vAlign w:val="center"/>
          </w:tcPr>
          <w:p>
            <w:pPr>
              <w:jc w:val="center"/>
              <w:rPr>
                <w:sz w:val="21"/>
                <w:szCs w:val="21"/>
              </w:rPr>
            </w:pPr>
            <w:r>
              <w:t>Reserved TM Parameter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8</w:t>
            </w:r>
          </w:p>
        </w:tc>
        <w:tc>
          <w:tcPr>
            <w:tcW w:w="999" w:type="dxa"/>
            <w:vAlign w:val="center"/>
          </w:tcPr>
          <w:p>
            <w:pPr>
              <w:jc w:val="center"/>
              <w:rPr>
                <w:sz w:val="21"/>
                <w:szCs w:val="21"/>
              </w:rPr>
            </w:pPr>
            <w:r>
              <w:t>P2CW8</w:t>
            </w:r>
          </w:p>
        </w:tc>
        <w:tc>
          <w:tcPr>
            <w:tcW w:w="1196" w:type="dxa"/>
            <w:vAlign w:val="center"/>
          </w:tcPr>
          <w:p>
            <w:pPr>
              <w:jc w:val="center"/>
              <w:rPr>
                <w:sz w:val="21"/>
                <w:szCs w:val="21"/>
              </w:rPr>
            </w:pPr>
            <w:r>
              <w:t>AS006</w:t>
            </w:r>
          </w:p>
        </w:tc>
        <w:tc>
          <w:tcPr>
            <w:tcW w:w="1491" w:type="dxa"/>
            <w:vAlign w:val="center"/>
          </w:tcPr>
          <w:p>
            <w:pPr>
              <w:jc w:val="center"/>
              <w:rPr>
                <w:sz w:val="21"/>
                <w:szCs w:val="21"/>
              </w:rPr>
            </w:pPr>
            <w:r>
              <w:t>Reserved TM Parameter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9</w:t>
            </w:r>
          </w:p>
        </w:tc>
        <w:tc>
          <w:tcPr>
            <w:tcW w:w="999" w:type="dxa"/>
            <w:vAlign w:val="center"/>
          </w:tcPr>
          <w:p>
            <w:pPr>
              <w:jc w:val="center"/>
              <w:rPr>
                <w:sz w:val="21"/>
                <w:szCs w:val="21"/>
              </w:rPr>
            </w:pPr>
            <w:r>
              <w:t>P2CW9</w:t>
            </w:r>
          </w:p>
        </w:tc>
        <w:tc>
          <w:tcPr>
            <w:tcW w:w="1196" w:type="dxa"/>
            <w:vAlign w:val="center"/>
          </w:tcPr>
          <w:p>
            <w:pPr>
              <w:jc w:val="center"/>
              <w:rPr>
                <w:sz w:val="21"/>
                <w:szCs w:val="21"/>
              </w:rPr>
            </w:pPr>
            <w:r>
              <w:t>AS007</w:t>
            </w:r>
          </w:p>
        </w:tc>
        <w:tc>
          <w:tcPr>
            <w:tcW w:w="1491" w:type="dxa"/>
            <w:vAlign w:val="center"/>
          </w:tcPr>
          <w:p>
            <w:pPr>
              <w:jc w:val="center"/>
              <w:rPr>
                <w:sz w:val="21"/>
                <w:szCs w:val="21"/>
              </w:rPr>
            </w:pPr>
            <w:r>
              <w:t xml:space="preserve">MC </w:t>
            </w:r>
            <w:r>
              <w:rPr>
                <w:rFonts w:hint="eastAsia"/>
                <w:lang w:eastAsia="zh-CN"/>
              </w:rPr>
              <w:t>image-output</w:t>
            </w:r>
            <w:r>
              <w:t xml:space="preserve"> status</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10</w:t>
            </w:r>
          </w:p>
        </w:tc>
        <w:tc>
          <w:tcPr>
            <w:tcW w:w="999" w:type="dxa"/>
            <w:vAlign w:val="center"/>
          </w:tcPr>
          <w:p>
            <w:pPr>
              <w:jc w:val="center"/>
              <w:rPr>
                <w:sz w:val="21"/>
                <w:szCs w:val="21"/>
              </w:rPr>
            </w:pPr>
            <w:r>
              <w:t>P2CW11~W12</w:t>
            </w:r>
          </w:p>
        </w:tc>
        <w:tc>
          <w:tcPr>
            <w:tcW w:w="1196" w:type="dxa"/>
            <w:vAlign w:val="center"/>
          </w:tcPr>
          <w:p>
            <w:pPr>
              <w:jc w:val="center"/>
              <w:rPr>
                <w:sz w:val="21"/>
                <w:szCs w:val="21"/>
              </w:rPr>
            </w:pPr>
            <w:r>
              <w:t>AS009</w:t>
            </w:r>
          </w:p>
        </w:tc>
        <w:tc>
          <w:tcPr>
            <w:tcW w:w="1491" w:type="dxa"/>
            <w:vAlign w:val="center"/>
          </w:tcPr>
          <w:p>
            <w:pPr>
              <w:jc w:val="center"/>
              <w:rPr>
                <w:sz w:val="21"/>
                <w:szCs w:val="21"/>
              </w:rPr>
            </w:pPr>
            <w:r>
              <w:t>B1 Gain_Code_SET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11</w:t>
            </w:r>
          </w:p>
        </w:tc>
        <w:tc>
          <w:tcPr>
            <w:tcW w:w="999" w:type="dxa"/>
            <w:vAlign w:val="center"/>
          </w:tcPr>
          <w:p>
            <w:pPr>
              <w:jc w:val="center"/>
              <w:rPr>
                <w:sz w:val="21"/>
                <w:szCs w:val="21"/>
              </w:rPr>
            </w:pPr>
            <w:r>
              <w:t>P2CW10</w:t>
            </w:r>
          </w:p>
        </w:tc>
        <w:tc>
          <w:tcPr>
            <w:tcW w:w="1196" w:type="dxa"/>
            <w:vAlign w:val="center"/>
          </w:tcPr>
          <w:p>
            <w:pPr>
              <w:jc w:val="center"/>
              <w:rPr>
                <w:sz w:val="21"/>
                <w:szCs w:val="21"/>
              </w:rPr>
            </w:pPr>
            <w:r>
              <w:t>AS008</w:t>
            </w:r>
          </w:p>
        </w:tc>
        <w:tc>
          <w:tcPr>
            <w:tcW w:w="1491" w:type="dxa"/>
            <w:vAlign w:val="center"/>
          </w:tcPr>
          <w:p>
            <w:pPr>
              <w:jc w:val="center"/>
              <w:rPr>
                <w:sz w:val="21"/>
                <w:szCs w:val="21"/>
              </w:rPr>
            </w:pPr>
            <w:r>
              <w:t>Received_Wrong_TC_COUNTER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12</w:t>
            </w:r>
          </w:p>
        </w:tc>
        <w:tc>
          <w:tcPr>
            <w:tcW w:w="999" w:type="dxa"/>
            <w:vAlign w:val="center"/>
          </w:tcPr>
          <w:p>
            <w:pPr>
              <w:jc w:val="center"/>
              <w:rPr>
                <w:sz w:val="21"/>
                <w:szCs w:val="21"/>
              </w:rPr>
            </w:pPr>
            <w:r>
              <w:t>P2CW13~W14</w:t>
            </w:r>
          </w:p>
        </w:tc>
        <w:tc>
          <w:tcPr>
            <w:tcW w:w="1196" w:type="dxa"/>
            <w:vAlign w:val="center"/>
          </w:tcPr>
          <w:p>
            <w:pPr>
              <w:jc w:val="center"/>
              <w:rPr>
                <w:sz w:val="21"/>
                <w:szCs w:val="21"/>
              </w:rPr>
            </w:pPr>
            <w:r>
              <w:t>AS010</w:t>
            </w:r>
          </w:p>
        </w:tc>
        <w:tc>
          <w:tcPr>
            <w:tcW w:w="1491" w:type="dxa"/>
            <w:vAlign w:val="center"/>
          </w:tcPr>
          <w:p>
            <w:pPr>
              <w:jc w:val="center"/>
              <w:rPr>
                <w:sz w:val="21"/>
                <w:szCs w:val="21"/>
              </w:rPr>
            </w:pPr>
            <w:r>
              <w:t>B2 Gain_Code_SET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13</w:t>
            </w:r>
          </w:p>
        </w:tc>
        <w:tc>
          <w:tcPr>
            <w:tcW w:w="999" w:type="dxa"/>
            <w:vAlign w:val="center"/>
          </w:tcPr>
          <w:p>
            <w:pPr>
              <w:jc w:val="center"/>
              <w:rPr>
                <w:sz w:val="21"/>
                <w:szCs w:val="21"/>
              </w:rPr>
            </w:pPr>
            <w:r>
              <w:t>P2CW15~W16</w:t>
            </w:r>
          </w:p>
        </w:tc>
        <w:tc>
          <w:tcPr>
            <w:tcW w:w="1196" w:type="dxa"/>
            <w:vAlign w:val="center"/>
          </w:tcPr>
          <w:p>
            <w:pPr>
              <w:jc w:val="center"/>
              <w:rPr>
                <w:sz w:val="21"/>
                <w:szCs w:val="21"/>
              </w:rPr>
            </w:pPr>
            <w:r>
              <w:t>AS011</w:t>
            </w:r>
          </w:p>
        </w:tc>
        <w:tc>
          <w:tcPr>
            <w:tcW w:w="1491" w:type="dxa"/>
            <w:vAlign w:val="center"/>
          </w:tcPr>
          <w:p>
            <w:pPr>
              <w:jc w:val="center"/>
              <w:rPr>
                <w:sz w:val="21"/>
                <w:szCs w:val="21"/>
              </w:rPr>
            </w:pPr>
            <w:r>
              <w:t>B3 Gain_Code_SET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14</w:t>
            </w:r>
          </w:p>
        </w:tc>
        <w:tc>
          <w:tcPr>
            <w:tcW w:w="999" w:type="dxa"/>
            <w:vAlign w:val="center"/>
          </w:tcPr>
          <w:p>
            <w:pPr>
              <w:jc w:val="center"/>
              <w:rPr>
                <w:sz w:val="21"/>
                <w:szCs w:val="21"/>
              </w:rPr>
            </w:pPr>
            <w:r>
              <w:t>P2CW17~W18</w:t>
            </w:r>
          </w:p>
        </w:tc>
        <w:tc>
          <w:tcPr>
            <w:tcW w:w="1196" w:type="dxa"/>
            <w:vAlign w:val="center"/>
          </w:tcPr>
          <w:p>
            <w:pPr>
              <w:jc w:val="center"/>
              <w:rPr>
                <w:sz w:val="21"/>
                <w:szCs w:val="21"/>
              </w:rPr>
            </w:pPr>
            <w:r>
              <w:t>AS012</w:t>
            </w:r>
          </w:p>
        </w:tc>
        <w:tc>
          <w:tcPr>
            <w:tcW w:w="1491" w:type="dxa"/>
            <w:vAlign w:val="center"/>
          </w:tcPr>
          <w:p>
            <w:pPr>
              <w:jc w:val="center"/>
              <w:rPr>
                <w:sz w:val="21"/>
                <w:szCs w:val="21"/>
              </w:rPr>
            </w:pPr>
            <w:r>
              <w:t>B4 Gain_Code_SET</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15</w:t>
            </w:r>
          </w:p>
        </w:tc>
        <w:tc>
          <w:tcPr>
            <w:tcW w:w="999" w:type="dxa"/>
            <w:vAlign w:val="center"/>
          </w:tcPr>
          <w:p>
            <w:pPr>
              <w:jc w:val="center"/>
              <w:rPr>
                <w:sz w:val="21"/>
                <w:szCs w:val="21"/>
              </w:rPr>
            </w:pPr>
            <w:r>
              <w:t>P2CW20</w:t>
            </w:r>
          </w:p>
        </w:tc>
        <w:tc>
          <w:tcPr>
            <w:tcW w:w="1196" w:type="dxa"/>
            <w:vAlign w:val="center"/>
          </w:tcPr>
          <w:p>
            <w:pPr>
              <w:jc w:val="center"/>
              <w:rPr>
                <w:sz w:val="21"/>
                <w:szCs w:val="21"/>
              </w:rPr>
            </w:pPr>
            <w:r>
              <w:t>AS014</w:t>
            </w:r>
          </w:p>
        </w:tc>
        <w:tc>
          <w:tcPr>
            <w:tcW w:w="1491" w:type="dxa"/>
            <w:vAlign w:val="center"/>
          </w:tcPr>
          <w:p>
            <w:pPr>
              <w:jc w:val="center"/>
              <w:rPr>
                <w:sz w:val="21"/>
                <w:szCs w:val="21"/>
              </w:rPr>
            </w:pPr>
            <w:r>
              <w:t>MC Integration_Time_STATUS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[1,10]</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16</w:t>
            </w:r>
          </w:p>
        </w:tc>
        <w:tc>
          <w:tcPr>
            <w:tcW w:w="999" w:type="dxa"/>
            <w:vAlign w:val="center"/>
          </w:tcPr>
          <w:p>
            <w:pPr>
              <w:jc w:val="center"/>
              <w:rPr>
                <w:sz w:val="21"/>
                <w:szCs w:val="21"/>
              </w:rPr>
            </w:pPr>
            <w:r>
              <w:t>P2CW19</w:t>
            </w:r>
          </w:p>
        </w:tc>
        <w:tc>
          <w:tcPr>
            <w:tcW w:w="1196" w:type="dxa"/>
            <w:vAlign w:val="center"/>
          </w:tcPr>
          <w:p>
            <w:pPr>
              <w:jc w:val="center"/>
              <w:rPr>
                <w:sz w:val="21"/>
                <w:szCs w:val="21"/>
              </w:rPr>
            </w:pPr>
            <w:r>
              <w:t>AS013</w:t>
            </w:r>
          </w:p>
        </w:tc>
        <w:tc>
          <w:tcPr>
            <w:tcW w:w="1491" w:type="dxa"/>
            <w:vAlign w:val="center"/>
          </w:tcPr>
          <w:p>
            <w:pPr>
              <w:jc w:val="center"/>
              <w:rPr>
                <w:sz w:val="21"/>
                <w:szCs w:val="21"/>
              </w:rPr>
            </w:pPr>
            <w:r>
              <w:t xml:space="preserve">Algorithm_ENABLE </w:t>
            </w:r>
          </w:p>
        </w:tc>
        <w:tc>
          <w:tcPr>
            <w:tcW w:w="819" w:type="dxa"/>
            <w:vAlign w:val="center"/>
          </w:tcPr>
          <w:p>
            <w:pPr>
              <w:jc w:val="center"/>
              <w:rPr>
                <w:sz w:val="21"/>
                <w:szCs w:val="21"/>
              </w:rPr>
            </w:pPr>
            <w:r>
              <w:t>%s</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17</w:t>
            </w:r>
          </w:p>
        </w:tc>
        <w:tc>
          <w:tcPr>
            <w:tcW w:w="999" w:type="dxa"/>
            <w:vAlign w:val="center"/>
          </w:tcPr>
          <w:p>
            <w:pPr>
              <w:jc w:val="center"/>
              <w:rPr>
                <w:sz w:val="21"/>
                <w:szCs w:val="21"/>
              </w:rPr>
            </w:pPr>
            <w:r>
              <w:t>P2CW21</w:t>
            </w:r>
          </w:p>
        </w:tc>
        <w:tc>
          <w:tcPr>
            <w:tcW w:w="1196" w:type="dxa"/>
            <w:vAlign w:val="center"/>
          </w:tcPr>
          <w:p>
            <w:pPr>
              <w:jc w:val="center"/>
              <w:rPr>
                <w:sz w:val="21"/>
                <w:szCs w:val="21"/>
              </w:rPr>
            </w:pPr>
            <w:r>
              <w:t>AS015</w:t>
            </w:r>
          </w:p>
        </w:tc>
        <w:tc>
          <w:tcPr>
            <w:tcW w:w="1491" w:type="dxa"/>
            <w:vAlign w:val="center"/>
          </w:tcPr>
          <w:p>
            <w:pPr>
              <w:jc w:val="center"/>
              <w:rPr>
                <w:sz w:val="21"/>
                <w:szCs w:val="21"/>
              </w:rPr>
            </w:pPr>
            <w:r>
              <w:t>MC B1 Exposure time _STATUS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[1,11]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18</w:t>
            </w:r>
          </w:p>
        </w:tc>
        <w:tc>
          <w:tcPr>
            <w:tcW w:w="999" w:type="dxa"/>
            <w:vAlign w:val="center"/>
          </w:tcPr>
          <w:p>
            <w:pPr>
              <w:jc w:val="center"/>
              <w:rPr>
                <w:sz w:val="21"/>
                <w:szCs w:val="21"/>
              </w:rPr>
            </w:pPr>
            <w:r>
              <w:t>P2CW22</w:t>
            </w:r>
          </w:p>
        </w:tc>
        <w:tc>
          <w:tcPr>
            <w:tcW w:w="1196" w:type="dxa"/>
            <w:vAlign w:val="center"/>
          </w:tcPr>
          <w:p>
            <w:pPr>
              <w:jc w:val="center"/>
              <w:rPr>
                <w:sz w:val="21"/>
                <w:szCs w:val="21"/>
              </w:rPr>
            </w:pPr>
            <w:r>
              <w:t>AS016</w:t>
            </w:r>
          </w:p>
        </w:tc>
        <w:tc>
          <w:tcPr>
            <w:tcW w:w="1491" w:type="dxa"/>
            <w:vAlign w:val="center"/>
          </w:tcPr>
          <w:p>
            <w:pPr>
              <w:jc w:val="center"/>
              <w:rPr>
                <w:sz w:val="21"/>
                <w:szCs w:val="21"/>
              </w:rPr>
            </w:pPr>
            <w:r>
              <w:t>MC B2 Exposure time _STATUS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[1,11]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19</w:t>
            </w:r>
          </w:p>
        </w:tc>
        <w:tc>
          <w:tcPr>
            <w:tcW w:w="999" w:type="dxa"/>
            <w:vAlign w:val="center"/>
          </w:tcPr>
          <w:p>
            <w:pPr>
              <w:jc w:val="center"/>
              <w:rPr>
                <w:sz w:val="21"/>
                <w:szCs w:val="21"/>
              </w:rPr>
            </w:pPr>
            <w:r>
              <w:t>P2CW23</w:t>
            </w:r>
          </w:p>
        </w:tc>
        <w:tc>
          <w:tcPr>
            <w:tcW w:w="1196" w:type="dxa"/>
            <w:vAlign w:val="center"/>
          </w:tcPr>
          <w:p>
            <w:pPr>
              <w:jc w:val="center"/>
              <w:rPr>
                <w:sz w:val="21"/>
                <w:szCs w:val="21"/>
              </w:rPr>
            </w:pPr>
            <w:r>
              <w:t>AS017</w:t>
            </w:r>
          </w:p>
        </w:tc>
        <w:tc>
          <w:tcPr>
            <w:tcW w:w="1491" w:type="dxa"/>
            <w:vAlign w:val="center"/>
          </w:tcPr>
          <w:p>
            <w:pPr>
              <w:jc w:val="center"/>
              <w:rPr>
                <w:sz w:val="21"/>
                <w:szCs w:val="21"/>
              </w:rPr>
            </w:pPr>
            <w:r>
              <w:t>MC B3 Exposure time _STATUS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[1,11]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20</w:t>
            </w:r>
          </w:p>
        </w:tc>
        <w:tc>
          <w:tcPr>
            <w:tcW w:w="999" w:type="dxa"/>
            <w:vAlign w:val="center"/>
          </w:tcPr>
          <w:p>
            <w:pPr>
              <w:jc w:val="center"/>
              <w:rPr>
                <w:sz w:val="21"/>
                <w:szCs w:val="21"/>
              </w:rPr>
            </w:pPr>
            <w:r>
              <w:t>P2CW24</w:t>
            </w:r>
          </w:p>
        </w:tc>
        <w:tc>
          <w:tcPr>
            <w:tcW w:w="1196" w:type="dxa"/>
            <w:vAlign w:val="center"/>
          </w:tcPr>
          <w:p>
            <w:pPr>
              <w:jc w:val="center"/>
              <w:rPr>
                <w:sz w:val="21"/>
                <w:szCs w:val="21"/>
              </w:rPr>
            </w:pPr>
            <w:r>
              <w:t>AS018</w:t>
            </w:r>
          </w:p>
        </w:tc>
        <w:tc>
          <w:tcPr>
            <w:tcW w:w="1491" w:type="dxa"/>
            <w:vAlign w:val="center"/>
          </w:tcPr>
          <w:p>
            <w:pPr>
              <w:jc w:val="center"/>
              <w:rPr>
                <w:sz w:val="21"/>
                <w:szCs w:val="21"/>
              </w:rPr>
            </w:pPr>
            <w:r>
              <w:t>MC B4 Exposure time _STATUS</w:t>
            </w:r>
          </w:p>
        </w:tc>
        <w:tc>
          <w:tcPr>
            <w:tcW w:w="819" w:type="dxa"/>
            <w:vAlign w:val="center"/>
          </w:tcPr>
          <w:p>
            <w:pPr>
              <w:jc w:val="center"/>
              <w:rPr>
                <w:sz w:val="21"/>
                <w:szCs w:val="21"/>
              </w:rPr>
            </w:pPr>
            <w:r>
              <w:t>%X</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[1,11]</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21</w:t>
            </w:r>
          </w:p>
        </w:tc>
        <w:tc>
          <w:tcPr>
            <w:tcW w:w="999" w:type="dxa"/>
            <w:vAlign w:val="center"/>
          </w:tcPr>
          <w:p>
            <w:pPr>
              <w:jc w:val="center"/>
              <w:rPr>
                <w:sz w:val="21"/>
                <w:szCs w:val="21"/>
              </w:rPr>
            </w:pPr>
            <w:r>
              <w:t>P2CW25</w:t>
            </w:r>
          </w:p>
        </w:tc>
        <w:tc>
          <w:tcPr>
            <w:tcW w:w="1196" w:type="dxa"/>
            <w:vAlign w:val="center"/>
          </w:tcPr>
          <w:p>
            <w:pPr>
              <w:jc w:val="center"/>
              <w:rPr>
                <w:sz w:val="21"/>
                <w:szCs w:val="21"/>
              </w:rPr>
            </w:pPr>
            <w:r>
              <w:t>AS019</w:t>
            </w:r>
          </w:p>
        </w:tc>
        <w:tc>
          <w:tcPr>
            <w:tcW w:w="1491" w:type="dxa"/>
            <w:vAlign w:val="center"/>
          </w:tcPr>
          <w:p>
            <w:pPr>
              <w:jc w:val="center"/>
              <w:rPr>
                <w:sz w:val="21"/>
                <w:szCs w:val="21"/>
              </w:rPr>
            </w:pPr>
            <w:r>
              <w:t>MC reset CANA 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22</w:t>
            </w:r>
          </w:p>
        </w:tc>
        <w:tc>
          <w:tcPr>
            <w:tcW w:w="999" w:type="dxa"/>
            <w:vAlign w:val="center"/>
          </w:tcPr>
          <w:p>
            <w:pPr>
              <w:jc w:val="center"/>
              <w:rPr>
                <w:sz w:val="21"/>
                <w:szCs w:val="21"/>
              </w:rPr>
            </w:pPr>
            <w:r>
              <w:t>P2CW26</w:t>
            </w:r>
          </w:p>
        </w:tc>
        <w:tc>
          <w:tcPr>
            <w:tcW w:w="1196" w:type="dxa"/>
            <w:vAlign w:val="center"/>
          </w:tcPr>
          <w:p>
            <w:pPr>
              <w:jc w:val="center"/>
              <w:rPr>
                <w:sz w:val="21"/>
                <w:szCs w:val="21"/>
              </w:rPr>
            </w:pPr>
            <w:r>
              <w:t>AS020</w:t>
            </w:r>
          </w:p>
        </w:tc>
        <w:tc>
          <w:tcPr>
            <w:tcW w:w="1491" w:type="dxa"/>
            <w:vAlign w:val="center"/>
          </w:tcPr>
          <w:p>
            <w:pPr>
              <w:jc w:val="center"/>
              <w:rPr>
                <w:sz w:val="21"/>
                <w:szCs w:val="21"/>
              </w:rPr>
            </w:pPr>
            <w:r>
              <w:t>MC reset CANB counter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r>
              <w:t>[0,255]</w:t>
            </w:r>
          </w:p>
        </w:tc>
        <w:tc>
          <w:tcPr>
            <w:tcW w:w="1611" w:type="dxa"/>
            <w:vAlign w:val="center"/>
          </w:tcPr>
          <w:p>
            <w:pPr>
              <w:jc w:val="center"/>
              <w:rPr>
                <w:sz w:val="21"/>
                <w:szCs w:val="21"/>
              </w:rPr>
            </w:pPr>
            <w:r>
              <w:t>/</w:t>
            </w:r>
          </w:p>
        </w:tc>
        <w:tc>
          <w:tcPr>
            <w:tcW w:w="1120" w:type="dxa"/>
            <w:vAlign w:val="center"/>
          </w:tcPr>
          <w:p>
            <w:pPr>
              <w:jc w:val="center"/>
              <w:rPr>
                <w:sz w:val="2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50" w:type="dxa"/>
            <w:vAlign w:val="center"/>
          </w:tcPr>
          <w:p>
            <w:pPr>
              <w:jc w:val="center"/>
              <w:rPr>
                <w:sz w:val="21"/>
                <w:szCs w:val="21"/>
              </w:rPr>
            </w:pPr>
            <w:r>
              <w:t>23</w:t>
            </w:r>
          </w:p>
        </w:tc>
        <w:tc>
          <w:tcPr>
            <w:tcW w:w="999" w:type="dxa"/>
            <w:vAlign w:val="center"/>
          </w:tcPr>
          <w:p>
            <w:pPr>
              <w:jc w:val="center"/>
              <w:rPr>
                <w:sz w:val="21"/>
                <w:szCs w:val="21"/>
              </w:rPr>
            </w:pPr>
            <w:r>
              <w:t>P2CW27~W28</w:t>
            </w:r>
          </w:p>
        </w:tc>
        <w:tc>
          <w:tcPr>
            <w:tcW w:w="1196" w:type="dxa"/>
            <w:vAlign w:val="center"/>
          </w:tcPr>
          <w:p>
            <w:pPr>
              <w:jc w:val="center"/>
              <w:rPr>
                <w:sz w:val="21"/>
                <w:szCs w:val="21"/>
              </w:rPr>
            </w:pPr>
            <w:r>
              <w:t>AS021</w:t>
            </w:r>
          </w:p>
        </w:tc>
        <w:tc>
          <w:tcPr>
            <w:tcW w:w="1491" w:type="dxa"/>
            <w:vAlign w:val="center"/>
          </w:tcPr>
          <w:p>
            <w:pPr>
              <w:jc w:val="center"/>
              <w:rPr>
                <w:sz w:val="21"/>
                <w:szCs w:val="21"/>
              </w:rPr>
            </w:pPr>
            <w:r>
              <w:t>Reserved TM Parameter</w:t>
            </w:r>
          </w:p>
        </w:tc>
        <w:tc>
          <w:tcPr>
            <w:tcW w:w="819" w:type="dxa"/>
            <w:vAlign w:val="center"/>
          </w:tcPr>
          <w:p>
            <w:pPr>
              <w:jc w:val="center"/>
              <w:rPr>
                <w:sz w:val="21"/>
                <w:szCs w:val="21"/>
              </w:rPr>
            </w:pPr>
            <w:r>
              <w:t>%u</w:t>
            </w:r>
          </w:p>
        </w:tc>
        <w:tc>
          <w:tcPr>
            <w:tcW w:w="1092" w:type="dxa"/>
            <w:vAlign w:val="center"/>
          </w:tcPr>
          <w:p>
            <w:pPr>
              <w:jc w:val="center"/>
              <w:rPr>
                <w:sz w:val="21"/>
                <w:szCs w:val="21"/>
              </w:rPr>
            </w:pPr>
            <w:r>
              <w:t>Func0001</w:t>
            </w:r>
          </w:p>
        </w:tc>
        <w:tc>
          <w:tcPr>
            <w:tcW w:w="1229" w:type="dxa"/>
            <w:vAlign w:val="center"/>
          </w:tcPr>
          <w:p>
            <w:pPr>
              <w:jc w:val="center"/>
              <w:rPr>
                <w:sz w:val="21"/>
                <w:szCs w:val="21"/>
              </w:rPr>
            </w:pPr>
            <w:r>
              <w:t>/</w:t>
            </w:r>
          </w:p>
        </w:tc>
        <w:tc>
          <w:tcPr>
            <w:tcW w:w="1125" w:type="dxa"/>
            <w:vAlign w:val="center"/>
          </w:tcPr>
          <w:p>
            <w:pPr>
              <w:jc w:val="center"/>
              <w:rPr>
                <w:sz w:val="21"/>
                <w:szCs w:val="21"/>
              </w:rPr>
            </w:pPr>
            <w:r>
              <w:t>unsigned int</w:t>
            </w:r>
          </w:p>
        </w:tc>
        <w:tc>
          <w:tcPr>
            <w:tcW w:w="776" w:type="dxa"/>
            <w:vAlign w:val="center"/>
          </w:tcPr>
          <w:p>
            <w:pPr>
              <w:jc w:val="center"/>
              <w:rPr>
                <w:sz w:val="21"/>
                <w:szCs w:val="21"/>
              </w:rPr>
            </w:pPr>
            <w:r>
              <w:t>/</w:t>
            </w:r>
          </w:p>
        </w:tc>
        <w:tc>
          <w:tcPr>
            <w:tcW w:w="1546" w:type="dxa"/>
            <w:vAlign w:val="center"/>
          </w:tcPr>
          <w:p>
            <w:pPr>
              <w:jc w:val="center"/>
              <w:rPr>
                <w:sz w:val="21"/>
                <w:szCs w:val="21"/>
              </w:rPr>
            </w:pPr>
          </w:p>
        </w:tc>
        <w:tc>
          <w:tcPr>
            <w:tcW w:w="1611" w:type="dxa"/>
            <w:vAlign w:val="center"/>
          </w:tcPr>
          <w:p>
            <w:pPr>
              <w:jc w:val="center"/>
              <w:rPr>
                <w:sz w:val="21"/>
                <w:szCs w:val="21"/>
              </w:rPr>
            </w:pPr>
            <w:r>
              <w:t>/</w:t>
            </w:r>
          </w:p>
        </w:tc>
        <w:tc>
          <w:tcPr>
            <w:tcW w:w="1120" w:type="dxa"/>
            <w:vAlign w:val="center"/>
          </w:tcPr>
          <w:p>
            <w:pPr>
              <w:jc w:val="center"/>
              <w:rPr>
                <w:sz w:val="21"/>
                <w:szCs w:val="21"/>
              </w:rPr>
            </w:pPr>
          </w:p>
        </w:tc>
      </w:tr>
    </w:tbl>
    <w:p/>
    <w:bookmarkEnd w:id="56"/>
    <w:bookmarkEnd w:id="57"/>
    <w:p>
      <w:pPr>
        <w:pStyle w:val="2"/>
        <w:sectPr>
          <w:headerReference r:id="rId11" w:type="default"/>
          <w:footerReference r:id="rId12" w:type="default"/>
          <w:pgSz w:w="16840" w:h="11907" w:orient="landscape"/>
          <w:pgMar w:top="1979" w:right="1134" w:bottom="567" w:left="2268" w:header="851" w:footer="1814" w:gutter="0"/>
          <w:cols w:space="425" w:num="1"/>
          <w:docGrid w:linePitch="380" w:charSpace="1852"/>
        </w:sectPr>
      </w:pPr>
    </w:p>
    <w:p/>
    <w:p>
      <w:pPr>
        <w:pStyle w:val="2"/>
        <w:numPr>
          <w:ilvl w:val="0"/>
          <w:numId w:val="0"/>
        </w:numPr>
      </w:pPr>
      <w:bookmarkStart w:id="99" w:name="_Toc2865869"/>
      <w:bookmarkStart w:id="100" w:name="_Toc6429"/>
      <w:r>
        <w:rPr>
          <w:rFonts w:hint="eastAsia"/>
          <w:lang w:eastAsia="zh-CN"/>
        </w:rPr>
        <w:t xml:space="preserve">Appendix </w:t>
      </w:r>
      <w:bookmarkEnd w:id="99"/>
      <w:r>
        <w:rPr>
          <w:rFonts w:hint="eastAsia"/>
          <w:lang w:eastAsia="zh-CN"/>
        </w:rPr>
        <w:t>Formula Description</w:t>
      </w:r>
      <w:bookmarkEnd w:id="100"/>
    </w:p>
    <w:p>
      <w:pPr>
        <w:pStyle w:val="4"/>
        <w:numPr>
          <w:ilvl w:val="1"/>
          <w:numId w:val="45"/>
        </w:numPr>
        <w:adjustRightInd/>
        <w:spacing w:beforeLines="50" w:afterLines="50" w:line="240" w:lineRule="auto"/>
        <w:jc w:val="both"/>
      </w:pPr>
      <w:bookmarkStart w:id="101" w:name="_Toc17477"/>
      <w:r>
        <w:rPr>
          <w:rFonts w:hint="eastAsia"/>
          <w:lang w:eastAsia="zh-CN"/>
        </w:rPr>
        <w:t>Direct reading</w:t>
      </w:r>
      <w:bookmarkEnd w:id="101"/>
    </w:p>
    <w:p>
      <w:pPr>
        <w:spacing w:line="360" w:lineRule="auto"/>
        <w:ind w:firstLine="480" w:firstLineChars="200"/>
        <w:rPr>
          <w:lang w:val="zh-CN"/>
        </w:rPr>
      </w:pPr>
      <w:r>
        <w:rPr>
          <w:rFonts w:hint="eastAsia"/>
          <w:lang w:val="zh-CN"/>
        </w:rPr>
        <w:t>Unsigned Integer：</w:t>
      </w:r>
      <w:r>
        <w:rPr>
          <w:lang w:val="zh-CN"/>
        </w:rPr>
        <w:t>Func0001</w:t>
      </w:r>
      <w:r>
        <w:rPr>
          <w:rFonts w:hint="eastAsia"/>
          <w:lang w:val="zh-CN"/>
        </w:rPr>
        <w:t>；</w:t>
      </w:r>
    </w:p>
    <w:p>
      <w:pPr>
        <w:spacing w:line="360" w:lineRule="auto"/>
        <w:ind w:firstLine="480" w:firstLineChars="200"/>
        <w:rPr>
          <w:lang w:val="zh-CN"/>
        </w:rPr>
      </w:pPr>
      <w:r>
        <w:rPr>
          <w:rFonts w:hint="eastAsia"/>
          <w:lang w:val="zh-CN"/>
        </w:rPr>
        <w:t>Complement Integer：</w:t>
      </w:r>
      <w:r>
        <w:rPr>
          <w:lang w:val="zh-CN"/>
        </w:rPr>
        <w:t>Func0002</w:t>
      </w:r>
      <w:r>
        <w:rPr>
          <w:rFonts w:hint="eastAsia"/>
          <w:lang w:val="zh-CN"/>
        </w:rPr>
        <w:t>；</w:t>
      </w:r>
    </w:p>
    <w:p>
      <w:pPr>
        <w:spacing w:line="360" w:lineRule="auto"/>
        <w:ind w:firstLine="480" w:firstLineChars="200"/>
        <w:rPr>
          <w:lang w:val="zh-CN"/>
        </w:rPr>
      </w:pPr>
      <w:r>
        <w:rPr>
          <w:lang w:val="zh-CN"/>
        </w:rPr>
        <w:t>S</w:t>
      </w:r>
      <w:r>
        <w:rPr>
          <w:rFonts w:hint="eastAsia"/>
          <w:lang w:val="zh-CN"/>
        </w:rPr>
        <w:t>ingle-precision floating-point number：</w:t>
      </w:r>
      <w:r>
        <w:rPr>
          <w:lang w:val="zh-CN"/>
        </w:rPr>
        <w:t>Func0003</w:t>
      </w:r>
      <w:r>
        <w:rPr>
          <w:rFonts w:hint="eastAsia"/>
          <w:lang w:val="zh-CN"/>
        </w:rPr>
        <w:t>；</w:t>
      </w:r>
    </w:p>
    <w:p>
      <w:pPr>
        <w:spacing w:line="360" w:lineRule="auto"/>
        <w:ind w:firstLine="480" w:firstLineChars="200"/>
        <w:rPr>
          <w:lang w:val="zh-CN"/>
        </w:rPr>
      </w:pPr>
      <w:r>
        <w:rPr>
          <w:rFonts w:hint="eastAsia"/>
          <w:lang w:val="zh-CN"/>
        </w:rPr>
        <w:t>Double-precision floating-point number：</w:t>
      </w:r>
      <w:r>
        <w:rPr>
          <w:lang w:val="zh-CN"/>
        </w:rPr>
        <w:t>Func0004</w:t>
      </w:r>
      <w:r>
        <w:rPr>
          <w:rFonts w:hint="eastAsia"/>
          <w:lang w:val="zh-CN"/>
        </w:rPr>
        <w:t>；</w:t>
      </w:r>
    </w:p>
    <w:p>
      <w:pPr>
        <w:pStyle w:val="4"/>
        <w:numPr>
          <w:ilvl w:val="1"/>
          <w:numId w:val="45"/>
        </w:numPr>
        <w:adjustRightInd/>
        <w:spacing w:beforeLines="50" w:afterLines="50" w:line="240" w:lineRule="auto"/>
        <w:jc w:val="both"/>
      </w:pPr>
      <w:bookmarkStart w:id="102" w:name="_Toc22259"/>
      <w:r>
        <w:rPr>
          <w:rFonts w:hint="eastAsia"/>
          <w:lang w:eastAsia="zh-CN"/>
        </w:rPr>
        <w:t>Additive</w:t>
      </w:r>
      <w:bookmarkEnd w:id="102"/>
    </w:p>
    <w:p>
      <w:pPr>
        <w:spacing w:line="360" w:lineRule="auto"/>
        <w:ind w:firstLine="480" w:firstLineChars="200"/>
        <w:rPr>
          <w:lang w:val="zh-CN"/>
        </w:rPr>
      </w:pPr>
      <w:r>
        <w:rPr>
          <w:rFonts w:hint="eastAsia"/>
          <w:lang w:val="zh-CN"/>
        </w:rPr>
        <w:tab/>
      </w:r>
      <w:bookmarkStart w:id="103" w:name="FuncAdd"/>
      <w:r>
        <w:rPr>
          <w:rFonts w:hint="eastAsia"/>
          <w:lang w:val="zh-CN"/>
        </w:rPr>
        <w:t>Code Name：</w:t>
      </w:r>
      <w:bookmarkEnd w:id="103"/>
      <w:r>
        <w:rPr>
          <w:lang w:val="zh-CN"/>
        </w:rPr>
        <w:t>Func0005</w:t>
      </w:r>
    </w:p>
    <w:p>
      <w:pPr>
        <w:pStyle w:val="4"/>
        <w:numPr>
          <w:ilvl w:val="1"/>
          <w:numId w:val="45"/>
        </w:numPr>
        <w:adjustRightInd/>
        <w:spacing w:beforeLines="50" w:afterLines="50" w:line="240" w:lineRule="auto"/>
        <w:jc w:val="both"/>
      </w:pPr>
      <w:bookmarkStart w:id="104" w:name="_Toc15974"/>
      <w:r>
        <w:rPr>
          <w:rFonts w:hint="eastAsia"/>
          <w:lang w:eastAsia="zh-CN"/>
        </w:rPr>
        <w:t>Subtra</w:t>
      </w:r>
      <w:r>
        <w:rPr>
          <w:rFonts w:hint="eastAsia"/>
          <w:lang w:val="en-US" w:eastAsia="zh-CN"/>
        </w:rPr>
        <w:t>c</w:t>
      </w:r>
      <w:r>
        <w:rPr>
          <w:rFonts w:hint="eastAsia"/>
          <w:lang w:eastAsia="zh-CN"/>
        </w:rPr>
        <w:t>tion</w:t>
      </w:r>
      <w:bookmarkEnd w:id="104"/>
    </w:p>
    <w:p>
      <w:pPr>
        <w:spacing w:line="360" w:lineRule="auto"/>
        <w:ind w:left="360" w:firstLine="480" w:firstLineChars="200"/>
        <w:rPr>
          <w:lang w:val="zh-CN"/>
        </w:rPr>
      </w:pPr>
      <w:bookmarkStart w:id="105" w:name="FuncSubtract"/>
      <w:r>
        <w:rPr>
          <w:rFonts w:hint="eastAsia"/>
          <w:lang w:val="zh-CN"/>
        </w:rPr>
        <w:t>Code Name：</w:t>
      </w:r>
      <w:bookmarkEnd w:id="105"/>
      <w:r>
        <w:rPr>
          <w:lang w:val="zh-CN"/>
        </w:rPr>
        <w:t>Func0006</w:t>
      </w:r>
    </w:p>
    <w:p>
      <w:pPr>
        <w:pStyle w:val="4"/>
        <w:numPr>
          <w:ilvl w:val="1"/>
          <w:numId w:val="45"/>
        </w:numPr>
        <w:adjustRightInd/>
        <w:spacing w:beforeLines="50" w:afterLines="50" w:line="240" w:lineRule="auto"/>
        <w:jc w:val="both"/>
      </w:pPr>
      <w:bookmarkStart w:id="106" w:name="_Toc21959"/>
      <w:r>
        <w:rPr>
          <w:rFonts w:hint="eastAsia"/>
          <w:lang w:eastAsia="zh-CN"/>
        </w:rPr>
        <w:t>Multiplication</w:t>
      </w:r>
      <w:bookmarkEnd w:id="106"/>
    </w:p>
    <w:p>
      <w:pPr>
        <w:spacing w:line="360" w:lineRule="auto"/>
        <w:ind w:firstLine="480" w:firstLineChars="200"/>
        <w:rPr>
          <w:lang w:val="zh-CN"/>
        </w:rPr>
      </w:pPr>
      <w:r>
        <w:rPr>
          <w:rFonts w:hint="eastAsia"/>
          <w:lang w:val="zh-CN"/>
        </w:rPr>
        <w:tab/>
      </w:r>
      <w:bookmarkStart w:id="107" w:name="FuncMultiply"/>
      <w:r>
        <w:rPr>
          <w:rFonts w:hint="eastAsia"/>
          <w:lang w:val="zh-CN"/>
        </w:rPr>
        <w:t>Code Name：</w:t>
      </w:r>
      <w:bookmarkEnd w:id="107"/>
      <w:r>
        <w:rPr>
          <w:lang w:val="zh-CN"/>
        </w:rPr>
        <w:t>Func0007</w:t>
      </w:r>
    </w:p>
    <w:p>
      <w:pPr>
        <w:pStyle w:val="4"/>
        <w:numPr>
          <w:ilvl w:val="1"/>
          <w:numId w:val="45"/>
        </w:numPr>
        <w:adjustRightInd/>
        <w:spacing w:beforeLines="50" w:afterLines="50" w:line="240" w:lineRule="auto"/>
        <w:jc w:val="both"/>
      </w:pPr>
      <w:bookmarkStart w:id="108" w:name="_Toc25068"/>
      <w:r>
        <w:rPr>
          <w:rFonts w:hint="eastAsia"/>
          <w:lang w:eastAsia="zh-CN"/>
        </w:rPr>
        <w:t>Division</w:t>
      </w:r>
      <w:bookmarkEnd w:id="108"/>
    </w:p>
    <w:p>
      <w:pPr>
        <w:spacing w:line="360" w:lineRule="auto"/>
        <w:ind w:firstLine="480" w:firstLineChars="200"/>
        <w:rPr>
          <w:lang w:val="zh-CN"/>
        </w:rPr>
      </w:pPr>
      <w:r>
        <w:rPr>
          <w:rFonts w:hint="eastAsia"/>
          <w:lang w:val="zh-CN"/>
        </w:rPr>
        <w:tab/>
      </w:r>
      <w:bookmarkStart w:id="109" w:name="FuncDivide"/>
      <w:r>
        <w:rPr>
          <w:rFonts w:hint="eastAsia"/>
          <w:lang w:val="zh-CN"/>
        </w:rPr>
        <w:t>Code Name：</w:t>
      </w:r>
      <w:bookmarkEnd w:id="109"/>
      <w:r>
        <w:rPr>
          <w:lang w:val="zh-CN"/>
        </w:rPr>
        <w:t>Func0008</w:t>
      </w:r>
    </w:p>
    <w:p>
      <w:pPr>
        <w:pStyle w:val="4"/>
        <w:numPr>
          <w:ilvl w:val="1"/>
          <w:numId w:val="45"/>
        </w:numPr>
        <w:adjustRightInd/>
        <w:spacing w:beforeLines="50" w:afterLines="50" w:line="240" w:lineRule="auto"/>
        <w:jc w:val="both"/>
      </w:pPr>
      <w:bookmarkStart w:id="110" w:name="_Toc21588"/>
      <w:r>
        <w:rPr>
          <w:rFonts w:hint="eastAsia"/>
          <w:lang w:eastAsia="zh-CN"/>
        </w:rPr>
        <w:t>Remainder</w:t>
      </w:r>
      <w:bookmarkEnd w:id="110"/>
    </w:p>
    <w:p>
      <w:pPr>
        <w:spacing w:line="360" w:lineRule="auto"/>
        <w:ind w:firstLine="480" w:firstLineChars="200"/>
        <w:rPr>
          <w:lang w:val="zh-CN"/>
        </w:rPr>
      </w:pPr>
      <w:r>
        <w:rPr>
          <w:rFonts w:hint="eastAsia"/>
          <w:lang w:val="zh-CN"/>
        </w:rPr>
        <w:tab/>
      </w:r>
      <w:bookmarkStart w:id="111" w:name="FuncMod"/>
      <w:r>
        <w:rPr>
          <w:rFonts w:hint="eastAsia"/>
          <w:lang w:val="zh-CN"/>
        </w:rPr>
        <w:t>Code Name：</w:t>
      </w:r>
      <w:bookmarkEnd w:id="111"/>
      <w:r>
        <w:rPr>
          <w:lang w:val="zh-CN"/>
        </w:rPr>
        <w:t>Func0009</w:t>
      </w:r>
    </w:p>
    <w:p>
      <w:pPr>
        <w:pStyle w:val="4"/>
        <w:numPr>
          <w:ilvl w:val="1"/>
          <w:numId w:val="45"/>
        </w:numPr>
        <w:adjustRightInd/>
        <w:spacing w:beforeLines="50" w:afterLines="50" w:line="240" w:lineRule="auto"/>
        <w:jc w:val="both"/>
      </w:pPr>
      <w:bookmarkStart w:id="112" w:name="_Toc20352"/>
      <w:r>
        <w:rPr>
          <w:rFonts w:hint="eastAsia"/>
          <w:lang w:eastAsia="zh-CN"/>
        </w:rPr>
        <w:t>Linear processing</w:t>
      </w:r>
      <w:bookmarkEnd w:id="112"/>
    </w:p>
    <w:p>
      <w:pPr>
        <w:spacing w:line="360" w:lineRule="auto"/>
        <w:ind w:firstLine="480" w:firstLineChars="200"/>
        <w:rPr>
          <w:lang w:val="zh-CN"/>
        </w:rPr>
      </w:pPr>
      <w:r>
        <w:rPr>
          <w:rFonts w:hint="eastAsia"/>
          <w:lang w:val="zh-CN"/>
        </w:rPr>
        <w:t>Function：</w:t>
      </w:r>
    </w:p>
    <w:p>
      <w:pPr>
        <w:spacing w:line="360" w:lineRule="auto"/>
        <w:ind w:left="360" w:firstLine="480" w:firstLineChars="200"/>
        <w:rPr>
          <w:lang w:val="zh-CN"/>
        </w:rPr>
      </w:pPr>
      <w:r>
        <w:rPr>
          <w:rFonts w:hint="eastAsia"/>
          <w:lang w:val="zh-CN"/>
        </w:rPr>
        <w:t>tm = k1 * raw data + b</w:t>
      </w:r>
    </w:p>
    <w:p>
      <w:pPr>
        <w:spacing w:line="360" w:lineRule="auto"/>
        <w:ind w:firstLine="480" w:firstLineChars="200"/>
        <w:rPr>
          <w:lang w:val="zh-CN"/>
        </w:rPr>
      </w:pPr>
      <w:r>
        <w:rPr>
          <w:rFonts w:hint="eastAsia"/>
          <w:lang w:val="zh-CN"/>
        </w:rPr>
        <w:t>Code Name：</w:t>
      </w:r>
    </w:p>
    <w:p>
      <w:pPr>
        <w:spacing w:line="360" w:lineRule="auto"/>
        <w:ind w:left="360" w:firstLine="480" w:firstLineChars="200"/>
        <w:rPr>
          <w:lang w:val="zh-CN"/>
        </w:rPr>
      </w:pPr>
      <w:r>
        <w:rPr>
          <w:lang w:val="zh-CN"/>
        </w:rPr>
        <w:t>Func0010</w:t>
      </w:r>
    </w:p>
    <w:p>
      <w:pPr>
        <w:pStyle w:val="4"/>
        <w:numPr>
          <w:ilvl w:val="1"/>
          <w:numId w:val="45"/>
        </w:numPr>
        <w:adjustRightInd/>
        <w:spacing w:beforeLines="50" w:afterLines="50" w:line="240" w:lineRule="auto"/>
        <w:jc w:val="both"/>
      </w:pPr>
      <w:bookmarkStart w:id="113" w:name="_Toc25085"/>
      <w:r>
        <w:rPr>
          <w:rFonts w:hint="eastAsia"/>
          <w:lang w:eastAsia="zh-CN"/>
        </w:rPr>
        <w:t>Temperature Processing</w:t>
      </w:r>
      <w:bookmarkEnd w:id="113"/>
    </w:p>
    <w:p>
      <w:pPr>
        <w:jc w:val="center"/>
        <w:rPr>
          <w:lang w:val="zh-CN"/>
        </w:rPr>
      </w:pPr>
    </w:p>
    <w:p>
      <w:pPr>
        <w:pStyle w:val="5"/>
        <w:numPr>
          <w:ilvl w:val="2"/>
          <w:numId w:val="45"/>
        </w:numPr>
        <w:adjustRightInd/>
        <w:spacing w:beforeLines="50" w:afterLines="50" w:line="240" w:lineRule="auto"/>
        <w:jc w:val="both"/>
      </w:pPr>
      <w:bookmarkStart w:id="114" w:name="_Toc27892"/>
      <w:r>
        <w:rPr>
          <w:rFonts w:hint="eastAsia"/>
          <w:lang w:eastAsia="zh-CN"/>
        </w:rPr>
        <w:t>Temperature Processing I</w:t>
      </w:r>
      <w:bookmarkEnd w:id="114"/>
    </w:p>
    <w:p>
      <w:pPr>
        <w:spacing w:line="360" w:lineRule="auto"/>
        <w:ind w:firstLine="420"/>
        <w:rPr>
          <w:lang w:val="zh-CN"/>
        </w:rPr>
      </w:pPr>
      <w:r>
        <w:rPr>
          <w:rFonts w:hint="eastAsia"/>
          <w:lang w:val="zh-CN"/>
        </w:rPr>
        <w:t>Function：</w:t>
      </w:r>
    </w:p>
    <w:p>
      <w:pPr>
        <w:spacing w:line="360" w:lineRule="auto"/>
        <w:jc w:val="center"/>
      </w:pPr>
      <w:r>
        <w:rPr>
          <w:color w:val="000000"/>
          <w:position w:val="-6"/>
        </w:rPr>
        <w:object>
          <v:shape id="_x0000_i1025" o:spt="75" type="#_x0000_t75" style="height:14.95pt;width:120.9pt;" o:ole="t" filled="f" o:preferrelative="t" stroked="f" coordsize="21600,21600">
            <v:path/>
            <v:fill on="f" focussize="0,0"/>
            <v:stroke on="f" joinstyle="miter"/>
            <v:imagedata r:id="rId15" o:title=""/>
            <o:lock v:ext="edit" aspectratio="t"/>
            <w10:wrap type="none"/>
            <w10:anchorlock/>
          </v:shape>
          <o:OLEObject Type="Embed" ProgID="Equation.3" ShapeID="_x0000_i1025" DrawAspect="Content" ObjectID="_1468075725" r:id="rId14">
            <o:LockedField>false</o:LockedField>
          </o:OLEObject>
        </w:object>
      </w:r>
    </w:p>
    <w:p>
      <w:pPr>
        <w:spacing w:line="360" w:lineRule="auto"/>
        <w:ind w:firstLine="420"/>
        <w:rPr>
          <w:lang w:val="zh-CN"/>
        </w:rPr>
      </w:pPr>
      <w:r>
        <w:rPr>
          <w:rFonts w:hint="eastAsia"/>
          <w:i/>
          <w:lang w:val="zh-CN"/>
        </w:rPr>
        <w:t>R</w:t>
      </w:r>
      <w:r>
        <w:rPr>
          <w:rFonts w:hint="eastAsia"/>
          <w:lang w:val="zh-CN"/>
        </w:rPr>
        <w:t>=</w:t>
      </w:r>
      <w:r>
        <w:rPr>
          <w:rFonts w:hint="eastAsia"/>
          <w:i/>
          <w:lang w:val="zh-CN"/>
        </w:rPr>
        <w:t>Rt</w:t>
      </w:r>
      <w:r>
        <w:rPr>
          <w:rFonts w:hint="eastAsia"/>
          <w:lang w:val="zh-CN"/>
        </w:rPr>
        <w:t>,</w:t>
      </w:r>
    </w:p>
    <w:p>
      <w:pPr>
        <w:spacing w:line="360" w:lineRule="auto"/>
        <w:ind w:left="420"/>
        <w:jc w:val="center"/>
      </w:pPr>
      <w:r>
        <w:drawing>
          <wp:inline distT="0" distB="0" distL="0" distR="0">
            <wp:extent cx="1616075" cy="266065"/>
            <wp:effectExtent l="0" t="0" r="0" b="635"/>
            <wp:docPr id="2" name="图片 2" descr="帆板公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帆板公式"/>
                    <pic:cNvPicPr>
                      <a:picLocks noChangeAspect="1" noChangeArrowheads="1"/>
                    </pic:cNvPicPr>
                  </pic:nvPicPr>
                  <pic:blipFill>
                    <a:blip r:embed="rId16">
                      <a:extLst>
                        <a:ext uri="{28A0092B-C50C-407E-A947-70E740481C1C}">
                          <a14:useLocalDpi xmlns:a14="http://schemas.microsoft.com/office/drawing/2010/main" val="0"/>
                        </a:ext>
                      </a:extLst>
                    </a:blip>
                    <a:srcRect r="-3804"/>
                    <a:stretch>
                      <a:fillRect/>
                    </a:stretch>
                  </pic:blipFill>
                  <pic:spPr>
                    <a:xfrm>
                      <a:off x="0" y="0"/>
                      <a:ext cx="1616075" cy="266065"/>
                    </a:xfrm>
                    <a:prstGeom prst="rect">
                      <a:avLst/>
                    </a:prstGeom>
                    <a:noFill/>
                    <a:ln>
                      <a:noFill/>
                    </a:ln>
                  </pic:spPr>
                </pic:pic>
              </a:graphicData>
            </a:graphic>
          </wp:inline>
        </w:drawing>
      </w:r>
    </w:p>
    <w:p>
      <w:pPr>
        <w:spacing w:line="360" w:lineRule="auto"/>
        <w:ind w:firstLine="420"/>
      </w:pPr>
      <w:r>
        <w:rPr>
          <w:rFonts w:hint="eastAsia"/>
        </w:rPr>
        <w:t>Code Name：</w:t>
      </w:r>
    </w:p>
    <w:p>
      <w:pPr>
        <w:spacing w:line="360" w:lineRule="auto"/>
        <w:ind w:firstLine="420"/>
        <w:rPr>
          <w:lang w:val="zh-CN"/>
        </w:rPr>
      </w:pPr>
      <w:r>
        <w:rPr>
          <w:rFonts w:hint="eastAsia"/>
        </w:rPr>
        <w:tab/>
      </w:r>
      <w:r>
        <w:t>Func0014</w:t>
      </w:r>
    </w:p>
    <w:p>
      <w:pPr>
        <w:pStyle w:val="5"/>
        <w:numPr>
          <w:ilvl w:val="2"/>
          <w:numId w:val="45"/>
        </w:numPr>
        <w:adjustRightInd/>
        <w:spacing w:beforeLines="50" w:afterLines="50" w:line="240" w:lineRule="auto"/>
        <w:jc w:val="both"/>
      </w:pPr>
      <w:bookmarkStart w:id="115" w:name="_Toc22904"/>
      <w:r>
        <w:rPr>
          <w:rFonts w:hint="eastAsia"/>
          <w:lang w:eastAsia="zh-CN"/>
        </w:rPr>
        <w:t>Temperature Processing II</w:t>
      </w:r>
      <w:bookmarkEnd w:id="115"/>
    </w:p>
    <w:p>
      <w:pPr>
        <w:spacing w:line="360" w:lineRule="auto"/>
        <w:ind w:firstLine="420"/>
        <w:rPr>
          <w:lang w:val="zh-CN"/>
        </w:rPr>
      </w:pPr>
      <w:r>
        <w:rPr>
          <w:rFonts w:hint="eastAsia"/>
          <w:lang w:val="zh-CN"/>
        </w:rPr>
        <w:t>Function：</w:t>
      </w:r>
    </w:p>
    <w:p>
      <w:pPr>
        <w:spacing w:line="360" w:lineRule="auto"/>
        <w:jc w:val="center"/>
      </w:pPr>
      <w:r>
        <w:rPr>
          <w:color w:val="000000"/>
          <w:position w:val="-10"/>
        </w:rPr>
        <w:object>
          <v:shape id="_x0000_i1026" o:spt="75" type="#_x0000_t75" style="height:15.6pt;width:102.55pt;" o:ole="t" filled="f" o:preferrelative="t" stroked="f" coordsize="21600,21600">
            <v:path/>
            <v:fill on="f" focussize="0,0"/>
            <v:stroke on="f" joinstyle="miter"/>
            <v:imagedata r:id="rId18" o:title=""/>
            <o:lock v:ext="edit" aspectratio="t"/>
            <w10:wrap type="none"/>
            <w10:anchorlock/>
          </v:shape>
          <o:OLEObject Type="Embed" ProgID="Equation.2" ShapeID="_x0000_i1026" DrawAspect="Content" ObjectID="_1468075726" r:id="rId17">
            <o:LockedField>false</o:LockedField>
          </o:OLEObject>
        </w:object>
      </w:r>
    </w:p>
    <w:p>
      <w:pPr>
        <w:spacing w:line="360" w:lineRule="auto"/>
        <w:ind w:firstLine="420"/>
        <w:rPr>
          <w:lang w:val="zh-CN"/>
        </w:rPr>
      </w:pPr>
      <w:r>
        <w:rPr>
          <w:rFonts w:hint="eastAsia"/>
          <w:i/>
          <w:lang w:val="zh-CN"/>
        </w:rPr>
        <w:t>R</w:t>
      </w:r>
      <w:r>
        <w:rPr>
          <w:rFonts w:hint="eastAsia"/>
          <w:lang w:val="zh-CN"/>
        </w:rPr>
        <w:t>=</w:t>
      </w:r>
      <w:r>
        <w:rPr>
          <w:rFonts w:hint="eastAsia"/>
          <w:i/>
          <w:lang w:val="zh-CN"/>
        </w:rPr>
        <w:t>Rt</w:t>
      </w:r>
      <w:r>
        <w:rPr>
          <w:rFonts w:hint="eastAsia"/>
          <w:lang w:val="zh-CN"/>
        </w:rPr>
        <w:t>,</w:t>
      </w:r>
    </w:p>
    <w:p>
      <w:pPr>
        <w:spacing w:line="360" w:lineRule="auto"/>
        <w:ind w:firstLine="420"/>
        <w:jc w:val="center"/>
      </w:pPr>
      <w:r>
        <w:drawing>
          <wp:inline distT="0" distB="0" distL="0" distR="0">
            <wp:extent cx="1616075" cy="266065"/>
            <wp:effectExtent l="0" t="0" r="0" b="635"/>
            <wp:docPr id="1" name="图片 1" descr="帆板公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帆板公式"/>
                    <pic:cNvPicPr>
                      <a:picLocks noChangeAspect="1" noChangeArrowheads="1"/>
                    </pic:cNvPicPr>
                  </pic:nvPicPr>
                  <pic:blipFill>
                    <a:blip r:embed="rId16">
                      <a:extLst>
                        <a:ext uri="{28A0092B-C50C-407E-A947-70E740481C1C}">
                          <a14:useLocalDpi xmlns:a14="http://schemas.microsoft.com/office/drawing/2010/main" val="0"/>
                        </a:ext>
                      </a:extLst>
                    </a:blip>
                    <a:srcRect r="-3804"/>
                    <a:stretch>
                      <a:fillRect/>
                    </a:stretch>
                  </pic:blipFill>
                  <pic:spPr>
                    <a:xfrm>
                      <a:off x="0" y="0"/>
                      <a:ext cx="1616075" cy="266065"/>
                    </a:xfrm>
                    <a:prstGeom prst="rect">
                      <a:avLst/>
                    </a:prstGeom>
                    <a:noFill/>
                    <a:ln>
                      <a:noFill/>
                    </a:ln>
                  </pic:spPr>
                </pic:pic>
              </a:graphicData>
            </a:graphic>
          </wp:inline>
        </w:drawing>
      </w:r>
    </w:p>
    <w:p>
      <w:pPr>
        <w:spacing w:line="360" w:lineRule="auto"/>
        <w:ind w:firstLine="420"/>
      </w:pPr>
      <w:r>
        <w:rPr>
          <w:rFonts w:hint="eastAsia"/>
        </w:rPr>
        <w:t>Code Name：</w:t>
      </w:r>
    </w:p>
    <w:p>
      <w:pPr>
        <w:spacing w:line="360" w:lineRule="auto"/>
        <w:ind w:firstLine="420"/>
        <w:rPr>
          <w:lang w:val="zh-CN"/>
        </w:rPr>
      </w:pPr>
      <w:r>
        <w:rPr>
          <w:rFonts w:hint="eastAsia"/>
        </w:rPr>
        <w:tab/>
      </w:r>
      <w:r>
        <w:t>Func0015</w:t>
      </w:r>
    </w:p>
    <w:p>
      <w:pPr>
        <w:spacing w:line="360" w:lineRule="auto"/>
        <w:ind w:firstLine="420"/>
      </w:pPr>
    </w:p>
    <w:p>
      <w:pPr>
        <w:pStyle w:val="4"/>
        <w:numPr>
          <w:ilvl w:val="1"/>
          <w:numId w:val="45"/>
        </w:numPr>
        <w:adjustRightInd/>
        <w:spacing w:beforeLines="50" w:afterLines="50" w:line="240" w:lineRule="auto"/>
        <w:jc w:val="both"/>
      </w:pPr>
      <w:bookmarkStart w:id="116" w:name="_Toc11683"/>
      <w:r>
        <w:rPr>
          <w:rFonts w:hint="eastAsia"/>
          <w:lang w:eastAsia="zh-CN"/>
        </w:rPr>
        <w:t>Custom Expression</w:t>
      </w:r>
      <w:bookmarkEnd w:id="116"/>
    </w:p>
    <w:p>
      <w:pPr>
        <w:spacing w:line="360" w:lineRule="auto"/>
        <w:ind w:firstLine="420"/>
        <w:rPr>
          <w:lang w:val="zh-CN"/>
        </w:rPr>
      </w:pPr>
      <w:r>
        <w:rPr>
          <w:rFonts w:hint="eastAsia"/>
          <w:lang w:val="zh-CN"/>
        </w:rPr>
        <w:t>Code Name：</w:t>
      </w:r>
    </w:p>
    <w:p>
      <w:pPr>
        <w:ind w:firstLine="480" w:firstLineChars="200"/>
        <w:rPr>
          <w:lang w:val="zh-CN"/>
        </w:rPr>
      </w:pPr>
      <w:r>
        <w:rPr>
          <w:lang w:val="zh-CN"/>
        </w:rPr>
        <w:t>FuncExpr</w:t>
      </w:r>
    </w:p>
    <w:sectPr>
      <w:pgSz w:w="11907" w:h="16840"/>
      <w:pgMar w:top="1134" w:right="567" w:bottom="2268" w:left="1979" w:header="851" w:footer="1814" w:gutter="0"/>
      <w:cols w:space="425" w:num="1"/>
      <w:docGrid w:linePitch="380" w:charSpace="185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0-01-03T17:11:11Z" w:initials="A">
    <w:p w14:paraId="04201319">
      <w:pPr>
        <w:pStyle w:val="23"/>
      </w:pPr>
    </w:p>
  </w:comment>
  <w:comment w:id="1" w:author="Administrator" w:date="2020-01-03T17:07:31Z" w:initials="A">
    <w:p w14:paraId="194F5839">
      <w:pPr>
        <w:pStyle w:val="2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201319" w15:done="0"/>
  <w15:commentEx w15:paraId="194F5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
    <w:altName w:val="宋体"/>
    <w:panose1 w:val="00000000000000000000"/>
    <w:charset w:val="86"/>
    <w:family w:val="auto"/>
    <w:pitch w:val="default"/>
    <w:sig w:usb0="00000000" w:usb1="00000000" w:usb2="00000010" w:usb3="00000000" w:csb0="00040000" w:csb1="00000000"/>
  </w:font>
  <w:font w:name="Century">
    <w:altName w:val="Times New Roman"/>
    <w:panose1 w:val="02040604050505020304"/>
    <w:charset w:val="00"/>
    <w:family w:val="roman"/>
    <w:pitch w:val="default"/>
    <w:sig w:usb0="00000000" w:usb1="00000000" w:usb2="00000000" w:usb3="00000000" w:csb0="0000009F" w:csb1="00000000"/>
  </w:font>
  <w:font w:name="Tms Rmn">
    <w:altName w:val="Segoe Print"/>
    <w:panose1 w:val="02020603040505020304"/>
    <w:charset w:val="00"/>
    <w:family w:val="roman"/>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8"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Arial Unicode MS">
    <w:altName w:val="宋体"/>
    <w:panose1 w:val="020B0604020202020204"/>
    <w:charset w:val="86"/>
    <w:family w:val="swiss"/>
    <w:pitch w:val="default"/>
    <w:sig w:usb0="00000000" w:usb1="00000000" w:usb2="0000003F" w:usb3="00000000" w:csb0="003F01FF" w:csb1="00000000"/>
  </w:font>
  <w:font w:name="Univers">
    <w:altName w:val="Segoe Print"/>
    <w:panose1 w:val="00000000000000000000"/>
    <w:charset w:val="00"/>
    <w:family w:val="swiss"/>
    <w:pitch w:val="default"/>
    <w:sig w:usb0="00000000" w:usb1="00000000" w:usb2="00000000" w:usb3="00000000" w:csb0="00000001" w:csb1="00000000"/>
  </w:font>
  <w:font w:name="新宋体">
    <w:panose1 w:val="02010609030101010101"/>
    <w:charset w:val="86"/>
    <w:family w:val="modern"/>
    <w:pitch w:val="default"/>
    <w:sig w:usb0="00000283" w:usb1="288F0000" w:usb2="00000006" w:usb3="00000000" w:csb0="00040001" w:csb1="00000000"/>
  </w:font>
  <w:font w:name="FuturaA Bk BT">
    <w:altName w:val="Segoe Print"/>
    <w:panose1 w:val="00000000000000000000"/>
    <w:charset w:val="00"/>
    <w:family w:val="swiss"/>
    <w:pitch w:val="default"/>
    <w:sig w:usb0="00000000" w:usb1="00000000" w:usb2="00000000" w:usb3="00000000" w:csb0="00000011" w:csb1="00000000"/>
  </w:font>
  <w:font w:name="华文中宋">
    <w:altName w:val="宋体"/>
    <w:panose1 w:val="02010600040101010101"/>
    <w:charset w:val="86"/>
    <w:family w:val="auto"/>
    <w:pitch w:val="default"/>
    <w:sig w:usb0="00000000" w:usb1="00000000" w:usb2="00000010" w:usb3="00000000" w:csb0="0004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framePr w:wrap="around" w:vAnchor="text" w:hAnchor="margin" w:xAlign="right" w:y="1"/>
      <w:rPr>
        <w:rStyle w:val="92"/>
      </w:rPr>
    </w:pPr>
    <w:r>
      <w:rPr>
        <w:rStyle w:val="92"/>
      </w:rPr>
      <w:fldChar w:fldCharType="begin"/>
    </w:r>
    <w:r>
      <w:rPr>
        <w:rStyle w:val="92"/>
      </w:rPr>
      <w:instrText xml:space="preserve">PAGE  </w:instrText>
    </w:r>
    <w:r>
      <w:rPr>
        <w:rStyle w:val="92"/>
      </w:rPr>
      <w:fldChar w:fldCharType="separate"/>
    </w:r>
    <w:r>
      <w:rPr>
        <w:rStyle w:val="92"/>
      </w:rPr>
      <w:t>1</w:t>
    </w:r>
    <w:r>
      <w:rPr>
        <w:rStyle w:val="92"/>
      </w:rPr>
      <w:fldChar w:fldCharType="end"/>
    </w:r>
  </w:p>
  <w:p>
    <w:pPr>
      <w:pStyle w:val="31"/>
      <w:wordWrap w:val="0"/>
      <w:ind w:right="36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framePr w:wrap="around" w:vAnchor="text" w:hAnchor="margin" w:xAlign="right" w:y="1"/>
      <w:rPr>
        <w:rStyle w:val="92"/>
      </w:rPr>
    </w:pPr>
    <w:r>
      <w:rPr>
        <w:rStyle w:val="92"/>
      </w:rPr>
      <w:fldChar w:fldCharType="begin"/>
    </w:r>
    <w:r>
      <w:rPr>
        <w:rStyle w:val="92"/>
      </w:rPr>
      <w:instrText xml:space="preserve">PAGE  </w:instrText>
    </w:r>
    <w:r>
      <w:rPr>
        <w:rStyle w:val="92"/>
      </w:rPr>
      <w:fldChar w:fldCharType="separate"/>
    </w:r>
    <w:r>
      <w:rPr>
        <w:rStyle w:val="92"/>
      </w:rPr>
      <w:t>242</w:t>
    </w:r>
    <w:r>
      <w:rPr>
        <w:rStyle w:val="92"/>
      </w:rPr>
      <w:fldChar w:fldCharType="end"/>
    </w:r>
  </w:p>
  <w:p>
    <w:pPr>
      <w:pStyle w:val="3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framePr w:wrap="around" w:vAnchor="text" w:hAnchor="margin" w:xAlign="right" w:y="1"/>
      <w:rPr>
        <w:rStyle w:val="92"/>
      </w:rPr>
    </w:pPr>
    <w:r>
      <w:rPr>
        <w:rStyle w:val="92"/>
      </w:rPr>
      <w:fldChar w:fldCharType="begin"/>
    </w:r>
    <w:r>
      <w:rPr>
        <w:rStyle w:val="92"/>
      </w:rPr>
      <w:instrText xml:space="preserve">PAGE  </w:instrText>
    </w:r>
    <w:r>
      <w:rPr>
        <w:rStyle w:val="92"/>
      </w:rPr>
      <w:fldChar w:fldCharType="separate"/>
    </w:r>
    <w:r>
      <w:rPr>
        <w:rStyle w:val="92"/>
      </w:rPr>
      <w:t>III</w:t>
    </w:r>
    <w:r>
      <w:rPr>
        <w:rStyle w:val="92"/>
      </w:rPr>
      <w:fldChar w:fldCharType="end"/>
    </w:r>
  </w:p>
  <w:p>
    <w:pPr>
      <w:pStyle w:val="31"/>
      <w:ind w:right="360" w:firstLine="200"/>
      <w:rPr>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framePr w:wrap="around" w:vAnchor="text" w:hAnchor="margin" w:xAlign="right" w:y="1"/>
      <w:ind w:firstLine="200"/>
      <w:rPr>
        <w:rStyle w:val="92"/>
        <w:sz w:val="24"/>
        <w:szCs w:val="24"/>
      </w:rPr>
    </w:pPr>
    <w:r>
      <w:rPr>
        <w:rStyle w:val="92"/>
      </w:rPr>
      <w:fldChar w:fldCharType="begin"/>
    </w:r>
    <w:r>
      <w:rPr>
        <w:rStyle w:val="92"/>
      </w:rPr>
      <w:instrText xml:space="preserve">PAGE  </w:instrText>
    </w:r>
    <w:r>
      <w:rPr>
        <w:rStyle w:val="92"/>
      </w:rPr>
      <w:fldChar w:fldCharType="separate"/>
    </w:r>
    <w:r>
      <w:rPr>
        <w:rStyle w:val="92"/>
      </w:rPr>
      <w:t>CCXLII</w:t>
    </w:r>
    <w:r>
      <w:rPr>
        <w:rStyle w:val="92"/>
      </w:rPr>
      <w:fldChar w:fldCharType="end"/>
    </w:r>
  </w:p>
  <w:p>
    <w:pPr>
      <w:pStyle w:val="31"/>
      <w:ind w:right="360" w:firstLine="200"/>
      <w:rPr>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framePr w:wrap="around" w:vAnchor="text" w:hAnchor="margin" w:xAlign="right" w:y="1"/>
      <w:rPr>
        <w:rStyle w:val="92"/>
      </w:rPr>
    </w:pPr>
    <w:r>
      <w:rPr>
        <w:rStyle w:val="92"/>
      </w:rPr>
      <w:fldChar w:fldCharType="begin"/>
    </w:r>
    <w:r>
      <w:rPr>
        <w:rStyle w:val="92"/>
      </w:rPr>
      <w:instrText xml:space="preserve">PAGE  </w:instrText>
    </w:r>
    <w:r>
      <w:rPr>
        <w:rStyle w:val="92"/>
      </w:rPr>
      <w:fldChar w:fldCharType="separate"/>
    </w:r>
    <w:r>
      <w:rPr>
        <w:rStyle w:val="92"/>
      </w:rPr>
      <w:t>2</w:t>
    </w:r>
    <w:r>
      <w:rPr>
        <w:rStyle w:val="92"/>
      </w:rPr>
      <w:fldChar w:fldCharType="end"/>
    </w:r>
  </w:p>
  <w:p>
    <w:pPr>
      <w:pStyle w:val="31"/>
      <w:ind w:right="360" w:firstLine="200"/>
      <w:rPr>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framePr w:wrap="around" w:vAnchor="text" w:hAnchor="margin" w:xAlign="right" w:y="1"/>
      <w:rPr>
        <w:rStyle w:val="92"/>
      </w:rPr>
    </w:pPr>
    <w:r>
      <w:rPr>
        <w:rStyle w:val="92"/>
      </w:rPr>
      <w:fldChar w:fldCharType="begin"/>
    </w:r>
    <w:r>
      <w:rPr>
        <w:rStyle w:val="92"/>
      </w:rPr>
      <w:instrText xml:space="preserve">PAGE  </w:instrText>
    </w:r>
    <w:r>
      <w:rPr>
        <w:rStyle w:val="92"/>
      </w:rPr>
      <w:fldChar w:fldCharType="separate"/>
    </w:r>
    <w:r>
      <w:rPr>
        <w:rStyle w:val="92"/>
      </w:rPr>
      <w:t>166</w:t>
    </w:r>
    <w:r>
      <w:rPr>
        <w:rStyle w:val="92"/>
      </w:rPr>
      <w:fldChar w:fldCharType="end"/>
    </w:r>
  </w:p>
  <w:p>
    <w:pPr>
      <w:pStyle w:val="31"/>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Bdr>
        <w:bottom w:val="none" w:color="auto" w:sz="0" w:space="0"/>
      </w:pBdr>
      <w:ind w:firstLine="200"/>
      <w:jc w:val="left"/>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Bdr>
        <w:bottom w:val="none" w:color="auto" w:sz="0" w:space="0"/>
      </w:pBdr>
      <w:ind w:firstLine="200"/>
      <w:jc w:val="left"/>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9BA774"/>
    <w:multiLevelType w:val="singleLevel"/>
    <w:tmpl w:val="8F9BA774"/>
    <w:lvl w:ilvl="0" w:tentative="0">
      <w:start w:val="1"/>
      <w:numFmt w:val="decimal"/>
      <w:lvlText w:val="%1"/>
      <w:lvlJc w:val="left"/>
      <w:pPr>
        <w:tabs>
          <w:tab w:val="left" w:pos="432"/>
        </w:tabs>
        <w:ind w:left="432" w:leftChars="0" w:hanging="432" w:firstLineChars="0"/>
      </w:pPr>
      <w:rPr>
        <w:rFonts w:hint="default"/>
      </w:rPr>
    </w:lvl>
  </w:abstractNum>
  <w:abstractNum w:abstractNumId="1">
    <w:nsid w:val="FFFFFFFB"/>
    <w:multiLevelType w:val="multilevel"/>
    <w:tmpl w:val="FFFFFFFB"/>
    <w:lvl w:ilvl="0" w:tentative="0">
      <w:start w:val="1"/>
      <w:numFmt w:val="decimal"/>
      <w:pStyle w:val="2"/>
      <w:lvlText w:val="%1"/>
      <w:lvlJc w:val="left"/>
      <w:pPr>
        <w:tabs>
          <w:tab w:val="left" w:pos="284"/>
        </w:tabs>
      </w:pPr>
      <w:rPr>
        <w:rFonts w:hint="eastAsia" w:ascii="宋体" w:hAnsi="Times New Roman" w:eastAsia="宋体"/>
        <w:b/>
        <w:bCs/>
        <w:i w:val="0"/>
        <w:iCs w:val="0"/>
        <w:sz w:val="28"/>
        <w:szCs w:val="28"/>
      </w:rPr>
    </w:lvl>
    <w:lvl w:ilvl="1" w:tentative="0">
      <w:start w:val="1"/>
      <w:numFmt w:val="decimal"/>
      <w:pStyle w:val="4"/>
      <w:lvlText w:val="%1.%2"/>
      <w:lvlJc w:val="left"/>
      <w:pPr>
        <w:tabs>
          <w:tab w:val="left" w:pos="564"/>
        </w:tabs>
      </w:pPr>
      <w:rPr>
        <w:rFonts w:hint="eastAsia" w:ascii="宋体" w:hAnsi="Times New Roman" w:eastAsia="宋体"/>
        <w:b/>
        <w:bCs/>
        <w:i w:val="0"/>
        <w:iCs w:val="0"/>
        <w:sz w:val="28"/>
        <w:szCs w:val="28"/>
      </w:rPr>
    </w:lvl>
    <w:lvl w:ilvl="2" w:tentative="0">
      <w:start w:val="1"/>
      <w:numFmt w:val="decimal"/>
      <w:pStyle w:val="5"/>
      <w:lvlText w:val="%1.%2.%3"/>
      <w:lvlJc w:val="left"/>
      <w:pPr>
        <w:tabs>
          <w:tab w:val="left" w:pos="844"/>
        </w:tabs>
      </w:pPr>
      <w:rPr>
        <w:rFonts w:hint="eastAsia" w:ascii="宋体" w:hAnsi="Times New Roman" w:eastAsia="宋体"/>
        <w:b/>
        <w:bCs/>
        <w:i w:val="0"/>
        <w:iCs w:val="0"/>
        <w:sz w:val="28"/>
        <w:szCs w:val="28"/>
      </w:rPr>
    </w:lvl>
    <w:lvl w:ilvl="3" w:tentative="0">
      <w:start w:val="1"/>
      <w:numFmt w:val="decimal"/>
      <w:pStyle w:val="6"/>
      <w:lvlText w:val="%1.%2.%3.%4"/>
      <w:legacy w:legacy="1" w:legacySpace="144" w:legacyIndent="0"/>
      <w:lvlJc w:val="left"/>
      <w:rPr>
        <w:rFonts w:hint="eastAsia" w:ascii="宋体" w:hAnsi="Times New Roman" w:eastAsia="宋体"/>
        <w:b/>
        <w:bCs/>
        <w:i w:val="0"/>
        <w:iCs w:val="0"/>
        <w:sz w:val="28"/>
        <w:szCs w:val="28"/>
      </w:rPr>
    </w:lvl>
    <w:lvl w:ilvl="4" w:tentative="0">
      <w:start w:val="1"/>
      <w:numFmt w:val="decimal"/>
      <w:pStyle w:val="7"/>
      <w:lvlText w:val="%1.%2.%3.%4.%5"/>
      <w:legacy w:legacy="1" w:legacySpace="144" w:legacyIndent="0"/>
      <w:lvlJc w:val="left"/>
      <w:rPr>
        <w:rFonts w:hint="eastAsia" w:ascii="宋体" w:hAnsi="Times New Roman" w:eastAsia="宋体"/>
        <w:b/>
        <w:bCs/>
        <w:i w:val="0"/>
        <w:iCs w:val="0"/>
        <w:sz w:val="28"/>
        <w:szCs w:val="28"/>
      </w:rPr>
    </w:lvl>
    <w:lvl w:ilvl="5" w:tentative="0">
      <w:start w:val="1"/>
      <w:numFmt w:val="decimal"/>
      <w:pStyle w:val="8"/>
      <w:lvlText w:val="%1.%2.%3.%4.%5.%6"/>
      <w:legacy w:legacy="1" w:legacySpace="144" w:legacyIndent="0"/>
      <w:lvlJc w:val="left"/>
      <w:rPr>
        <w:rFonts w:hint="eastAsia" w:ascii="宋体" w:hAnsi="Times New Roman" w:eastAsia="宋体"/>
        <w:b/>
        <w:bCs/>
        <w:i w:val="0"/>
        <w:iCs w:val="0"/>
        <w:sz w:val="28"/>
        <w:szCs w:val="28"/>
      </w:rPr>
    </w:lvl>
    <w:lvl w:ilvl="6" w:tentative="0">
      <w:start w:val="1"/>
      <w:numFmt w:val="decimal"/>
      <w:pStyle w:val="9"/>
      <w:lvlText w:val="%1.%2.%3.%4.%5.%6.%7"/>
      <w:legacy w:legacy="1" w:legacySpace="144" w:legacyIndent="0"/>
      <w:lvlJc w:val="left"/>
    </w:lvl>
    <w:lvl w:ilvl="7" w:tentative="0">
      <w:start w:val="1"/>
      <w:numFmt w:val="decimal"/>
      <w:pStyle w:val="10"/>
      <w:lvlText w:val="%1.%2.%3.%4.%5.%6.%7.%8"/>
      <w:legacy w:legacy="1" w:legacySpace="144" w:legacyIndent="0"/>
      <w:lvlJc w:val="left"/>
    </w:lvl>
    <w:lvl w:ilvl="8" w:tentative="0">
      <w:start w:val="1"/>
      <w:numFmt w:val="decimal"/>
      <w:pStyle w:val="11"/>
      <w:lvlText w:val="%1.%2.%3.%4.%5.%6.%7.%8.%9"/>
      <w:legacy w:legacy="1" w:legacySpace="144" w:legacyIndent="0"/>
      <w:lvlJc w:val="left"/>
    </w:lvl>
  </w:abstractNum>
  <w:abstractNum w:abstractNumId="2">
    <w:nsid w:val="013E45D3"/>
    <w:multiLevelType w:val="multilevel"/>
    <w:tmpl w:val="013E45D3"/>
    <w:lvl w:ilvl="0" w:tentative="0">
      <w:start w:val="1"/>
      <w:numFmt w:val="decimal"/>
      <w:pStyle w:val="986"/>
      <w:lvlText w:val="表%1  "/>
      <w:lvlJc w:val="center"/>
      <w:pPr>
        <w:tabs>
          <w:tab w:val="left" w:pos="360"/>
        </w:tabs>
        <w:ind w:left="0" w:firstLine="0"/>
      </w:pPr>
      <w:rPr>
        <w:rFonts w:hint="eastAsia"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406"/>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07184228"/>
    <w:multiLevelType w:val="multilevel"/>
    <w:tmpl w:val="07184228"/>
    <w:lvl w:ilvl="0" w:tentative="0">
      <w:start w:val="1"/>
      <w:numFmt w:val="decimal"/>
      <w:isLgl/>
      <w:lvlText w:val="%1."/>
      <w:lvlJc w:val="left"/>
      <w:pPr>
        <w:tabs>
          <w:tab w:val="left" w:pos="-120"/>
        </w:tabs>
        <w:ind w:left="-120" w:hanging="420"/>
      </w:pPr>
      <w:rPr>
        <w:rFonts w:hint="eastAsia"/>
        <w:b/>
        <w:i w:val="0"/>
        <w:sz w:val="28"/>
      </w:rPr>
    </w:lvl>
    <w:lvl w:ilvl="1" w:tentative="0">
      <w:start w:val="1"/>
      <w:numFmt w:val="decimal"/>
      <w:lvlText w:val="%1.%2"/>
      <w:lvlJc w:val="left"/>
      <w:pPr>
        <w:tabs>
          <w:tab w:val="left" w:pos="-540"/>
        </w:tabs>
        <w:ind w:left="0" w:firstLine="0"/>
      </w:pPr>
      <w:rPr>
        <w:rFonts w:hint="eastAsia" w:ascii="黑体" w:eastAsia="黑体"/>
        <w:b w:val="0"/>
        <w:i w:val="0"/>
        <w:sz w:val="28"/>
        <w:szCs w:val="28"/>
      </w:rPr>
    </w:lvl>
    <w:lvl w:ilvl="2" w:tentative="0">
      <w:start w:val="1"/>
      <w:numFmt w:val="decimal"/>
      <w:pStyle w:val="134"/>
      <w:lvlText w:val="%1 %2..%3"/>
      <w:lvlJc w:val="left"/>
      <w:pPr>
        <w:tabs>
          <w:tab w:val="left" w:pos="0"/>
        </w:tabs>
        <w:ind w:left="0" w:firstLine="0"/>
      </w:pPr>
      <w:rPr>
        <w:rFonts w:hint="eastAsia" w:ascii="宋体" w:eastAsia="宋体"/>
        <w:b/>
        <w:i w:val="0"/>
        <w:sz w:val="28"/>
      </w:rPr>
    </w:lvl>
    <w:lvl w:ilvl="3" w:tentative="0">
      <w:start w:val="1"/>
      <w:numFmt w:val="decimal"/>
      <w:lvlText w:val="%1.%2.%3.%4"/>
      <w:lvlJc w:val="left"/>
      <w:pPr>
        <w:tabs>
          <w:tab w:val="left" w:pos="-540"/>
        </w:tabs>
        <w:ind w:left="-540" w:firstLine="0"/>
      </w:pPr>
      <w:rPr>
        <w:rFonts w:hint="eastAsia" w:ascii="宋体" w:eastAsia="宋体"/>
        <w:b/>
        <w:i w:val="0"/>
        <w:sz w:val="28"/>
      </w:rPr>
    </w:lvl>
    <w:lvl w:ilvl="4" w:tentative="0">
      <w:start w:val="1"/>
      <w:numFmt w:val="decimal"/>
      <w:lvlText w:val="%1.%2.%3.%4.%5"/>
      <w:lvlJc w:val="left"/>
      <w:pPr>
        <w:tabs>
          <w:tab w:val="left" w:pos="-540"/>
        </w:tabs>
        <w:ind w:left="-540" w:firstLine="0"/>
      </w:pPr>
      <w:rPr>
        <w:rFonts w:hint="eastAsia" w:ascii="宋体" w:eastAsia="宋体"/>
        <w:b/>
        <w:i w:val="0"/>
        <w:sz w:val="28"/>
      </w:rPr>
    </w:lvl>
    <w:lvl w:ilvl="5" w:tentative="0">
      <w:start w:val="1"/>
      <w:numFmt w:val="decimal"/>
      <w:lvlText w:val="%1.%2.%3.%4.%5.%6"/>
      <w:lvlJc w:val="left"/>
      <w:pPr>
        <w:tabs>
          <w:tab w:val="left" w:pos="-540"/>
        </w:tabs>
        <w:ind w:left="-540" w:firstLine="0"/>
      </w:pPr>
      <w:rPr>
        <w:rFonts w:hint="eastAsia" w:ascii="宋体" w:eastAsia="宋体"/>
        <w:b/>
        <w:i w:val="0"/>
        <w:sz w:val="28"/>
      </w:rPr>
    </w:lvl>
    <w:lvl w:ilvl="6" w:tentative="0">
      <w:start w:val="1"/>
      <w:numFmt w:val="decimal"/>
      <w:lvlText w:val="%1.%2.%3.%4.%5.%6.%7"/>
      <w:lvlJc w:val="left"/>
      <w:pPr>
        <w:tabs>
          <w:tab w:val="left" w:pos="-540"/>
        </w:tabs>
        <w:ind w:left="-540" w:firstLine="0"/>
      </w:pPr>
      <w:rPr>
        <w:rFonts w:hint="eastAsia"/>
      </w:rPr>
    </w:lvl>
    <w:lvl w:ilvl="7" w:tentative="0">
      <w:start w:val="1"/>
      <w:numFmt w:val="decimal"/>
      <w:lvlText w:val="%1.%2.%3.%4.%5.%6.%7.%8"/>
      <w:lvlJc w:val="left"/>
      <w:pPr>
        <w:tabs>
          <w:tab w:val="left" w:pos="-540"/>
        </w:tabs>
        <w:ind w:left="-540" w:firstLine="0"/>
      </w:pPr>
      <w:rPr>
        <w:rFonts w:hint="eastAsia"/>
      </w:rPr>
    </w:lvl>
    <w:lvl w:ilvl="8" w:tentative="0">
      <w:start w:val="1"/>
      <w:numFmt w:val="decimal"/>
      <w:lvlText w:val="%1.%2.%3.%4.%5.%6.%7.%8.%9"/>
      <w:lvlJc w:val="left"/>
      <w:pPr>
        <w:tabs>
          <w:tab w:val="left" w:pos="-540"/>
        </w:tabs>
        <w:ind w:left="-540" w:firstLine="0"/>
      </w:pPr>
      <w:rPr>
        <w:rFonts w:hint="eastAsia"/>
      </w:rPr>
    </w:lvl>
  </w:abstractNum>
  <w:abstractNum w:abstractNumId="5">
    <w:nsid w:val="075E5FB2"/>
    <w:multiLevelType w:val="multilevel"/>
    <w:tmpl w:val="075E5FB2"/>
    <w:lvl w:ilvl="0" w:tentative="0">
      <w:start w:val="1"/>
      <w:numFmt w:val="lowerLetter"/>
      <w:pStyle w:val="628"/>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9B52897"/>
    <w:multiLevelType w:val="multilevel"/>
    <w:tmpl w:val="09B52897"/>
    <w:lvl w:ilvl="0" w:tentative="0">
      <w:start w:val="1"/>
      <w:numFmt w:val="decimal"/>
      <w:pStyle w:val="622"/>
      <w:lvlText w:val="%1."/>
      <w:lvlJc w:val="left"/>
      <w:pPr>
        <w:ind w:left="425" w:hanging="425"/>
      </w:pPr>
    </w:lvl>
    <w:lvl w:ilvl="1" w:tentative="0">
      <w:start w:val="1"/>
      <w:numFmt w:val="decimal"/>
      <w:pStyle w:val="623"/>
      <w:lvlText w:val="%1.%2."/>
      <w:lvlJc w:val="left"/>
      <w:pPr>
        <w:ind w:left="567" w:hanging="567"/>
      </w:pPr>
    </w:lvl>
    <w:lvl w:ilvl="2" w:tentative="0">
      <w:start w:val="1"/>
      <w:numFmt w:val="decimal"/>
      <w:pStyle w:val="624"/>
      <w:lvlText w:val="%1.%2.%3."/>
      <w:lvlJc w:val="left"/>
      <w:pPr>
        <w:ind w:left="709" w:hanging="709"/>
      </w:pPr>
    </w:lvl>
    <w:lvl w:ilvl="3" w:tentative="0">
      <w:start w:val="1"/>
      <w:numFmt w:val="decimal"/>
      <w:pStyle w:val="625"/>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7">
    <w:nsid w:val="0D2E602A"/>
    <w:multiLevelType w:val="multilevel"/>
    <w:tmpl w:val="0D2E602A"/>
    <w:lvl w:ilvl="0" w:tentative="0">
      <w:start w:val="1"/>
      <w:numFmt w:val="decimal"/>
      <w:pStyle w:val="405"/>
      <w:lvlText w:val="%1)"/>
      <w:lvlJc w:val="left"/>
      <w:pPr>
        <w:tabs>
          <w:tab w:val="left" w:pos="1226"/>
        </w:tabs>
        <w:ind w:left="1226" w:hanging="420"/>
      </w:pPr>
      <w:rPr>
        <w:rFonts w:hint="default" w:ascii="Times New Roman" w:hAnsi="Times New Roman" w:eastAsia="宋体"/>
        <w:b w:val="0"/>
        <w:i w:val="0"/>
        <w:snapToGrid w:val="0"/>
        <w:color w:val="auto"/>
        <w:spacing w:val="0"/>
        <w:w w:val="100"/>
        <w:kern w:val="0"/>
        <w:position w:val="0"/>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0F927A31"/>
    <w:multiLevelType w:val="multilevel"/>
    <w:tmpl w:val="0F927A31"/>
    <w:lvl w:ilvl="0" w:tentative="0">
      <w:start w:val="1"/>
      <w:numFmt w:val="decimal"/>
      <w:pStyle w:val="634"/>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13B778F3"/>
    <w:multiLevelType w:val="multilevel"/>
    <w:tmpl w:val="13B778F3"/>
    <w:lvl w:ilvl="0" w:tentative="0">
      <w:start w:val="1"/>
      <w:numFmt w:val="lowerLetter"/>
      <w:pStyle w:val="48"/>
      <w:lvlText w:val="%1."/>
      <w:lvlJc w:val="right"/>
      <w:pPr>
        <w:tabs>
          <w:tab w:val="left" w:pos="624"/>
        </w:tabs>
        <w:ind w:left="624" w:hanging="34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9E63050"/>
    <w:multiLevelType w:val="multilevel"/>
    <w:tmpl w:val="19E63050"/>
    <w:lvl w:ilvl="0" w:tentative="0">
      <w:start w:val="1"/>
      <w:numFmt w:val="lowerLetter"/>
      <w:pStyle w:val="1058"/>
      <w:lvlText w:val="%1)"/>
      <w:lvlJc w:val="left"/>
      <w:pPr>
        <w:ind w:left="620" w:hanging="420"/>
      </w:p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1">
    <w:nsid w:val="1B5366F9"/>
    <w:multiLevelType w:val="multilevel"/>
    <w:tmpl w:val="1B5366F9"/>
    <w:lvl w:ilvl="0" w:tentative="0">
      <w:start w:val="1"/>
      <w:numFmt w:val="decimal"/>
      <w:suff w:val="nothing"/>
      <w:lvlText w:val="表%1"/>
      <w:lvlJc w:val="left"/>
      <w:pPr>
        <w:ind w:left="0" w:firstLine="0"/>
      </w:pPr>
      <w:rPr>
        <w:rFonts w:hint="eastAsia" w:eastAsia="黑体" w:cs="Times New Roman"/>
        <w:b w:val="0"/>
        <w:bCs w:val="0"/>
        <w:i w:val="0"/>
        <w:iCs w:val="0"/>
        <w:caps w:val="0"/>
        <w:strike w:val="0"/>
        <w:dstrike w:val="0"/>
        <w:vanish w:val="0"/>
        <w:color w:val="000000"/>
        <w:spacing w:val="0"/>
        <w:kern w:val="0"/>
        <w:position w:val="0"/>
        <w:sz w:val="24"/>
        <w:u w:val="none"/>
        <w:vertAlign w:val="baseline"/>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2">
    <w:nsid w:val="1C5D63A3"/>
    <w:multiLevelType w:val="multilevel"/>
    <w:tmpl w:val="1C5D63A3"/>
    <w:lvl w:ilvl="0" w:tentative="0">
      <w:start w:val="1"/>
      <w:numFmt w:val="decimal"/>
      <w:pStyle w:val="1080"/>
      <w:lvlText w:val="%1."/>
      <w:lvlJc w:val="left"/>
      <w:pPr>
        <w:tabs>
          <w:tab w:val="left" w:pos="320"/>
        </w:tabs>
        <w:ind w:left="320" w:hanging="420"/>
      </w:pPr>
    </w:lvl>
    <w:lvl w:ilvl="1" w:tentative="0">
      <w:start w:val="1"/>
      <w:numFmt w:val="lowerLetter"/>
      <w:lvlText w:val="%2)"/>
      <w:lvlJc w:val="left"/>
      <w:pPr>
        <w:tabs>
          <w:tab w:val="left" w:pos="740"/>
        </w:tabs>
        <w:ind w:left="740" w:hanging="420"/>
      </w:pPr>
    </w:lvl>
    <w:lvl w:ilvl="2" w:tentative="0">
      <w:start w:val="1"/>
      <w:numFmt w:val="lowerRoman"/>
      <w:lvlText w:val="%3."/>
      <w:lvlJc w:val="right"/>
      <w:pPr>
        <w:tabs>
          <w:tab w:val="left" w:pos="1160"/>
        </w:tabs>
        <w:ind w:left="1160" w:hanging="420"/>
      </w:pPr>
    </w:lvl>
    <w:lvl w:ilvl="3" w:tentative="0">
      <w:start w:val="1"/>
      <w:numFmt w:val="decimal"/>
      <w:lvlText w:val="%4."/>
      <w:lvlJc w:val="left"/>
      <w:pPr>
        <w:tabs>
          <w:tab w:val="left" w:pos="1580"/>
        </w:tabs>
        <w:ind w:left="1580" w:hanging="420"/>
      </w:pPr>
    </w:lvl>
    <w:lvl w:ilvl="4" w:tentative="0">
      <w:start w:val="1"/>
      <w:numFmt w:val="lowerLetter"/>
      <w:lvlText w:val="%5)"/>
      <w:lvlJc w:val="left"/>
      <w:pPr>
        <w:tabs>
          <w:tab w:val="left" w:pos="2000"/>
        </w:tabs>
        <w:ind w:left="2000" w:hanging="420"/>
      </w:pPr>
    </w:lvl>
    <w:lvl w:ilvl="5" w:tentative="0">
      <w:start w:val="1"/>
      <w:numFmt w:val="lowerRoman"/>
      <w:lvlText w:val="%6."/>
      <w:lvlJc w:val="right"/>
      <w:pPr>
        <w:tabs>
          <w:tab w:val="left" w:pos="2420"/>
        </w:tabs>
        <w:ind w:left="2420" w:hanging="420"/>
      </w:pPr>
    </w:lvl>
    <w:lvl w:ilvl="6" w:tentative="0">
      <w:start w:val="1"/>
      <w:numFmt w:val="decimal"/>
      <w:lvlText w:val="%7."/>
      <w:lvlJc w:val="left"/>
      <w:pPr>
        <w:tabs>
          <w:tab w:val="left" w:pos="2840"/>
        </w:tabs>
        <w:ind w:left="2840" w:hanging="420"/>
      </w:pPr>
    </w:lvl>
    <w:lvl w:ilvl="7" w:tentative="0">
      <w:start w:val="1"/>
      <w:numFmt w:val="lowerLetter"/>
      <w:lvlText w:val="%8)"/>
      <w:lvlJc w:val="left"/>
      <w:pPr>
        <w:tabs>
          <w:tab w:val="left" w:pos="3260"/>
        </w:tabs>
        <w:ind w:left="3260" w:hanging="420"/>
      </w:pPr>
    </w:lvl>
    <w:lvl w:ilvl="8" w:tentative="0">
      <w:start w:val="1"/>
      <w:numFmt w:val="lowerRoman"/>
      <w:lvlText w:val="%9."/>
      <w:lvlJc w:val="right"/>
      <w:pPr>
        <w:tabs>
          <w:tab w:val="left" w:pos="3680"/>
        </w:tabs>
        <w:ind w:left="3680" w:hanging="420"/>
      </w:pPr>
    </w:lvl>
  </w:abstractNum>
  <w:abstractNum w:abstractNumId="13">
    <w:nsid w:val="1E6C422C"/>
    <w:multiLevelType w:val="multilevel"/>
    <w:tmpl w:val="1E6C422C"/>
    <w:lvl w:ilvl="0" w:tentative="0">
      <w:start w:val="1"/>
      <w:numFmt w:val="lowerLetter"/>
      <w:pStyle w:val="370"/>
      <w:lvlText w:val="%1)"/>
      <w:lvlJc w:val="left"/>
      <w:pPr>
        <w:tabs>
          <w:tab w:val="left" w:pos="964"/>
        </w:tabs>
        <w:ind w:left="964" w:hanging="484"/>
      </w:pPr>
      <w:rPr>
        <w:rFonts w:hint="default" w:ascii="Times New Roman" w:hAnsi="Times New Roman" w:eastAsia="宋体"/>
        <w:b w:val="0"/>
        <w:i w:val="0"/>
        <w:color w:val="auto"/>
        <w:spacing w:val="0"/>
        <w:w w:val="100"/>
        <w:position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1ECB7EF3"/>
    <w:multiLevelType w:val="multilevel"/>
    <w:tmpl w:val="1ECB7EF3"/>
    <w:lvl w:ilvl="0" w:tentative="0">
      <w:start w:val="1"/>
      <w:numFmt w:val="decimal"/>
      <w:pStyle w:val="46"/>
      <w:lvlText w:val="表%1："/>
      <w:lvlJc w:val="left"/>
      <w:pPr>
        <w:tabs>
          <w:tab w:val="left" w:pos="907"/>
        </w:tabs>
        <w:ind w:left="907" w:hanging="907"/>
      </w:pPr>
      <w:rPr>
        <w:rFonts w:hint="eastAsia"/>
        <w:b/>
        <w:i w:val="0"/>
        <w:sz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EE277D2"/>
    <w:multiLevelType w:val="multilevel"/>
    <w:tmpl w:val="1EE277D2"/>
    <w:lvl w:ilvl="0" w:tentative="0">
      <w:start w:val="1"/>
      <w:numFmt w:val="lowerLetter"/>
      <w:pStyle w:val="636"/>
      <w:lvlText w:val="%1. "/>
      <w:lvlJc w:val="left"/>
      <w:pPr>
        <w:ind w:left="900" w:hanging="420"/>
      </w:pPr>
      <w:rPr>
        <w:rFonts w:hint="default" w:ascii="Times New Roman" w:hAnsi="Times New Roman" w:eastAsia="宋体" w:cs="Times New Roman"/>
        <w:b w:val="0"/>
        <w:i w:val="0"/>
        <w:strike w:val="0"/>
        <w:dstrike w:val="0"/>
        <w:sz w:val="24"/>
        <w:u w:val="none"/>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2113124D"/>
    <w:multiLevelType w:val="multilevel"/>
    <w:tmpl w:val="2113124D"/>
    <w:lvl w:ilvl="0" w:tentative="0">
      <w:start w:val="1"/>
      <w:numFmt w:val="lowerLetter"/>
      <w:pStyle w:val="1028"/>
      <w:lvlText w:val="%1)"/>
      <w:lvlJc w:val="left"/>
      <w:pPr>
        <w:tabs>
          <w:tab w:val="left" w:pos="920"/>
        </w:tabs>
        <w:ind w:left="920" w:hanging="360"/>
      </w:pPr>
      <w:rPr>
        <w:rFonts w:hint="default"/>
      </w:r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17">
    <w:nsid w:val="22A709A3"/>
    <w:multiLevelType w:val="multilevel"/>
    <w:tmpl w:val="22A709A3"/>
    <w:lvl w:ilvl="0" w:tentative="0">
      <w:start w:val="1"/>
      <w:numFmt w:val="lowerLetter"/>
      <w:pStyle w:val="632"/>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25BB3304"/>
    <w:multiLevelType w:val="multilevel"/>
    <w:tmpl w:val="25BB3304"/>
    <w:lvl w:ilvl="0" w:tentative="0">
      <w:start w:val="1"/>
      <w:numFmt w:val="decimal"/>
      <w:pStyle w:val="944"/>
      <w:lvlText w:val="%1"/>
      <w:lvlJc w:val="left"/>
      <w:pPr>
        <w:tabs>
          <w:tab w:val="left" w:pos="425"/>
        </w:tabs>
        <w:ind w:left="425" w:hanging="425"/>
      </w:pPr>
      <w:rPr>
        <w:rFonts w:hint="eastAsia"/>
      </w:rPr>
    </w:lvl>
    <w:lvl w:ilvl="1" w:tentative="0">
      <w:start w:val="1"/>
      <w:numFmt w:val="decimal"/>
      <w:lvlText w:val="%1.%2"/>
      <w:lvlJc w:val="left"/>
      <w:pPr>
        <w:tabs>
          <w:tab w:val="left" w:pos="425"/>
        </w:tabs>
        <w:ind w:left="425" w:hanging="425"/>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425"/>
        </w:tabs>
        <w:ind w:left="425" w:hanging="425"/>
      </w:pPr>
      <w:rPr>
        <w:rFonts w:hint="eastAsia"/>
      </w:rPr>
    </w:lvl>
    <w:lvl w:ilvl="4" w:tentative="0">
      <w:start w:val="1"/>
      <w:numFmt w:val="decimal"/>
      <w:lvlText w:val="%1.%2.%3.%4.%5"/>
      <w:lvlJc w:val="left"/>
      <w:pPr>
        <w:tabs>
          <w:tab w:val="left" w:pos="3501"/>
        </w:tabs>
        <w:ind w:left="2551" w:hanging="850"/>
      </w:pPr>
      <w:rPr>
        <w:rFonts w:hint="eastAsia"/>
      </w:rPr>
    </w:lvl>
    <w:lvl w:ilvl="5" w:tentative="0">
      <w:start w:val="1"/>
      <w:numFmt w:val="decimal"/>
      <w:lvlText w:val="%1.%2.%3.%4.%5.%6"/>
      <w:lvlJc w:val="left"/>
      <w:pPr>
        <w:tabs>
          <w:tab w:val="left" w:pos="4646"/>
        </w:tabs>
        <w:ind w:left="3260" w:hanging="1134"/>
      </w:pPr>
      <w:rPr>
        <w:rFonts w:hint="eastAsia"/>
      </w:rPr>
    </w:lvl>
    <w:lvl w:ilvl="6" w:tentative="0">
      <w:start w:val="1"/>
      <w:numFmt w:val="decimal"/>
      <w:lvlText w:val="%1.%2.%3.%4.%5.%6.%7"/>
      <w:lvlJc w:val="left"/>
      <w:pPr>
        <w:tabs>
          <w:tab w:val="left" w:pos="5431"/>
        </w:tabs>
        <w:ind w:left="3827" w:hanging="1276"/>
      </w:pPr>
      <w:rPr>
        <w:rFonts w:hint="eastAsia"/>
      </w:rPr>
    </w:lvl>
    <w:lvl w:ilvl="7" w:tentative="0">
      <w:start w:val="1"/>
      <w:numFmt w:val="decimal"/>
      <w:lvlText w:val="%1.%2.%3.%4.%5.%6.%7.%8"/>
      <w:lvlJc w:val="left"/>
      <w:pPr>
        <w:tabs>
          <w:tab w:val="left" w:pos="6216"/>
        </w:tabs>
        <w:ind w:left="4394" w:hanging="1418"/>
      </w:pPr>
      <w:rPr>
        <w:rFonts w:hint="eastAsia"/>
      </w:rPr>
    </w:lvl>
    <w:lvl w:ilvl="8" w:tentative="0">
      <w:start w:val="1"/>
      <w:numFmt w:val="decimal"/>
      <w:lvlText w:val="%1.%2.%3.%4.%5.%6.%7.%8.%9"/>
      <w:lvlJc w:val="left"/>
      <w:pPr>
        <w:tabs>
          <w:tab w:val="left" w:pos="7002"/>
        </w:tabs>
        <w:ind w:left="5102" w:hanging="1700"/>
      </w:pPr>
      <w:rPr>
        <w:rFonts w:hint="eastAsia"/>
      </w:rPr>
    </w:lvl>
  </w:abstractNum>
  <w:abstractNum w:abstractNumId="19">
    <w:nsid w:val="2AF24F40"/>
    <w:multiLevelType w:val="multilevel"/>
    <w:tmpl w:val="2AF24F40"/>
    <w:lvl w:ilvl="0" w:tentative="0">
      <w:start w:val="1"/>
      <w:numFmt w:val="japaneseCounting"/>
      <w:pStyle w:val="1047"/>
      <w:lvlText w:val="%1、"/>
      <w:lvlJc w:val="left"/>
      <w:pPr>
        <w:tabs>
          <w:tab w:val="left" w:pos="720"/>
        </w:tabs>
        <w:ind w:left="720" w:hanging="720"/>
      </w:pPr>
      <w:rPr>
        <w:rFonts w:hint="default"/>
      </w:rPr>
    </w:lvl>
    <w:lvl w:ilvl="1" w:tentative="0">
      <w:start w:val="1"/>
      <w:numFmt w:val="decimal"/>
      <w:lvlText w:val="（%2）"/>
      <w:lvlJc w:val="left"/>
      <w:pPr>
        <w:tabs>
          <w:tab w:val="left" w:pos="567"/>
        </w:tabs>
        <w:ind w:left="1247" w:hanging="907"/>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312100DB"/>
    <w:multiLevelType w:val="multilevel"/>
    <w:tmpl w:val="312100DB"/>
    <w:lvl w:ilvl="0" w:tentative="0">
      <w:start w:val="1"/>
      <w:numFmt w:val="bullet"/>
      <w:lvlText w:val=""/>
      <w:lvlJc w:val="left"/>
      <w:pPr>
        <w:tabs>
          <w:tab w:val="left" w:pos="996"/>
        </w:tabs>
        <w:ind w:left="996" w:hanging="420"/>
      </w:pPr>
      <w:rPr>
        <w:rFonts w:hint="default" w:ascii="Wingdings" w:hAnsi="Wingdings"/>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34251C7D"/>
    <w:multiLevelType w:val="multilevel"/>
    <w:tmpl w:val="34251C7D"/>
    <w:lvl w:ilvl="0" w:tentative="0">
      <w:start w:val="1"/>
      <w:numFmt w:val="none"/>
      <w:pStyle w:val="398"/>
      <w:lvlText w:val="%1示例："/>
      <w:lvlJc w:val="left"/>
      <w:pPr>
        <w:tabs>
          <w:tab w:val="left" w:pos="1159"/>
        </w:tabs>
        <w:ind w:left="859"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F2A0093"/>
    <w:multiLevelType w:val="multilevel"/>
    <w:tmpl w:val="3F2A0093"/>
    <w:lvl w:ilvl="0" w:tentative="0">
      <w:start w:val="1"/>
      <w:numFmt w:val="decimal"/>
      <w:pStyle w:val="552"/>
      <w:lvlText w:val="%1"/>
      <w:lvlJc w:val="left"/>
      <w:pPr>
        <w:tabs>
          <w:tab w:val="left" w:pos="1258"/>
        </w:tabs>
        <w:ind w:left="1258"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5230D83"/>
    <w:multiLevelType w:val="multilevel"/>
    <w:tmpl w:val="45230D83"/>
    <w:lvl w:ilvl="0" w:tentative="0">
      <w:start w:val="1"/>
      <w:numFmt w:val="chineseCountingThousand"/>
      <w:suff w:val="space"/>
      <w:lvlText w:val="%1 "/>
      <w:lvlJc w:val="left"/>
      <w:pPr>
        <w:ind w:left="432" w:hanging="432"/>
      </w:pPr>
      <w:rPr>
        <w:rFonts w:hint="eastAsia"/>
      </w:rPr>
    </w:lvl>
    <w:lvl w:ilvl="1" w:tentative="0">
      <w:start w:val="1"/>
      <w:numFmt w:val="chineseCountingThousand"/>
      <w:pStyle w:val="1048"/>
      <w:suff w:val="space"/>
      <w:lvlText w:val="(%2)"/>
      <w:lvlJc w:val="left"/>
      <w:pPr>
        <w:ind w:left="576" w:hanging="576"/>
      </w:pPr>
      <w:rPr>
        <w:rFonts w:hint="eastAsia"/>
      </w:rPr>
    </w:lvl>
    <w:lvl w:ilvl="2" w:tentative="0">
      <w:start w:val="1"/>
      <w:numFmt w:val="decimal"/>
      <w:suff w:val="space"/>
      <w:lvlText w:val="%3 "/>
      <w:lvlJc w:val="left"/>
      <w:pPr>
        <w:ind w:left="720" w:hanging="720"/>
      </w:pPr>
      <w:rPr>
        <w:rFonts w:hint="eastAsia"/>
      </w:rPr>
    </w:lvl>
    <w:lvl w:ilvl="3" w:tentative="0">
      <w:start w:val="1"/>
      <w:numFmt w:val="decimal"/>
      <w:suff w:val="space"/>
      <w:lvlText w:val="%3.%4 "/>
      <w:lvlJc w:val="left"/>
      <w:pPr>
        <w:ind w:left="864" w:hanging="864"/>
      </w:pPr>
      <w:rPr>
        <w:rFonts w:hint="eastAsia"/>
      </w:rPr>
    </w:lvl>
    <w:lvl w:ilvl="4" w:tentative="0">
      <w:start w:val="1"/>
      <w:numFmt w:val="decimal"/>
      <w:suff w:val="space"/>
      <w:lvlText w:val="%1.%2.%3.%4.%5"/>
      <w:lvlJc w:val="left"/>
      <w:pPr>
        <w:ind w:left="1008" w:hanging="1008"/>
      </w:pPr>
      <w:rPr>
        <w:rFonts w:hint="eastAsia"/>
      </w:rPr>
    </w:lvl>
    <w:lvl w:ilvl="5" w:tentative="0">
      <w:start w:val="1"/>
      <w:numFmt w:val="decimal"/>
      <w:suff w:val="space"/>
      <w:lvlText w:val="%1.%2.%3.%4.%5.%6"/>
      <w:lvlJc w:val="left"/>
      <w:pPr>
        <w:ind w:left="1152" w:hanging="1152"/>
      </w:pPr>
      <w:rPr>
        <w:rFonts w:hint="eastAsia"/>
      </w:rPr>
    </w:lvl>
    <w:lvl w:ilvl="6" w:tentative="0">
      <w:start w:val="1"/>
      <w:numFmt w:val="decimal"/>
      <w:suff w:val="space"/>
      <w:lvlText w:val="%1.%2.%3.%4.%5.%6.%7"/>
      <w:lvlJc w:val="left"/>
      <w:pPr>
        <w:ind w:left="1296" w:hanging="1296"/>
      </w:pPr>
      <w:rPr>
        <w:rFonts w:hint="eastAsia"/>
      </w:rPr>
    </w:lvl>
    <w:lvl w:ilvl="7" w:tentative="0">
      <w:start w:val="1"/>
      <w:numFmt w:val="decimal"/>
      <w:suff w:val="space"/>
      <w:lvlText w:val="%1.%2.%3.%4.%5.%6.%7.%8"/>
      <w:lvlJc w:val="left"/>
      <w:pPr>
        <w:ind w:left="1440" w:hanging="1440"/>
      </w:pPr>
      <w:rPr>
        <w:rFonts w:hint="eastAsia"/>
      </w:rPr>
    </w:lvl>
    <w:lvl w:ilvl="8" w:tentative="0">
      <w:start w:val="1"/>
      <w:numFmt w:val="decimal"/>
      <w:isLgl/>
      <w:suff w:val="space"/>
      <w:lvlText w:val="%1.%2.%3.%4.%5.%6.%7.%8.%9"/>
      <w:lvlJc w:val="left"/>
      <w:pPr>
        <w:ind w:left="1584" w:hanging="1584"/>
      </w:pPr>
      <w:rPr>
        <w:rFonts w:hint="eastAsia"/>
      </w:rPr>
    </w:lvl>
  </w:abstractNum>
  <w:abstractNum w:abstractNumId="24">
    <w:nsid w:val="47C0537B"/>
    <w:multiLevelType w:val="multilevel"/>
    <w:tmpl w:val="47C0537B"/>
    <w:lvl w:ilvl="0" w:tentative="0">
      <w:start w:val="1"/>
      <w:numFmt w:val="decimal"/>
      <w:suff w:val="space"/>
      <w:lvlText w:val="%1"/>
      <w:lvlJc w:val="left"/>
      <w:pPr>
        <w:ind w:left="340" w:hanging="340"/>
      </w:pPr>
      <w:rPr>
        <w:rFonts w:hint="eastAsia"/>
      </w:rPr>
    </w:lvl>
    <w:lvl w:ilvl="1" w:tentative="0">
      <w:start w:val="1"/>
      <w:numFmt w:val="decimal"/>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5">
    <w:nsid w:val="48540E9B"/>
    <w:multiLevelType w:val="multilevel"/>
    <w:tmpl w:val="48540E9B"/>
    <w:lvl w:ilvl="0" w:tentative="0">
      <w:start w:val="1"/>
      <w:numFmt w:val="bullet"/>
      <w:pStyle w:val="718"/>
      <w:lvlText w:val=""/>
      <w:lvlJc w:val="left"/>
      <w:pPr>
        <w:tabs>
          <w:tab w:val="left" w:pos="900"/>
        </w:tabs>
        <w:ind w:left="900" w:hanging="420"/>
      </w:pPr>
      <w:rPr>
        <w:rFonts w:hint="default" w:ascii="Wingdings" w:hAnsi="Wingdings"/>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6">
    <w:nsid w:val="4B507C22"/>
    <w:multiLevelType w:val="singleLevel"/>
    <w:tmpl w:val="4B507C22"/>
    <w:lvl w:ilvl="0" w:tentative="0">
      <w:start w:val="1"/>
      <w:numFmt w:val="decimal"/>
      <w:lvlText w:val="%1"/>
      <w:lvlJc w:val="left"/>
      <w:pPr>
        <w:tabs>
          <w:tab w:val="left" w:pos="420"/>
        </w:tabs>
        <w:ind w:left="420" w:hanging="420"/>
      </w:pPr>
      <w:rPr>
        <w:rFonts w:hint="eastAsia"/>
      </w:rPr>
    </w:lvl>
  </w:abstractNum>
  <w:abstractNum w:abstractNumId="27">
    <w:nsid w:val="557C2AF5"/>
    <w:multiLevelType w:val="multilevel"/>
    <w:tmpl w:val="557C2AF5"/>
    <w:lvl w:ilvl="0" w:tentative="0">
      <w:start w:val="1"/>
      <w:numFmt w:val="decimal"/>
      <w:pStyle w:val="357"/>
      <w:suff w:val="nothing"/>
      <w:lvlText w:val="图%1　"/>
      <w:lvlJc w:val="left"/>
      <w:pPr>
        <w:ind w:left="0" w:firstLine="0"/>
      </w:pPr>
      <w:rPr>
        <w:rFonts w:hint="eastAsia" w:ascii="黑体" w:hAnsi="Times New Roman" w:eastAsia="黑体"/>
        <w:b w:val="0"/>
        <w:i w:val="0"/>
        <w:sz w:val="24"/>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5D334313"/>
    <w:multiLevelType w:val="multilevel"/>
    <w:tmpl w:val="5D334313"/>
    <w:lvl w:ilvl="0" w:tentative="0">
      <w:start w:val="1"/>
      <w:numFmt w:val="decimal"/>
      <w:lvlText w:val="%1."/>
      <w:lvlJc w:val="left"/>
      <w:pPr>
        <w:tabs>
          <w:tab w:val="left" w:pos="425"/>
        </w:tabs>
        <w:ind w:left="425" w:hanging="425"/>
      </w:pPr>
    </w:lvl>
    <w:lvl w:ilvl="1" w:tentative="0">
      <w:start w:val="1"/>
      <w:numFmt w:val="decimal"/>
      <w:pStyle w:val="723"/>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9">
    <w:nsid w:val="61F77E1E"/>
    <w:multiLevelType w:val="multilevel"/>
    <w:tmpl w:val="61F77E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20D569C"/>
    <w:multiLevelType w:val="multilevel"/>
    <w:tmpl w:val="620D569C"/>
    <w:lvl w:ilvl="0" w:tentative="0">
      <w:start w:val="1"/>
      <w:numFmt w:val="lowerLetter"/>
      <w:pStyle w:val="782"/>
      <w:lvlText w:val="%1."/>
      <w:lvlJc w:val="left"/>
      <w:pPr>
        <w:tabs>
          <w:tab w:val="left" w:pos="360"/>
        </w:tabs>
        <w:ind w:left="360" w:hanging="36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62471204"/>
    <w:multiLevelType w:val="multilevel"/>
    <w:tmpl w:val="62471204"/>
    <w:lvl w:ilvl="0" w:tentative="0">
      <w:start w:val="1"/>
      <w:numFmt w:val="decimal"/>
      <w:pStyle w:val="725"/>
      <w:lvlText w:val="%1)"/>
      <w:lvlJc w:val="left"/>
      <w:pPr>
        <w:tabs>
          <w:tab w:val="left" w:pos="0"/>
        </w:tabs>
        <w:ind w:left="0" w:firstLine="408"/>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658B4D7E"/>
    <w:multiLevelType w:val="multilevel"/>
    <w:tmpl w:val="658B4D7E"/>
    <w:lvl w:ilvl="0" w:tentative="0">
      <w:start w:val="1"/>
      <w:numFmt w:val="lowerLetter"/>
      <w:pStyle w:val="1035"/>
      <w:lvlText w:val="%1)"/>
      <w:lvlJc w:val="left"/>
      <w:pPr>
        <w:tabs>
          <w:tab w:val="left" w:pos="1008"/>
        </w:tabs>
        <w:ind w:left="1008" w:hanging="448"/>
      </w:pPr>
      <w:rPr>
        <w:rFonts w:hint="default" w:ascii="Times New Roman" w:hAnsi="Times New Roman"/>
        <w:b w:val="0"/>
        <w:i w:val="0"/>
        <w:sz w:val="24"/>
        <w:szCs w:val="24"/>
      </w:r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3">
    <w:nsid w:val="6C0B3CB0"/>
    <w:multiLevelType w:val="multilevel"/>
    <w:tmpl w:val="6C0B3CB0"/>
    <w:lvl w:ilvl="0" w:tentative="0">
      <w:start w:val="1"/>
      <w:numFmt w:val="bullet"/>
      <w:pStyle w:val="368"/>
      <w:lvlText w:val=""/>
      <w:lvlJc w:val="left"/>
      <w:pPr>
        <w:tabs>
          <w:tab w:val="left" w:pos="1814"/>
        </w:tabs>
        <w:ind w:left="1814" w:hanging="453"/>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394"/>
      <w:suff w:val="nothing"/>
      <w:lvlText w:val="%1%2　"/>
      <w:lvlJc w:val="left"/>
      <w:pPr>
        <w:ind w:left="0" w:firstLine="0"/>
      </w:pPr>
      <w:rPr>
        <w:rFonts w:hint="eastAsia" w:ascii="黑体" w:hAnsi="Times New Roman" w:eastAsia="黑体"/>
        <w:b w:val="0"/>
        <w:i w:val="0"/>
        <w:sz w:val="24"/>
      </w:rPr>
    </w:lvl>
    <w:lvl w:ilvl="2" w:tentative="0">
      <w:start w:val="1"/>
      <w:numFmt w:val="decimal"/>
      <w:pStyle w:val="390"/>
      <w:suff w:val="nothing"/>
      <w:lvlText w:val="%1%2.%3　"/>
      <w:lvlJc w:val="left"/>
      <w:pPr>
        <w:ind w:left="0" w:firstLine="0"/>
      </w:pPr>
      <w:rPr>
        <w:rFonts w:hint="eastAsia" w:ascii="黑体" w:hAnsi="Times New Roman" w:eastAsia="黑体"/>
        <w:b w:val="0"/>
        <w:i w:val="0"/>
        <w:sz w:val="24"/>
      </w:rPr>
    </w:lvl>
    <w:lvl w:ilvl="3" w:tentative="0">
      <w:start w:val="1"/>
      <w:numFmt w:val="decimal"/>
      <w:pStyle w:val="391"/>
      <w:suff w:val="nothing"/>
      <w:lvlText w:val="%1%2.%3.%4　"/>
      <w:lvlJc w:val="left"/>
      <w:pPr>
        <w:ind w:left="0" w:firstLine="0"/>
      </w:pPr>
      <w:rPr>
        <w:rFonts w:hint="eastAsia" w:ascii="黑体" w:hAnsi="Times New Roman" w:eastAsia="黑体"/>
        <w:b w:val="0"/>
        <w:i w:val="0"/>
        <w:sz w:val="21"/>
      </w:rPr>
    </w:lvl>
    <w:lvl w:ilvl="4" w:tentative="0">
      <w:start w:val="1"/>
      <w:numFmt w:val="decimal"/>
      <w:pStyle w:val="392"/>
      <w:suff w:val="nothing"/>
      <w:lvlText w:val="%1%2.%3.%4.%5　"/>
      <w:lvlJc w:val="left"/>
      <w:pPr>
        <w:ind w:left="0" w:firstLine="0"/>
      </w:pPr>
      <w:rPr>
        <w:rFonts w:hint="eastAsia" w:ascii="黑体" w:hAnsi="Times New Roman" w:eastAsia="黑体"/>
        <w:b w:val="0"/>
        <w:i w:val="0"/>
        <w:sz w:val="21"/>
      </w:rPr>
    </w:lvl>
    <w:lvl w:ilvl="5" w:tentative="0">
      <w:start w:val="1"/>
      <w:numFmt w:val="decimal"/>
      <w:pStyle w:val="39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5">
    <w:nsid w:val="6DD02108"/>
    <w:multiLevelType w:val="multilevel"/>
    <w:tmpl w:val="6DD02108"/>
    <w:lvl w:ilvl="0" w:tentative="0">
      <w:start w:val="1"/>
      <w:numFmt w:val="decimal"/>
      <w:pStyle w:val="707"/>
      <w:lvlText w:val="%1)"/>
      <w:lvlJc w:val="left"/>
      <w:pPr>
        <w:tabs>
          <w:tab w:val="left" w:pos="0"/>
        </w:tabs>
        <w:ind w:left="289" w:hanging="28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6F52761E"/>
    <w:multiLevelType w:val="multilevel"/>
    <w:tmpl w:val="6F52761E"/>
    <w:lvl w:ilvl="0" w:tentative="0">
      <w:start w:val="1"/>
      <w:numFmt w:val="decimal"/>
      <w:pStyle w:val="708"/>
      <w:lvlText w:val="图%1"/>
      <w:lvlJc w:val="left"/>
      <w:pPr>
        <w:tabs>
          <w:tab w:val="left" w:pos="919"/>
        </w:tabs>
        <w:ind w:left="919" w:hanging="420"/>
      </w:pPr>
      <w:rPr>
        <w:rFonts w:hint="eastAsia" w:ascii="仿宋_GB2312" w:eastAsia="仿宋_GB2312"/>
      </w:rPr>
    </w:lvl>
    <w:lvl w:ilvl="1" w:tentative="0">
      <w:start w:val="1"/>
      <w:numFmt w:val="decimal"/>
      <w:lvlText w:val="%2."/>
      <w:lvlJc w:val="left"/>
      <w:pPr>
        <w:tabs>
          <w:tab w:val="left" w:pos="1339"/>
        </w:tabs>
        <w:ind w:left="1339" w:hanging="420"/>
      </w:pPr>
    </w:lvl>
    <w:lvl w:ilvl="2" w:tentative="0">
      <w:start w:val="1"/>
      <w:numFmt w:val="lowerRoman"/>
      <w:lvlText w:val="%3."/>
      <w:lvlJc w:val="right"/>
      <w:pPr>
        <w:tabs>
          <w:tab w:val="left" w:pos="1759"/>
        </w:tabs>
        <w:ind w:left="1759" w:hanging="420"/>
      </w:pPr>
    </w:lvl>
    <w:lvl w:ilvl="3" w:tentative="0">
      <w:start w:val="1"/>
      <w:numFmt w:val="decimal"/>
      <w:lvlText w:val="%4."/>
      <w:lvlJc w:val="left"/>
      <w:pPr>
        <w:tabs>
          <w:tab w:val="left" w:pos="2179"/>
        </w:tabs>
        <w:ind w:left="2179" w:hanging="420"/>
      </w:pPr>
    </w:lvl>
    <w:lvl w:ilvl="4" w:tentative="0">
      <w:start w:val="1"/>
      <w:numFmt w:val="lowerLetter"/>
      <w:lvlText w:val="%5)"/>
      <w:lvlJc w:val="left"/>
      <w:pPr>
        <w:tabs>
          <w:tab w:val="left" w:pos="2599"/>
        </w:tabs>
        <w:ind w:left="2599" w:hanging="420"/>
      </w:pPr>
    </w:lvl>
    <w:lvl w:ilvl="5" w:tentative="0">
      <w:start w:val="1"/>
      <w:numFmt w:val="lowerRoman"/>
      <w:lvlText w:val="%6."/>
      <w:lvlJc w:val="right"/>
      <w:pPr>
        <w:tabs>
          <w:tab w:val="left" w:pos="3019"/>
        </w:tabs>
        <w:ind w:left="3019" w:hanging="420"/>
      </w:pPr>
    </w:lvl>
    <w:lvl w:ilvl="6" w:tentative="0">
      <w:start w:val="1"/>
      <w:numFmt w:val="decimal"/>
      <w:lvlText w:val="%7."/>
      <w:lvlJc w:val="left"/>
      <w:pPr>
        <w:tabs>
          <w:tab w:val="left" w:pos="3439"/>
        </w:tabs>
        <w:ind w:left="3439" w:hanging="420"/>
      </w:pPr>
    </w:lvl>
    <w:lvl w:ilvl="7" w:tentative="0">
      <w:start w:val="1"/>
      <w:numFmt w:val="lowerLetter"/>
      <w:lvlText w:val="%8)"/>
      <w:lvlJc w:val="left"/>
      <w:pPr>
        <w:tabs>
          <w:tab w:val="left" w:pos="3859"/>
        </w:tabs>
        <w:ind w:left="3859" w:hanging="420"/>
      </w:pPr>
    </w:lvl>
    <w:lvl w:ilvl="8" w:tentative="0">
      <w:start w:val="1"/>
      <w:numFmt w:val="lowerRoman"/>
      <w:lvlText w:val="%9."/>
      <w:lvlJc w:val="right"/>
      <w:pPr>
        <w:tabs>
          <w:tab w:val="left" w:pos="4279"/>
        </w:tabs>
        <w:ind w:left="4279" w:hanging="420"/>
      </w:pPr>
    </w:lvl>
  </w:abstractNum>
  <w:abstractNum w:abstractNumId="37">
    <w:nsid w:val="71C5589F"/>
    <w:multiLevelType w:val="multilevel"/>
    <w:tmpl w:val="71C5589F"/>
    <w:lvl w:ilvl="0" w:tentative="0">
      <w:start w:val="1"/>
      <w:numFmt w:val="bullet"/>
      <w:pStyle w:val="843"/>
      <w:lvlText w:val=""/>
      <w:lvlJc w:val="left"/>
      <w:pPr>
        <w:tabs>
          <w:tab w:val="left" w:pos="1041"/>
        </w:tabs>
        <w:ind w:left="1041" w:hanging="420"/>
      </w:pPr>
      <w:rPr>
        <w:rFonts w:hint="default" w:ascii="Wingdings" w:hAnsi="Wingdings"/>
      </w:rPr>
    </w:lvl>
    <w:lvl w:ilvl="1" w:tentative="0">
      <w:start w:val="1"/>
      <w:numFmt w:val="bullet"/>
      <w:lvlText w:val=""/>
      <w:lvlJc w:val="left"/>
      <w:pPr>
        <w:tabs>
          <w:tab w:val="left" w:pos="1461"/>
        </w:tabs>
        <w:ind w:left="1461" w:hanging="420"/>
      </w:pPr>
      <w:rPr>
        <w:rFonts w:hint="default" w:ascii="Wingdings" w:hAnsi="Wingdings"/>
      </w:rPr>
    </w:lvl>
    <w:lvl w:ilvl="2" w:tentative="0">
      <w:start w:val="1"/>
      <w:numFmt w:val="bullet"/>
      <w:lvlText w:val=""/>
      <w:lvlJc w:val="left"/>
      <w:pPr>
        <w:tabs>
          <w:tab w:val="left" w:pos="1881"/>
        </w:tabs>
        <w:ind w:left="1881" w:hanging="420"/>
      </w:pPr>
      <w:rPr>
        <w:rFonts w:hint="default" w:ascii="Wingdings" w:hAnsi="Wingdings"/>
      </w:rPr>
    </w:lvl>
    <w:lvl w:ilvl="3" w:tentative="0">
      <w:start w:val="1"/>
      <w:numFmt w:val="bullet"/>
      <w:lvlText w:val=""/>
      <w:lvlJc w:val="left"/>
      <w:pPr>
        <w:tabs>
          <w:tab w:val="left" w:pos="734"/>
        </w:tabs>
        <w:ind w:left="734" w:hanging="420"/>
      </w:pPr>
      <w:rPr>
        <w:rFonts w:hint="default" w:ascii="Wingdings" w:hAnsi="Wingdings"/>
      </w:rPr>
    </w:lvl>
    <w:lvl w:ilvl="4" w:tentative="0">
      <w:start w:val="1"/>
      <w:numFmt w:val="bullet"/>
      <w:lvlText w:val=""/>
      <w:lvlJc w:val="left"/>
      <w:pPr>
        <w:tabs>
          <w:tab w:val="left" w:pos="2721"/>
        </w:tabs>
        <w:ind w:left="2721" w:hanging="420"/>
      </w:pPr>
      <w:rPr>
        <w:rFonts w:hint="default" w:ascii="Wingdings" w:hAnsi="Wingdings"/>
      </w:rPr>
    </w:lvl>
    <w:lvl w:ilvl="5" w:tentative="0">
      <w:start w:val="1"/>
      <w:numFmt w:val="bullet"/>
      <w:lvlText w:val=""/>
      <w:lvlJc w:val="left"/>
      <w:pPr>
        <w:tabs>
          <w:tab w:val="left" w:pos="3141"/>
        </w:tabs>
        <w:ind w:left="3141" w:hanging="420"/>
      </w:pPr>
      <w:rPr>
        <w:rFonts w:hint="default" w:ascii="Wingdings" w:hAnsi="Wingdings"/>
      </w:rPr>
    </w:lvl>
    <w:lvl w:ilvl="6" w:tentative="0">
      <w:start w:val="1"/>
      <w:numFmt w:val="bullet"/>
      <w:lvlText w:val=""/>
      <w:lvlJc w:val="left"/>
      <w:pPr>
        <w:tabs>
          <w:tab w:val="left" w:pos="3561"/>
        </w:tabs>
        <w:ind w:left="3561" w:hanging="420"/>
      </w:pPr>
      <w:rPr>
        <w:rFonts w:hint="default" w:ascii="Wingdings" w:hAnsi="Wingdings"/>
      </w:rPr>
    </w:lvl>
    <w:lvl w:ilvl="7" w:tentative="0">
      <w:start w:val="1"/>
      <w:numFmt w:val="bullet"/>
      <w:lvlText w:val=""/>
      <w:lvlJc w:val="left"/>
      <w:pPr>
        <w:tabs>
          <w:tab w:val="left" w:pos="3981"/>
        </w:tabs>
        <w:ind w:left="3981" w:hanging="420"/>
      </w:pPr>
      <w:rPr>
        <w:rFonts w:hint="default" w:ascii="Wingdings" w:hAnsi="Wingdings"/>
      </w:rPr>
    </w:lvl>
    <w:lvl w:ilvl="8" w:tentative="0">
      <w:start w:val="1"/>
      <w:numFmt w:val="bullet"/>
      <w:lvlText w:val=""/>
      <w:lvlJc w:val="left"/>
      <w:pPr>
        <w:tabs>
          <w:tab w:val="left" w:pos="4401"/>
        </w:tabs>
        <w:ind w:left="4401" w:hanging="420"/>
      </w:pPr>
      <w:rPr>
        <w:rFonts w:hint="default" w:ascii="Wingdings" w:hAnsi="Wingdings"/>
      </w:rPr>
    </w:lvl>
  </w:abstractNum>
  <w:abstractNum w:abstractNumId="38">
    <w:nsid w:val="726F6832"/>
    <w:multiLevelType w:val="multilevel"/>
    <w:tmpl w:val="726F6832"/>
    <w:lvl w:ilvl="0" w:tentative="0">
      <w:start w:val="1"/>
      <w:numFmt w:val="decimal"/>
      <w:pStyle w:val="123"/>
      <w:lvlText w:val="%1"/>
      <w:legacy w:legacy="1" w:legacySpace="144" w:legacyIndent="0"/>
      <w:lvlJc w:val="left"/>
      <w:rPr>
        <w:rFonts w:hint="eastAsia" w:ascii="黑体" w:eastAsia="黑体"/>
        <w:b/>
        <w:i w:val="0"/>
        <w:sz w:val="28"/>
      </w:rPr>
    </w:lvl>
    <w:lvl w:ilvl="1" w:tentative="0">
      <w:start w:val="1"/>
      <w:numFmt w:val="decimal"/>
      <w:lvlText w:val="%1.%2"/>
      <w:legacy w:legacy="1" w:legacySpace="144" w:legacyIndent="0"/>
      <w:lvlJc w:val="left"/>
      <w:rPr>
        <w:rFonts w:hint="eastAsia" w:ascii="黑体" w:eastAsia="黑体"/>
        <w:b/>
        <w:i w:val="0"/>
        <w:sz w:val="28"/>
      </w:rPr>
    </w:lvl>
    <w:lvl w:ilvl="2" w:tentative="0">
      <w:start w:val="1"/>
      <w:numFmt w:val="decimal"/>
      <w:lvlText w:val="%1.%2.%3"/>
      <w:legacy w:legacy="1" w:legacySpace="144" w:legacyIndent="0"/>
      <w:lvlJc w:val="left"/>
      <w:rPr>
        <w:rFonts w:hint="eastAsia" w:ascii="黑体" w:eastAsia="黑体"/>
        <w:b/>
        <w:i w:val="0"/>
        <w:sz w:val="28"/>
      </w:rPr>
    </w:lvl>
    <w:lvl w:ilvl="3" w:tentative="0">
      <w:start w:val="1"/>
      <w:numFmt w:val="decimal"/>
      <w:lvlText w:val="%1.%2.%3.%4"/>
      <w:legacy w:legacy="1" w:legacySpace="144" w:legacyIndent="0"/>
      <w:lvlJc w:val="left"/>
      <w:rPr>
        <w:rFonts w:hint="eastAsia" w:ascii="宋体" w:eastAsia="宋体"/>
        <w:b/>
        <w:i w:val="0"/>
        <w:sz w:val="28"/>
      </w:rPr>
    </w:lvl>
    <w:lvl w:ilvl="4" w:tentative="0">
      <w:start w:val="1"/>
      <w:numFmt w:val="decimal"/>
      <w:lvlText w:val="%1.%2.%3.%4.%5"/>
      <w:legacy w:legacy="1" w:legacySpace="144" w:legacyIndent="0"/>
      <w:lvlJc w:val="left"/>
      <w:rPr>
        <w:rFonts w:hint="eastAsia" w:ascii="宋体" w:eastAsia="宋体"/>
        <w:b/>
        <w:i w:val="0"/>
        <w:sz w:val="28"/>
      </w:rPr>
    </w:lvl>
    <w:lvl w:ilvl="5" w:tentative="0">
      <w:start w:val="1"/>
      <w:numFmt w:val="decimal"/>
      <w:lvlText w:val="%1.%2.%3.%4.%5.%6"/>
      <w:legacy w:legacy="1" w:legacySpace="144" w:legacyIndent="0"/>
      <w:lvlJc w:val="left"/>
      <w:rPr>
        <w:rFonts w:hint="eastAsia" w:ascii="宋体" w:eastAsia="宋体"/>
        <w:b/>
        <w:i w:val="0"/>
        <w:sz w:val="28"/>
      </w:rPr>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39">
    <w:nsid w:val="759B1010"/>
    <w:multiLevelType w:val="multilevel"/>
    <w:tmpl w:val="759B1010"/>
    <w:lvl w:ilvl="0" w:tentative="0">
      <w:start w:val="1"/>
      <w:numFmt w:val="bullet"/>
      <w:pStyle w:val="706"/>
      <w:lvlText w:val=""/>
      <w:lvlJc w:val="left"/>
      <w:pPr>
        <w:tabs>
          <w:tab w:val="left" w:pos="0"/>
        </w:tabs>
        <w:ind w:left="0" w:firstLine="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76933334"/>
    <w:multiLevelType w:val="multilevel"/>
    <w:tmpl w:val="76933334"/>
    <w:lvl w:ilvl="0" w:tentative="0">
      <w:start w:val="1"/>
      <w:numFmt w:val="none"/>
      <w:pStyle w:val="104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77972375"/>
    <w:multiLevelType w:val="multilevel"/>
    <w:tmpl w:val="77972375"/>
    <w:lvl w:ilvl="0" w:tentative="0">
      <w:start w:val="1"/>
      <w:numFmt w:val="decimal"/>
      <w:pStyle w:val="319"/>
      <w:lvlText w:val="%1"/>
      <w:lvlJc w:val="center"/>
      <w:pPr>
        <w:tabs>
          <w:tab w:val="left" w:pos="0"/>
        </w:tabs>
        <w:ind w:left="0" w:firstLine="0"/>
      </w:pPr>
      <w:rPr>
        <w:rFonts w:hint="default" w:ascii="Arial" w:hAnsi="Arial" w:eastAsia="仿宋_GB2312"/>
        <w:b w:val="0"/>
        <w:i w:val="0"/>
        <w:caps w:val="0"/>
        <w:strike w:val="0"/>
        <w:dstrike w:val="0"/>
        <w:vanish w:val="0"/>
        <w:color w:val="auto"/>
        <w:sz w:val="21"/>
        <w:szCs w:val="21"/>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7BEF625B"/>
    <w:multiLevelType w:val="singleLevel"/>
    <w:tmpl w:val="7BEF625B"/>
    <w:lvl w:ilvl="0" w:tentative="0">
      <w:start w:val="1"/>
      <w:numFmt w:val="lowerLetter"/>
      <w:pStyle w:val="1026"/>
      <w:lvlText w:val="%1)"/>
      <w:lvlJc w:val="left"/>
      <w:pPr>
        <w:tabs>
          <w:tab w:val="left" w:pos="964"/>
        </w:tabs>
        <w:ind w:left="964" w:hanging="482"/>
      </w:pPr>
      <w:rPr>
        <w:rFonts w:hint="eastAsia" w:ascii="宋体" w:eastAsia="宋体"/>
        <w:b w:val="0"/>
        <w:i w:val="0"/>
        <w:spacing w:val="0"/>
        <w:w w:val="100"/>
        <w:position w:val="0"/>
        <w:sz w:val="24"/>
      </w:rPr>
    </w:lvl>
  </w:abstractNum>
  <w:abstractNum w:abstractNumId="43">
    <w:nsid w:val="7ECB7AF8"/>
    <w:multiLevelType w:val="multilevel"/>
    <w:tmpl w:val="7ECB7AF8"/>
    <w:lvl w:ilvl="0" w:tentative="0">
      <w:start w:val="1"/>
      <w:numFmt w:val="lowerLetter"/>
      <w:pStyle w:val="993"/>
      <w:lvlText w:val="%1."/>
      <w:lvlJc w:val="left"/>
      <w:pPr>
        <w:ind w:left="1322" w:hanging="420"/>
      </w:pPr>
      <w:rPr>
        <w:rFonts w:hint="default" w:ascii="Times New Roman" w:hAnsi="Times New Roman" w:eastAsia="宋体"/>
        <w:b w:val="0"/>
        <w:i w:val="0"/>
        <w:sz w:val="24"/>
      </w:rPr>
    </w:lvl>
    <w:lvl w:ilvl="1" w:tentative="0">
      <w:start w:val="1"/>
      <w:numFmt w:val="lowerLetter"/>
      <w:lvlText w:val="%2)"/>
      <w:lvlJc w:val="left"/>
      <w:pPr>
        <w:ind w:left="1742" w:hanging="420"/>
      </w:pPr>
    </w:lvl>
    <w:lvl w:ilvl="2" w:tentative="0">
      <w:start w:val="1"/>
      <w:numFmt w:val="lowerRoman"/>
      <w:lvlText w:val="%3."/>
      <w:lvlJc w:val="right"/>
      <w:pPr>
        <w:ind w:left="2162" w:hanging="420"/>
      </w:pPr>
    </w:lvl>
    <w:lvl w:ilvl="3" w:tentative="0">
      <w:start w:val="1"/>
      <w:numFmt w:val="decimal"/>
      <w:lvlText w:val="%4."/>
      <w:lvlJc w:val="left"/>
      <w:pPr>
        <w:ind w:left="2582" w:hanging="420"/>
      </w:pPr>
    </w:lvl>
    <w:lvl w:ilvl="4" w:tentative="0">
      <w:start w:val="1"/>
      <w:numFmt w:val="lowerLetter"/>
      <w:lvlText w:val="%5)"/>
      <w:lvlJc w:val="left"/>
      <w:pPr>
        <w:ind w:left="3002" w:hanging="420"/>
      </w:pPr>
    </w:lvl>
    <w:lvl w:ilvl="5" w:tentative="0">
      <w:start w:val="1"/>
      <w:numFmt w:val="lowerRoman"/>
      <w:lvlText w:val="%6."/>
      <w:lvlJc w:val="right"/>
      <w:pPr>
        <w:ind w:left="3422" w:hanging="420"/>
      </w:pPr>
    </w:lvl>
    <w:lvl w:ilvl="6" w:tentative="0">
      <w:start w:val="1"/>
      <w:numFmt w:val="decimal"/>
      <w:lvlText w:val="%7."/>
      <w:lvlJc w:val="left"/>
      <w:pPr>
        <w:ind w:left="3842" w:hanging="420"/>
      </w:pPr>
    </w:lvl>
    <w:lvl w:ilvl="7" w:tentative="0">
      <w:start w:val="1"/>
      <w:numFmt w:val="lowerLetter"/>
      <w:lvlText w:val="%8)"/>
      <w:lvlJc w:val="left"/>
      <w:pPr>
        <w:ind w:left="4262" w:hanging="420"/>
      </w:pPr>
    </w:lvl>
    <w:lvl w:ilvl="8" w:tentative="0">
      <w:start w:val="1"/>
      <w:numFmt w:val="lowerRoman"/>
      <w:lvlText w:val="%9."/>
      <w:lvlJc w:val="right"/>
      <w:pPr>
        <w:ind w:left="4682" w:hanging="420"/>
      </w:pPr>
    </w:lvl>
  </w:abstractNum>
  <w:abstractNum w:abstractNumId="44">
    <w:nsid w:val="7EFD7977"/>
    <w:multiLevelType w:val="multilevel"/>
    <w:tmpl w:val="7EFD7977"/>
    <w:lvl w:ilvl="0" w:tentative="0">
      <w:start w:val="1"/>
      <w:numFmt w:val="decimal"/>
      <w:pStyle w:val="371"/>
      <w:lvlText w:val="%1) "/>
      <w:lvlJc w:val="left"/>
      <w:pPr>
        <w:tabs>
          <w:tab w:val="left" w:pos="1474"/>
        </w:tabs>
        <w:ind w:left="1474" w:hanging="51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14"/>
  </w:num>
  <w:num w:numId="3">
    <w:abstractNumId w:val="9"/>
  </w:num>
  <w:num w:numId="4">
    <w:abstractNumId w:val="38"/>
  </w:num>
  <w:num w:numId="5">
    <w:abstractNumId w:val="4"/>
  </w:num>
  <w:num w:numId="6">
    <w:abstractNumId w:val="41"/>
  </w:num>
  <w:num w:numId="7">
    <w:abstractNumId w:val="27"/>
  </w:num>
  <w:num w:numId="8">
    <w:abstractNumId w:val="33"/>
  </w:num>
  <w:num w:numId="9">
    <w:abstractNumId w:val="13"/>
    <w:lvlOverride w:ilvl="0">
      <w:startOverride w:val="1"/>
    </w:lvlOverride>
  </w:num>
  <w:num w:numId="10">
    <w:abstractNumId w:val="44"/>
  </w:num>
  <w:num w:numId="11">
    <w:abstractNumId w:val="34"/>
  </w:num>
  <w:num w:numId="12">
    <w:abstractNumId w:val="21"/>
  </w:num>
  <w:num w:numId="13">
    <w:abstractNumId w:val="7"/>
  </w:num>
  <w:num w:numId="14">
    <w:abstractNumId w:val="3"/>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num>
  <w:num w:numId="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7"/>
  </w:num>
  <w:num w:numId="29">
    <w:abstractNumId w:val="18"/>
  </w:num>
  <w:num w:numId="30">
    <w:abstractNumId w:val="2"/>
  </w:num>
  <w:num w:numId="31">
    <w:abstractNumId w:val="43"/>
  </w:num>
  <w:num w:numId="32">
    <w:abstractNumId w:val="11"/>
    <w:lvlOverride w:ilvl="0">
      <w:lvl w:ilvl="0" w:tentative="1">
        <w:start w:val="1"/>
        <w:numFmt w:val="decimal"/>
        <w:pStyle w:val="1011"/>
        <w:suff w:val="nothing"/>
        <w:lvlText w:val="表%1"/>
        <w:lvlJc w:val="left"/>
        <w:pPr>
          <w:ind w:left="0" w:firstLine="0"/>
        </w:pPr>
        <w:rPr>
          <w:rFonts w:hint="eastAsia" w:eastAsia="黑体" w:cs="Times New Roman"/>
          <w:b w:val="0"/>
          <w:bCs w:val="0"/>
          <w:i w:val="0"/>
          <w:iCs w:val="0"/>
          <w:caps w:val="0"/>
          <w:strike w:val="0"/>
          <w:dstrike w:val="0"/>
          <w:outline w:val="0"/>
          <w:shadow w:val="0"/>
          <w:emboss w:val="0"/>
          <w:imprint w:val="0"/>
          <w:vanish w:val="0"/>
          <w:spacing w:val="0"/>
          <w:kern w:val="0"/>
          <w:position w:val="0"/>
          <w:sz w:val="24"/>
          <w:u w:val="none"/>
          <w:vertAlign w:val="baseline"/>
          <w:lang w:val="en-US"/>
        </w:rPr>
      </w:lvl>
    </w:lvlOverride>
  </w:num>
  <w:num w:numId="33">
    <w:abstractNumId w:val="42"/>
  </w:num>
  <w:num w:numId="34">
    <w:abstractNumId w:val="16"/>
  </w:num>
  <w:num w:numId="35">
    <w:abstractNumId w:val="32"/>
  </w:num>
  <w:num w:numId="36">
    <w:abstractNumId w:val="40"/>
  </w:num>
  <w:num w:numId="37">
    <w:abstractNumId w:val="19"/>
  </w:num>
  <w:num w:numId="38">
    <w:abstractNumId w:val="23"/>
  </w:num>
  <w:num w:numId="39">
    <w:abstractNumId w:val="10"/>
  </w:num>
  <w:num w:numId="40">
    <w:abstractNumId w:val="12"/>
  </w:num>
  <w:num w:numId="41">
    <w:abstractNumId w:val="20"/>
  </w:num>
  <w:num w:numId="42">
    <w:abstractNumId w:val="29"/>
  </w:num>
  <w:num w:numId="43">
    <w:abstractNumId w:val="26"/>
  </w:num>
  <w:num w:numId="44">
    <w:abstractNumId w:val="0"/>
  </w:num>
  <w:num w:numId="45">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displayBackgroundShape w:val="1"/>
  <w:embedSystemFonts/>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oNotHyphenateCaps/>
  <w:drawingGridHorizontalSpacing w:val="124"/>
  <w:drawingGridVerticalSpacing w:val="184"/>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ianXieRen" w:val="¨¢??¡ã"/>
    <w:docVar w:name="BianZhiDanWei" w:val="5¨º¨°"/>
    <w:docVar w:name="ChanPinDaiHao" w:val="TC-1"/>
    <w:docVar w:name="ChanPinMingCheng" w:val="??D?¨¬?2a"/>
    <w:docVar w:name="FenXiTongMingCheng" w:val="RK"/>
    <w:docVar w:name="JieDuan" w:val="Z"/>
    <w:docVar w:name="MiJi" w:val="?¨²2?"/>
    <w:docVar w:name="RaacFrontCoverType" w:val="¨¦¨¨?????t"/>
    <w:docVar w:name="TemplateIID" w:val="null"/>
    <w:docVar w:name="WenJianBianHao" w:val="TCR-1JY20"/>
    <w:docVar w:name="WenJianMingCheng" w:val="?y?¨´D?¨¨¨¨??¦Ì?¡Á¨¨¡À¨¤o??¡ã2?¦Ì???¨º?¨°a?¨®"/>
  </w:docVars>
  <w:rsids>
    <w:rsidRoot w:val="00C60E33"/>
    <w:rsid w:val="00000C91"/>
    <w:rsid w:val="0000102A"/>
    <w:rsid w:val="000011B2"/>
    <w:rsid w:val="0000223B"/>
    <w:rsid w:val="00003691"/>
    <w:rsid w:val="00004486"/>
    <w:rsid w:val="000048CF"/>
    <w:rsid w:val="00004EF8"/>
    <w:rsid w:val="000059A2"/>
    <w:rsid w:val="00005D4F"/>
    <w:rsid w:val="00006818"/>
    <w:rsid w:val="0000696D"/>
    <w:rsid w:val="0000731B"/>
    <w:rsid w:val="000078C2"/>
    <w:rsid w:val="00010400"/>
    <w:rsid w:val="000108B2"/>
    <w:rsid w:val="000108B3"/>
    <w:rsid w:val="00010E07"/>
    <w:rsid w:val="000116EC"/>
    <w:rsid w:val="00011813"/>
    <w:rsid w:val="00012140"/>
    <w:rsid w:val="000133F1"/>
    <w:rsid w:val="000139E0"/>
    <w:rsid w:val="000142AE"/>
    <w:rsid w:val="000156B8"/>
    <w:rsid w:val="00016481"/>
    <w:rsid w:val="000165DC"/>
    <w:rsid w:val="000172AC"/>
    <w:rsid w:val="000208F3"/>
    <w:rsid w:val="00020DE6"/>
    <w:rsid w:val="000228F2"/>
    <w:rsid w:val="000260FE"/>
    <w:rsid w:val="000264CB"/>
    <w:rsid w:val="0002686A"/>
    <w:rsid w:val="00027697"/>
    <w:rsid w:val="00027D1E"/>
    <w:rsid w:val="00027FCD"/>
    <w:rsid w:val="00030093"/>
    <w:rsid w:val="0003036F"/>
    <w:rsid w:val="0003165B"/>
    <w:rsid w:val="0003215E"/>
    <w:rsid w:val="000321FC"/>
    <w:rsid w:val="00032585"/>
    <w:rsid w:val="00033312"/>
    <w:rsid w:val="00033E4E"/>
    <w:rsid w:val="0003408B"/>
    <w:rsid w:val="000342B8"/>
    <w:rsid w:val="00034A25"/>
    <w:rsid w:val="00034B96"/>
    <w:rsid w:val="00034BAA"/>
    <w:rsid w:val="0003543F"/>
    <w:rsid w:val="000364E3"/>
    <w:rsid w:val="00040794"/>
    <w:rsid w:val="00040819"/>
    <w:rsid w:val="0004090C"/>
    <w:rsid w:val="000410EB"/>
    <w:rsid w:val="000413CE"/>
    <w:rsid w:val="0004159A"/>
    <w:rsid w:val="000421BA"/>
    <w:rsid w:val="000428C8"/>
    <w:rsid w:val="00042E45"/>
    <w:rsid w:val="00043A5B"/>
    <w:rsid w:val="00043B00"/>
    <w:rsid w:val="00043B93"/>
    <w:rsid w:val="000442D2"/>
    <w:rsid w:val="000445DC"/>
    <w:rsid w:val="00044C14"/>
    <w:rsid w:val="00045517"/>
    <w:rsid w:val="00045B3A"/>
    <w:rsid w:val="0004699C"/>
    <w:rsid w:val="00047572"/>
    <w:rsid w:val="00047745"/>
    <w:rsid w:val="00047F90"/>
    <w:rsid w:val="000503E6"/>
    <w:rsid w:val="00050BE3"/>
    <w:rsid w:val="00052B7A"/>
    <w:rsid w:val="00052EFA"/>
    <w:rsid w:val="00053002"/>
    <w:rsid w:val="00054152"/>
    <w:rsid w:val="00054294"/>
    <w:rsid w:val="00054371"/>
    <w:rsid w:val="00054B5A"/>
    <w:rsid w:val="000553F6"/>
    <w:rsid w:val="00055B7C"/>
    <w:rsid w:val="000563B2"/>
    <w:rsid w:val="0005647E"/>
    <w:rsid w:val="00056BEF"/>
    <w:rsid w:val="000578C5"/>
    <w:rsid w:val="00060298"/>
    <w:rsid w:val="0006031E"/>
    <w:rsid w:val="0006045E"/>
    <w:rsid w:val="000622B2"/>
    <w:rsid w:val="00063792"/>
    <w:rsid w:val="000638F1"/>
    <w:rsid w:val="000644CF"/>
    <w:rsid w:val="000644EA"/>
    <w:rsid w:val="0006482C"/>
    <w:rsid w:val="00064F10"/>
    <w:rsid w:val="00065E1A"/>
    <w:rsid w:val="00066040"/>
    <w:rsid w:val="0006696D"/>
    <w:rsid w:val="00066E35"/>
    <w:rsid w:val="0006725D"/>
    <w:rsid w:val="0006743B"/>
    <w:rsid w:val="0006791B"/>
    <w:rsid w:val="00071078"/>
    <w:rsid w:val="00072352"/>
    <w:rsid w:val="0007244D"/>
    <w:rsid w:val="000724EA"/>
    <w:rsid w:val="0007250C"/>
    <w:rsid w:val="00072CD7"/>
    <w:rsid w:val="00072D69"/>
    <w:rsid w:val="00073A89"/>
    <w:rsid w:val="00073AA4"/>
    <w:rsid w:val="00073D1F"/>
    <w:rsid w:val="00073F39"/>
    <w:rsid w:val="00073FCE"/>
    <w:rsid w:val="000740BC"/>
    <w:rsid w:val="00074371"/>
    <w:rsid w:val="000743CE"/>
    <w:rsid w:val="0007446E"/>
    <w:rsid w:val="00074C1D"/>
    <w:rsid w:val="00075690"/>
    <w:rsid w:val="00076934"/>
    <w:rsid w:val="00076D27"/>
    <w:rsid w:val="00076E11"/>
    <w:rsid w:val="000802B1"/>
    <w:rsid w:val="00080573"/>
    <w:rsid w:val="0008081D"/>
    <w:rsid w:val="000814C9"/>
    <w:rsid w:val="00081895"/>
    <w:rsid w:val="00081C98"/>
    <w:rsid w:val="000828BE"/>
    <w:rsid w:val="00083898"/>
    <w:rsid w:val="00083D73"/>
    <w:rsid w:val="00084650"/>
    <w:rsid w:val="0008549D"/>
    <w:rsid w:val="00085619"/>
    <w:rsid w:val="00085F8D"/>
    <w:rsid w:val="00086486"/>
    <w:rsid w:val="000864B7"/>
    <w:rsid w:val="000866AF"/>
    <w:rsid w:val="00086C76"/>
    <w:rsid w:val="00086D6A"/>
    <w:rsid w:val="000870DE"/>
    <w:rsid w:val="00087DBA"/>
    <w:rsid w:val="00090FCD"/>
    <w:rsid w:val="000910D7"/>
    <w:rsid w:val="0009118F"/>
    <w:rsid w:val="000912C8"/>
    <w:rsid w:val="00091CC2"/>
    <w:rsid w:val="000922F3"/>
    <w:rsid w:val="00092CFA"/>
    <w:rsid w:val="000937B9"/>
    <w:rsid w:val="00093DDE"/>
    <w:rsid w:val="00093E35"/>
    <w:rsid w:val="00094443"/>
    <w:rsid w:val="00094E91"/>
    <w:rsid w:val="00094F21"/>
    <w:rsid w:val="000955BC"/>
    <w:rsid w:val="00096494"/>
    <w:rsid w:val="000977AE"/>
    <w:rsid w:val="000A013C"/>
    <w:rsid w:val="000A14FE"/>
    <w:rsid w:val="000A17ED"/>
    <w:rsid w:val="000A1BF5"/>
    <w:rsid w:val="000A2BB0"/>
    <w:rsid w:val="000A3C77"/>
    <w:rsid w:val="000A4307"/>
    <w:rsid w:val="000A52A0"/>
    <w:rsid w:val="000A5D05"/>
    <w:rsid w:val="000A6256"/>
    <w:rsid w:val="000A6370"/>
    <w:rsid w:val="000A65D9"/>
    <w:rsid w:val="000A7BD1"/>
    <w:rsid w:val="000A7CBD"/>
    <w:rsid w:val="000A7D4B"/>
    <w:rsid w:val="000A7DEC"/>
    <w:rsid w:val="000B0348"/>
    <w:rsid w:val="000B0A27"/>
    <w:rsid w:val="000B1503"/>
    <w:rsid w:val="000B1E19"/>
    <w:rsid w:val="000B231F"/>
    <w:rsid w:val="000B2739"/>
    <w:rsid w:val="000B2C5E"/>
    <w:rsid w:val="000B303C"/>
    <w:rsid w:val="000B34C9"/>
    <w:rsid w:val="000B53CD"/>
    <w:rsid w:val="000B5584"/>
    <w:rsid w:val="000B5A6C"/>
    <w:rsid w:val="000B5AD5"/>
    <w:rsid w:val="000B5CF1"/>
    <w:rsid w:val="000B675B"/>
    <w:rsid w:val="000B6E5F"/>
    <w:rsid w:val="000B7709"/>
    <w:rsid w:val="000B793C"/>
    <w:rsid w:val="000B7BED"/>
    <w:rsid w:val="000C1179"/>
    <w:rsid w:val="000C12A0"/>
    <w:rsid w:val="000C2060"/>
    <w:rsid w:val="000C2C71"/>
    <w:rsid w:val="000C2EDF"/>
    <w:rsid w:val="000C2F4D"/>
    <w:rsid w:val="000C2F5F"/>
    <w:rsid w:val="000C338C"/>
    <w:rsid w:val="000C391C"/>
    <w:rsid w:val="000C39E8"/>
    <w:rsid w:val="000C5742"/>
    <w:rsid w:val="000C5F2D"/>
    <w:rsid w:val="000C6053"/>
    <w:rsid w:val="000C68B5"/>
    <w:rsid w:val="000C6CE0"/>
    <w:rsid w:val="000C721F"/>
    <w:rsid w:val="000C7D5F"/>
    <w:rsid w:val="000D09D8"/>
    <w:rsid w:val="000D10C9"/>
    <w:rsid w:val="000D1142"/>
    <w:rsid w:val="000D1748"/>
    <w:rsid w:val="000D1880"/>
    <w:rsid w:val="000D2A49"/>
    <w:rsid w:val="000D3D76"/>
    <w:rsid w:val="000D48AC"/>
    <w:rsid w:val="000D4D34"/>
    <w:rsid w:val="000D5479"/>
    <w:rsid w:val="000D5702"/>
    <w:rsid w:val="000D6103"/>
    <w:rsid w:val="000D67BD"/>
    <w:rsid w:val="000D6E43"/>
    <w:rsid w:val="000E02E2"/>
    <w:rsid w:val="000E02FD"/>
    <w:rsid w:val="000E0527"/>
    <w:rsid w:val="000E1AAC"/>
    <w:rsid w:val="000E2AC7"/>
    <w:rsid w:val="000E2F7B"/>
    <w:rsid w:val="000E323C"/>
    <w:rsid w:val="000E38F7"/>
    <w:rsid w:val="000E485C"/>
    <w:rsid w:val="000E48B7"/>
    <w:rsid w:val="000E4BFD"/>
    <w:rsid w:val="000E4FEF"/>
    <w:rsid w:val="000E5651"/>
    <w:rsid w:val="000E5755"/>
    <w:rsid w:val="000E58F9"/>
    <w:rsid w:val="000E5E20"/>
    <w:rsid w:val="000E69DE"/>
    <w:rsid w:val="000E6C47"/>
    <w:rsid w:val="000E7C2A"/>
    <w:rsid w:val="000F0054"/>
    <w:rsid w:val="000F022A"/>
    <w:rsid w:val="000F082A"/>
    <w:rsid w:val="000F1A8C"/>
    <w:rsid w:val="000F21F6"/>
    <w:rsid w:val="000F2C9D"/>
    <w:rsid w:val="000F2D6D"/>
    <w:rsid w:val="000F3AF8"/>
    <w:rsid w:val="000F3E10"/>
    <w:rsid w:val="000F3EAE"/>
    <w:rsid w:val="000F41C7"/>
    <w:rsid w:val="000F439E"/>
    <w:rsid w:val="000F501C"/>
    <w:rsid w:val="000F5421"/>
    <w:rsid w:val="000F595F"/>
    <w:rsid w:val="000F690D"/>
    <w:rsid w:val="000F714D"/>
    <w:rsid w:val="001004AD"/>
    <w:rsid w:val="00100830"/>
    <w:rsid w:val="00101152"/>
    <w:rsid w:val="00101287"/>
    <w:rsid w:val="00101370"/>
    <w:rsid w:val="00102000"/>
    <w:rsid w:val="00103369"/>
    <w:rsid w:val="00103F0C"/>
    <w:rsid w:val="00104132"/>
    <w:rsid w:val="00105A3C"/>
    <w:rsid w:val="001069AB"/>
    <w:rsid w:val="00106EA8"/>
    <w:rsid w:val="0010726A"/>
    <w:rsid w:val="00107591"/>
    <w:rsid w:val="00107713"/>
    <w:rsid w:val="0011017F"/>
    <w:rsid w:val="0011077C"/>
    <w:rsid w:val="00110A68"/>
    <w:rsid w:val="001113A2"/>
    <w:rsid w:val="001119E1"/>
    <w:rsid w:val="00111F13"/>
    <w:rsid w:val="00112173"/>
    <w:rsid w:val="00112321"/>
    <w:rsid w:val="001134BF"/>
    <w:rsid w:val="00113E94"/>
    <w:rsid w:val="001146D4"/>
    <w:rsid w:val="00114C14"/>
    <w:rsid w:val="00115327"/>
    <w:rsid w:val="001162BF"/>
    <w:rsid w:val="00116A1A"/>
    <w:rsid w:val="00116D37"/>
    <w:rsid w:val="00117519"/>
    <w:rsid w:val="00117571"/>
    <w:rsid w:val="00117DE9"/>
    <w:rsid w:val="00120C3C"/>
    <w:rsid w:val="00120E26"/>
    <w:rsid w:val="0012130E"/>
    <w:rsid w:val="001214C6"/>
    <w:rsid w:val="00121DA5"/>
    <w:rsid w:val="00123395"/>
    <w:rsid w:val="00125039"/>
    <w:rsid w:val="00130015"/>
    <w:rsid w:val="0013108E"/>
    <w:rsid w:val="00131724"/>
    <w:rsid w:val="001327BD"/>
    <w:rsid w:val="00132A78"/>
    <w:rsid w:val="00133C42"/>
    <w:rsid w:val="001340F9"/>
    <w:rsid w:val="00134697"/>
    <w:rsid w:val="0013472A"/>
    <w:rsid w:val="001359C6"/>
    <w:rsid w:val="00136D74"/>
    <w:rsid w:val="00140485"/>
    <w:rsid w:val="001408C7"/>
    <w:rsid w:val="001412EE"/>
    <w:rsid w:val="00141694"/>
    <w:rsid w:val="00142FE5"/>
    <w:rsid w:val="00143107"/>
    <w:rsid w:val="00143560"/>
    <w:rsid w:val="0014382B"/>
    <w:rsid w:val="00143863"/>
    <w:rsid w:val="00144938"/>
    <w:rsid w:val="001457E2"/>
    <w:rsid w:val="00145E54"/>
    <w:rsid w:val="00147354"/>
    <w:rsid w:val="001477BE"/>
    <w:rsid w:val="00147F17"/>
    <w:rsid w:val="00150FFA"/>
    <w:rsid w:val="001518DE"/>
    <w:rsid w:val="00151B3E"/>
    <w:rsid w:val="001523EE"/>
    <w:rsid w:val="00152D51"/>
    <w:rsid w:val="00154906"/>
    <w:rsid w:val="00155DDE"/>
    <w:rsid w:val="00156B43"/>
    <w:rsid w:val="00157D3F"/>
    <w:rsid w:val="00157E77"/>
    <w:rsid w:val="0016042E"/>
    <w:rsid w:val="0016189E"/>
    <w:rsid w:val="00162B1F"/>
    <w:rsid w:val="00163C09"/>
    <w:rsid w:val="00164178"/>
    <w:rsid w:val="00166354"/>
    <w:rsid w:val="0016683E"/>
    <w:rsid w:val="00166E63"/>
    <w:rsid w:val="00167161"/>
    <w:rsid w:val="001671AD"/>
    <w:rsid w:val="001712A9"/>
    <w:rsid w:val="00172279"/>
    <w:rsid w:val="0017288E"/>
    <w:rsid w:val="00172984"/>
    <w:rsid w:val="00173144"/>
    <w:rsid w:val="001736CB"/>
    <w:rsid w:val="0017408E"/>
    <w:rsid w:val="001752ED"/>
    <w:rsid w:val="001754C8"/>
    <w:rsid w:val="00175A64"/>
    <w:rsid w:val="00175E70"/>
    <w:rsid w:val="00175F4E"/>
    <w:rsid w:val="00176322"/>
    <w:rsid w:val="0017634C"/>
    <w:rsid w:val="00176565"/>
    <w:rsid w:val="00176A77"/>
    <w:rsid w:val="00176DD0"/>
    <w:rsid w:val="00180AC2"/>
    <w:rsid w:val="00180B36"/>
    <w:rsid w:val="0018181C"/>
    <w:rsid w:val="00182557"/>
    <w:rsid w:val="00182D3A"/>
    <w:rsid w:val="00183252"/>
    <w:rsid w:val="00183D89"/>
    <w:rsid w:val="0018428E"/>
    <w:rsid w:val="001846FC"/>
    <w:rsid w:val="00184965"/>
    <w:rsid w:val="00184B3A"/>
    <w:rsid w:val="00184F59"/>
    <w:rsid w:val="00185244"/>
    <w:rsid w:val="001858F3"/>
    <w:rsid w:val="00186F59"/>
    <w:rsid w:val="0018740D"/>
    <w:rsid w:val="001905C1"/>
    <w:rsid w:val="001909CE"/>
    <w:rsid w:val="00190AF0"/>
    <w:rsid w:val="00190CD6"/>
    <w:rsid w:val="001914C2"/>
    <w:rsid w:val="00191A72"/>
    <w:rsid w:val="001924D0"/>
    <w:rsid w:val="00192C45"/>
    <w:rsid w:val="001939B9"/>
    <w:rsid w:val="00193A9E"/>
    <w:rsid w:val="00194BBD"/>
    <w:rsid w:val="00194E34"/>
    <w:rsid w:val="0019624D"/>
    <w:rsid w:val="00196717"/>
    <w:rsid w:val="00197348"/>
    <w:rsid w:val="001979DF"/>
    <w:rsid w:val="00197F14"/>
    <w:rsid w:val="001A1229"/>
    <w:rsid w:val="001A1E25"/>
    <w:rsid w:val="001A2056"/>
    <w:rsid w:val="001A21C6"/>
    <w:rsid w:val="001A2F87"/>
    <w:rsid w:val="001A3BDE"/>
    <w:rsid w:val="001A4790"/>
    <w:rsid w:val="001A4C55"/>
    <w:rsid w:val="001A4FE0"/>
    <w:rsid w:val="001A5D68"/>
    <w:rsid w:val="001A5F22"/>
    <w:rsid w:val="001A6127"/>
    <w:rsid w:val="001A63A4"/>
    <w:rsid w:val="001A6801"/>
    <w:rsid w:val="001A7295"/>
    <w:rsid w:val="001A7316"/>
    <w:rsid w:val="001A7E04"/>
    <w:rsid w:val="001B0E9F"/>
    <w:rsid w:val="001B18A1"/>
    <w:rsid w:val="001B1E5D"/>
    <w:rsid w:val="001B252F"/>
    <w:rsid w:val="001B2C86"/>
    <w:rsid w:val="001B3208"/>
    <w:rsid w:val="001B4076"/>
    <w:rsid w:val="001B52BC"/>
    <w:rsid w:val="001B693F"/>
    <w:rsid w:val="001B6A06"/>
    <w:rsid w:val="001C0567"/>
    <w:rsid w:val="001C0B4B"/>
    <w:rsid w:val="001C2340"/>
    <w:rsid w:val="001C2AE4"/>
    <w:rsid w:val="001C2DD1"/>
    <w:rsid w:val="001C3B93"/>
    <w:rsid w:val="001C46CC"/>
    <w:rsid w:val="001C488E"/>
    <w:rsid w:val="001C51EE"/>
    <w:rsid w:val="001C550B"/>
    <w:rsid w:val="001C57BD"/>
    <w:rsid w:val="001C63B0"/>
    <w:rsid w:val="001C679C"/>
    <w:rsid w:val="001C6E9B"/>
    <w:rsid w:val="001C7103"/>
    <w:rsid w:val="001C76EA"/>
    <w:rsid w:val="001D083D"/>
    <w:rsid w:val="001D0CA4"/>
    <w:rsid w:val="001D1919"/>
    <w:rsid w:val="001D1E0D"/>
    <w:rsid w:val="001D2397"/>
    <w:rsid w:val="001D2738"/>
    <w:rsid w:val="001D33B4"/>
    <w:rsid w:val="001D39C8"/>
    <w:rsid w:val="001D462A"/>
    <w:rsid w:val="001D4725"/>
    <w:rsid w:val="001D5230"/>
    <w:rsid w:val="001D59FC"/>
    <w:rsid w:val="001D68D5"/>
    <w:rsid w:val="001D6910"/>
    <w:rsid w:val="001D6CF4"/>
    <w:rsid w:val="001D791C"/>
    <w:rsid w:val="001E047B"/>
    <w:rsid w:val="001E1310"/>
    <w:rsid w:val="001E1516"/>
    <w:rsid w:val="001E196B"/>
    <w:rsid w:val="001E1F40"/>
    <w:rsid w:val="001E270C"/>
    <w:rsid w:val="001E284A"/>
    <w:rsid w:val="001E3054"/>
    <w:rsid w:val="001E4300"/>
    <w:rsid w:val="001E43F7"/>
    <w:rsid w:val="001E4D65"/>
    <w:rsid w:val="001E5BEF"/>
    <w:rsid w:val="001E62F5"/>
    <w:rsid w:val="001E6C09"/>
    <w:rsid w:val="001E7138"/>
    <w:rsid w:val="001E7701"/>
    <w:rsid w:val="001F0357"/>
    <w:rsid w:val="001F14C1"/>
    <w:rsid w:val="001F35B9"/>
    <w:rsid w:val="001F3923"/>
    <w:rsid w:val="001F558D"/>
    <w:rsid w:val="001F56D9"/>
    <w:rsid w:val="001F61AC"/>
    <w:rsid w:val="001F6490"/>
    <w:rsid w:val="001F66DC"/>
    <w:rsid w:val="001F6731"/>
    <w:rsid w:val="001F6773"/>
    <w:rsid w:val="001F691F"/>
    <w:rsid w:val="001F780A"/>
    <w:rsid w:val="002003D1"/>
    <w:rsid w:val="00200A15"/>
    <w:rsid w:val="00200A9B"/>
    <w:rsid w:val="00201BA5"/>
    <w:rsid w:val="0020214B"/>
    <w:rsid w:val="00202696"/>
    <w:rsid w:val="00203707"/>
    <w:rsid w:val="00204035"/>
    <w:rsid w:val="0020414B"/>
    <w:rsid w:val="0020427A"/>
    <w:rsid w:val="00204970"/>
    <w:rsid w:val="00204B07"/>
    <w:rsid w:val="002052A8"/>
    <w:rsid w:val="002055E1"/>
    <w:rsid w:val="00205997"/>
    <w:rsid w:val="0020639D"/>
    <w:rsid w:val="002064E4"/>
    <w:rsid w:val="00207C35"/>
    <w:rsid w:val="00210030"/>
    <w:rsid w:val="00210D7E"/>
    <w:rsid w:val="00210F1B"/>
    <w:rsid w:val="002111B9"/>
    <w:rsid w:val="002112C8"/>
    <w:rsid w:val="0021135E"/>
    <w:rsid w:val="00211F1F"/>
    <w:rsid w:val="00211F64"/>
    <w:rsid w:val="00212AAB"/>
    <w:rsid w:val="00212CC0"/>
    <w:rsid w:val="00212FF7"/>
    <w:rsid w:val="0021344F"/>
    <w:rsid w:val="00213982"/>
    <w:rsid w:val="00213EE8"/>
    <w:rsid w:val="00214152"/>
    <w:rsid w:val="00214AFB"/>
    <w:rsid w:val="0021549F"/>
    <w:rsid w:val="002155AA"/>
    <w:rsid w:val="0021581A"/>
    <w:rsid w:val="00216B50"/>
    <w:rsid w:val="00217201"/>
    <w:rsid w:val="00220A7F"/>
    <w:rsid w:val="002218BB"/>
    <w:rsid w:val="002218F7"/>
    <w:rsid w:val="0022251F"/>
    <w:rsid w:val="00222810"/>
    <w:rsid w:val="00222A3D"/>
    <w:rsid w:val="00223732"/>
    <w:rsid w:val="002248EA"/>
    <w:rsid w:val="00224FC8"/>
    <w:rsid w:val="00225E50"/>
    <w:rsid w:val="002266A8"/>
    <w:rsid w:val="002269CA"/>
    <w:rsid w:val="0022750B"/>
    <w:rsid w:val="00230019"/>
    <w:rsid w:val="00230808"/>
    <w:rsid w:val="0023092A"/>
    <w:rsid w:val="00231E94"/>
    <w:rsid w:val="00232667"/>
    <w:rsid w:val="00233563"/>
    <w:rsid w:val="00233C37"/>
    <w:rsid w:val="00233EC4"/>
    <w:rsid w:val="0023757D"/>
    <w:rsid w:val="00240078"/>
    <w:rsid w:val="0024055A"/>
    <w:rsid w:val="00241BA1"/>
    <w:rsid w:val="00242A80"/>
    <w:rsid w:val="00242ED3"/>
    <w:rsid w:val="002437A1"/>
    <w:rsid w:val="00244321"/>
    <w:rsid w:val="002451BB"/>
    <w:rsid w:val="0024549B"/>
    <w:rsid w:val="002458E1"/>
    <w:rsid w:val="00245CBB"/>
    <w:rsid w:val="00250063"/>
    <w:rsid w:val="00250208"/>
    <w:rsid w:val="00250218"/>
    <w:rsid w:val="00250220"/>
    <w:rsid w:val="00251202"/>
    <w:rsid w:val="002519BE"/>
    <w:rsid w:val="00251E33"/>
    <w:rsid w:val="00251E40"/>
    <w:rsid w:val="00252F7C"/>
    <w:rsid w:val="00253F48"/>
    <w:rsid w:val="00254901"/>
    <w:rsid w:val="002553E9"/>
    <w:rsid w:val="002556CE"/>
    <w:rsid w:val="0025592E"/>
    <w:rsid w:val="00256D79"/>
    <w:rsid w:val="00257352"/>
    <w:rsid w:val="0025789C"/>
    <w:rsid w:val="00257DF1"/>
    <w:rsid w:val="00260042"/>
    <w:rsid w:val="00260954"/>
    <w:rsid w:val="00260C0F"/>
    <w:rsid w:val="002612D9"/>
    <w:rsid w:val="00261ABF"/>
    <w:rsid w:val="0026236A"/>
    <w:rsid w:val="00262558"/>
    <w:rsid w:val="00262802"/>
    <w:rsid w:val="00263792"/>
    <w:rsid w:val="002639AF"/>
    <w:rsid w:val="00263A29"/>
    <w:rsid w:val="002640F7"/>
    <w:rsid w:val="0026470D"/>
    <w:rsid w:val="00264D40"/>
    <w:rsid w:val="002656EA"/>
    <w:rsid w:val="00265B5E"/>
    <w:rsid w:val="00266915"/>
    <w:rsid w:val="00266DB4"/>
    <w:rsid w:val="00267A28"/>
    <w:rsid w:val="00267CB9"/>
    <w:rsid w:val="00267E7A"/>
    <w:rsid w:val="00270802"/>
    <w:rsid w:val="00270A51"/>
    <w:rsid w:val="002712DB"/>
    <w:rsid w:val="0027151C"/>
    <w:rsid w:val="00271CEB"/>
    <w:rsid w:val="002722D7"/>
    <w:rsid w:val="0027260E"/>
    <w:rsid w:val="002737CC"/>
    <w:rsid w:val="00273857"/>
    <w:rsid w:val="00273DE4"/>
    <w:rsid w:val="00274173"/>
    <w:rsid w:val="00275115"/>
    <w:rsid w:val="00275383"/>
    <w:rsid w:val="00275B2E"/>
    <w:rsid w:val="00275FB9"/>
    <w:rsid w:val="00276957"/>
    <w:rsid w:val="00277210"/>
    <w:rsid w:val="0027762A"/>
    <w:rsid w:val="0028013E"/>
    <w:rsid w:val="0028016F"/>
    <w:rsid w:val="002805C8"/>
    <w:rsid w:val="00280E69"/>
    <w:rsid w:val="002818D8"/>
    <w:rsid w:val="00281CA7"/>
    <w:rsid w:val="00281ECE"/>
    <w:rsid w:val="00281FD6"/>
    <w:rsid w:val="002822E8"/>
    <w:rsid w:val="002825B3"/>
    <w:rsid w:val="00282960"/>
    <w:rsid w:val="00282C70"/>
    <w:rsid w:val="00283474"/>
    <w:rsid w:val="00283D46"/>
    <w:rsid w:val="00283F31"/>
    <w:rsid w:val="00284CEE"/>
    <w:rsid w:val="002856F5"/>
    <w:rsid w:val="002866CE"/>
    <w:rsid w:val="00286DE7"/>
    <w:rsid w:val="00287000"/>
    <w:rsid w:val="00287C77"/>
    <w:rsid w:val="00287CE6"/>
    <w:rsid w:val="0029085D"/>
    <w:rsid w:val="00290933"/>
    <w:rsid w:val="00290D42"/>
    <w:rsid w:val="00291271"/>
    <w:rsid w:val="002912BF"/>
    <w:rsid w:val="00291993"/>
    <w:rsid w:val="00292BF2"/>
    <w:rsid w:val="002933D2"/>
    <w:rsid w:val="00293A35"/>
    <w:rsid w:val="00293EC5"/>
    <w:rsid w:val="002942D3"/>
    <w:rsid w:val="002965D3"/>
    <w:rsid w:val="002975F6"/>
    <w:rsid w:val="00297907"/>
    <w:rsid w:val="00297C32"/>
    <w:rsid w:val="002A0908"/>
    <w:rsid w:val="002A1E3A"/>
    <w:rsid w:val="002A235D"/>
    <w:rsid w:val="002A2A09"/>
    <w:rsid w:val="002A2C1F"/>
    <w:rsid w:val="002A2C9C"/>
    <w:rsid w:val="002A48ED"/>
    <w:rsid w:val="002A4BF4"/>
    <w:rsid w:val="002A5436"/>
    <w:rsid w:val="002A546F"/>
    <w:rsid w:val="002A577D"/>
    <w:rsid w:val="002A702E"/>
    <w:rsid w:val="002A7C70"/>
    <w:rsid w:val="002A7D73"/>
    <w:rsid w:val="002B000C"/>
    <w:rsid w:val="002B003F"/>
    <w:rsid w:val="002B0117"/>
    <w:rsid w:val="002B0B08"/>
    <w:rsid w:val="002B130F"/>
    <w:rsid w:val="002B2B18"/>
    <w:rsid w:val="002B483D"/>
    <w:rsid w:val="002B4C17"/>
    <w:rsid w:val="002B5357"/>
    <w:rsid w:val="002B5DE1"/>
    <w:rsid w:val="002B5E98"/>
    <w:rsid w:val="002C08BE"/>
    <w:rsid w:val="002C0D1B"/>
    <w:rsid w:val="002C2300"/>
    <w:rsid w:val="002C251C"/>
    <w:rsid w:val="002C33B8"/>
    <w:rsid w:val="002C39E5"/>
    <w:rsid w:val="002C3D0F"/>
    <w:rsid w:val="002C3FE2"/>
    <w:rsid w:val="002C532B"/>
    <w:rsid w:val="002C53C8"/>
    <w:rsid w:val="002C6F08"/>
    <w:rsid w:val="002C7100"/>
    <w:rsid w:val="002C793E"/>
    <w:rsid w:val="002C7C0B"/>
    <w:rsid w:val="002C7F06"/>
    <w:rsid w:val="002D02FD"/>
    <w:rsid w:val="002D0967"/>
    <w:rsid w:val="002D0D4D"/>
    <w:rsid w:val="002D1F11"/>
    <w:rsid w:val="002D2302"/>
    <w:rsid w:val="002D2980"/>
    <w:rsid w:val="002D38DA"/>
    <w:rsid w:val="002D3FA4"/>
    <w:rsid w:val="002D4411"/>
    <w:rsid w:val="002D6C8E"/>
    <w:rsid w:val="002D7CC1"/>
    <w:rsid w:val="002E1964"/>
    <w:rsid w:val="002E2175"/>
    <w:rsid w:val="002E228B"/>
    <w:rsid w:val="002E3368"/>
    <w:rsid w:val="002E3951"/>
    <w:rsid w:val="002E3953"/>
    <w:rsid w:val="002E3A68"/>
    <w:rsid w:val="002E4013"/>
    <w:rsid w:val="002E4599"/>
    <w:rsid w:val="002E45AA"/>
    <w:rsid w:val="002E4694"/>
    <w:rsid w:val="002E473B"/>
    <w:rsid w:val="002E4AFB"/>
    <w:rsid w:val="002E4D58"/>
    <w:rsid w:val="002E5848"/>
    <w:rsid w:val="002E5B9E"/>
    <w:rsid w:val="002E5FC4"/>
    <w:rsid w:val="002E653D"/>
    <w:rsid w:val="002E694B"/>
    <w:rsid w:val="002E77B9"/>
    <w:rsid w:val="002E7F38"/>
    <w:rsid w:val="002F00AC"/>
    <w:rsid w:val="002F068D"/>
    <w:rsid w:val="002F0AB2"/>
    <w:rsid w:val="002F1794"/>
    <w:rsid w:val="002F1A05"/>
    <w:rsid w:val="002F1B0F"/>
    <w:rsid w:val="002F287C"/>
    <w:rsid w:val="002F4192"/>
    <w:rsid w:val="002F46CF"/>
    <w:rsid w:val="002F4914"/>
    <w:rsid w:val="002F7B6D"/>
    <w:rsid w:val="003010B3"/>
    <w:rsid w:val="00301510"/>
    <w:rsid w:val="0030176A"/>
    <w:rsid w:val="003019C6"/>
    <w:rsid w:val="00302A4F"/>
    <w:rsid w:val="00302E10"/>
    <w:rsid w:val="00303467"/>
    <w:rsid w:val="00303FC7"/>
    <w:rsid w:val="00304A69"/>
    <w:rsid w:val="00304EEC"/>
    <w:rsid w:val="0030535A"/>
    <w:rsid w:val="00305BB6"/>
    <w:rsid w:val="00306304"/>
    <w:rsid w:val="003063BA"/>
    <w:rsid w:val="003064C7"/>
    <w:rsid w:val="003065E7"/>
    <w:rsid w:val="00306750"/>
    <w:rsid w:val="0030696B"/>
    <w:rsid w:val="003103A1"/>
    <w:rsid w:val="0031141B"/>
    <w:rsid w:val="00312540"/>
    <w:rsid w:val="003138A4"/>
    <w:rsid w:val="00313E6A"/>
    <w:rsid w:val="00314FB6"/>
    <w:rsid w:val="003168A1"/>
    <w:rsid w:val="00316C4A"/>
    <w:rsid w:val="003174BB"/>
    <w:rsid w:val="00317F07"/>
    <w:rsid w:val="00320732"/>
    <w:rsid w:val="0032076A"/>
    <w:rsid w:val="00320B03"/>
    <w:rsid w:val="00320E05"/>
    <w:rsid w:val="00320E48"/>
    <w:rsid w:val="00320E62"/>
    <w:rsid w:val="003218B9"/>
    <w:rsid w:val="00322859"/>
    <w:rsid w:val="00323E7A"/>
    <w:rsid w:val="0032446B"/>
    <w:rsid w:val="00324E84"/>
    <w:rsid w:val="00325207"/>
    <w:rsid w:val="00326C37"/>
    <w:rsid w:val="00326D63"/>
    <w:rsid w:val="003271F5"/>
    <w:rsid w:val="00327F14"/>
    <w:rsid w:val="00330FF9"/>
    <w:rsid w:val="003311BF"/>
    <w:rsid w:val="00331833"/>
    <w:rsid w:val="00331F37"/>
    <w:rsid w:val="00332E2F"/>
    <w:rsid w:val="00332E78"/>
    <w:rsid w:val="00332FEA"/>
    <w:rsid w:val="00333724"/>
    <w:rsid w:val="00334817"/>
    <w:rsid w:val="00334D95"/>
    <w:rsid w:val="00335C09"/>
    <w:rsid w:val="003361E1"/>
    <w:rsid w:val="00336272"/>
    <w:rsid w:val="00340E44"/>
    <w:rsid w:val="00340F1B"/>
    <w:rsid w:val="003412A7"/>
    <w:rsid w:val="00341871"/>
    <w:rsid w:val="0034205F"/>
    <w:rsid w:val="00342DDC"/>
    <w:rsid w:val="003435E1"/>
    <w:rsid w:val="00343BBE"/>
    <w:rsid w:val="00344667"/>
    <w:rsid w:val="003448CE"/>
    <w:rsid w:val="00345376"/>
    <w:rsid w:val="00345895"/>
    <w:rsid w:val="00345E21"/>
    <w:rsid w:val="00346627"/>
    <w:rsid w:val="0034757A"/>
    <w:rsid w:val="00347646"/>
    <w:rsid w:val="00347945"/>
    <w:rsid w:val="00350502"/>
    <w:rsid w:val="003509D1"/>
    <w:rsid w:val="00350BB3"/>
    <w:rsid w:val="00350BD8"/>
    <w:rsid w:val="00350D24"/>
    <w:rsid w:val="003520B5"/>
    <w:rsid w:val="0035287E"/>
    <w:rsid w:val="00352DAA"/>
    <w:rsid w:val="00352ED3"/>
    <w:rsid w:val="00353E53"/>
    <w:rsid w:val="003541BF"/>
    <w:rsid w:val="003544EC"/>
    <w:rsid w:val="00355B0D"/>
    <w:rsid w:val="00355E53"/>
    <w:rsid w:val="003568BC"/>
    <w:rsid w:val="0036054B"/>
    <w:rsid w:val="00360568"/>
    <w:rsid w:val="00360D64"/>
    <w:rsid w:val="00360E96"/>
    <w:rsid w:val="003612F0"/>
    <w:rsid w:val="00361BE4"/>
    <w:rsid w:val="003626F4"/>
    <w:rsid w:val="00362F30"/>
    <w:rsid w:val="003631F2"/>
    <w:rsid w:val="00364292"/>
    <w:rsid w:val="0036668F"/>
    <w:rsid w:val="00366760"/>
    <w:rsid w:val="003669B0"/>
    <w:rsid w:val="00366C54"/>
    <w:rsid w:val="0036708F"/>
    <w:rsid w:val="00367E1F"/>
    <w:rsid w:val="0037059E"/>
    <w:rsid w:val="0037080E"/>
    <w:rsid w:val="00370814"/>
    <w:rsid w:val="00370D2B"/>
    <w:rsid w:val="003715C8"/>
    <w:rsid w:val="003715D5"/>
    <w:rsid w:val="003716F2"/>
    <w:rsid w:val="00371D2D"/>
    <w:rsid w:val="00372ECD"/>
    <w:rsid w:val="00373FAE"/>
    <w:rsid w:val="003740F9"/>
    <w:rsid w:val="003754EB"/>
    <w:rsid w:val="00375D1E"/>
    <w:rsid w:val="00377180"/>
    <w:rsid w:val="0037779A"/>
    <w:rsid w:val="003807B1"/>
    <w:rsid w:val="00380ACD"/>
    <w:rsid w:val="0038162D"/>
    <w:rsid w:val="00381922"/>
    <w:rsid w:val="00381DD3"/>
    <w:rsid w:val="00382670"/>
    <w:rsid w:val="00383DCF"/>
    <w:rsid w:val="00384150"/>
    <w:rsid w:val="00384253"/>
    <w:rsid w:val="00384269"/>
    <w:rsid w:val="003843A3"/>
    <w:rsid w:val="003845CB"/>
    <w:rsid w:val="00384FA0"/>
    <w:rsid w:val="003851E3"/>
    <w:rsid w:val="0038584B"/>
    <w:rsid w:val="0038639E"/>
    <w:rsid w:val="0038647E"/>
    <w:rsid w:val="00386A7D"/>
    <w:rsid w:val="00387314"/>
    <w:rsid w:val="00387B14"/>
    <w:rsid w:val="00387B34"/>
    <w:rsid w:val="00392F9E"/>
    <w:rsid w:val="00394099"/>
    <w:rsid w:val="00394991"/>
    <w:rsid w:val="00394C60"/>
    <w:rsid w:val="003952FA"/>
    <w:rsid w:val="00396E4E"/>
    <w:rsid w:val="003972FA"/>
    <w:rsid w:val="00397884"/>
    <w:rsid w:val="00397B41"/>
    <w:rsid w:val="003A00AF"/>
    <w:rsid w:val="003A036B"/>
    <w:rsid w:val="003A0CA5"/>
    <w:rsid w:val="003A1ECF"/>
    <w:rsid w:val="003A22E7"/>
    <w:rsid w:val="003A2488"/>
    <w:rsid w:val="003A29A7"/>
    <w:rsid w:val="003A305F"/>
    <w:rsid w:val="003A42CE"/>
    <w:rsid w:val="003A4F58"/>
    <w:rsid w:val="003A506F"/>
    <w:rsid w:val="003A531D"/>
    <w:rsid w:val="003A637F"/>
    <w:rsid w:val="003A7327"/>
    <w:rsid w:val="003A7E32"/>
    <w:rsid w:val="003B04CB"/>
    <w:rsid w:val="003B0896"/>
    <w:rsid w:val="003B0D5A"/>
    <w:rsid w:val="003B115F"/>
    <w:rsid w:val="003B1279"/>
    <w:rsid w:val="003B153A"/>
    <w:rsid w:val="003B2097"/>
    <w:rsid w:val="003B22D4"/>
    <w:rsid w:val="003B314F"/>
    <w:rsid w:val="003B3624"/>
    <w:rsid w:val="003B44B2"/>
    <w:rsid w:val="003B57C2"/>
    <w:rsid w:val="003B5B91"/>
    <w:rsid w:val="003B5DC6"/>
    <w:rsid w:val="003B6406"/>
    <w:rsid w:val="003B64BE"/>
    <w:rsid w:val="003B6BB9"/>
    <w:rsid w:val="003B6BBA"/>
    <w:rsid w:val="003B77DC"/>
    <w:rsid w:val="003B796C"/>
    <w:rsid w:val="003C01B6"/>
    <w:rsid w:val="003C1208"/>
    <w:rsid w:val="003C21D6"/>
    <w:rsid w:val="003C3C4A"/>
    <w:rsid w:val="003C41FE"/>
    <w:rsid w:val="003C4578"/>
    <w:rsid w:val="003C4BAF"/>
    <w:rsid w:val="003C5196"/>
    <w:rsid w:val="003C5772"/>
    <w:rsid w:val="003C610E"/>
    <w:rsid w:val="003C7271"/>
    <w:rsid w:val="003D004A"/>
    <w:rsid w:val="003D07B1"/>
    <w:rsid w:val="003D0CF3"/>
    <w:rsid w:val="003D1091"/>
    <w:rsid w:val="003D13BE"/>
    <w:rsid w:val="003D152E"/>
    <w:rsid w:val="003D19E2"/>
    <w:rsid w:val="003D2979"/>
    <w:rsid w:val="003D2E24"/>
    <w:rsid w:val="003D3822"/>
    <w:rsid w:val="003D387A"/>
    <w:rsid w:val="003D41ED"/>
    <w:rsid w:val="003D426E"/>
    <w:rsid w:val="003D49AC"/>
    <w:rsid w:val="003D4C12"/>
    <w:rsid w:val="003D5360"/>
    <w:rsid w:val="003D5B70"/>
    <w:rsid w:val="003D6C23"/>
    <w:rsid w:val="003D70AE"/>
    <w:rsid w:val="003D722E"/>
    <w:rsid w:val="003D74E7"/>
    <w:rsid w:val="003D77E2"/>
    <w:rsid w:val="003E0FB9"/>
    <w:rsid w:val="003E159A"/>
    <w:rsid w:val="003E1B2F"/>
    <w:rsid w:val="003E2EEC"/>
    <w:rsid w:val="003E3268"/>
    <w:rsid w:val="003E3788"/>
    <w:rsid w:val="003E3B6B"/>
    <w:rsid w:val="003E4040"/>
    <w:rsid w:val="003E4C8D"/>
    <w:rsid w:val="003E4FA4"/>
    <w:rsid w:val="003E505A"/>
    <w:rsid w:val="003E50C6"/>
    <w:rsid w:val="003E5CD7"/>
    <w:rsid w:val="003E5DCF"/>
    <w:rsid w:val="003E5F63"/>
    <w:rsid w:val="003E629E"/>
    <w:rsid w:val="003E6E1D"/>
    <w:rsid w:val="003E6F7E"/>
    <w:rsid w:val="003E73DC"/>
    <w:rsid w:val="003F0EFA"/>
    <w:rsid w:val="003F19B3"/>
    <w:rsid w:val="003F2AF6"/>
    <w:rsid w:val="003F3812"/>
    <w:rsid w:val="003F3DEF"/>
    <w:rsid w:val="003F41F7"/>
    <w:rsid w:val="003F4596"/>
    <w:rsid w:val="003F4A9B"/>
    <w:rsid w:val="003F58BC"/>
    <w:rsid w:val="003F5DCA"/>
    <w:rsid w:val="003F5F70"/>
    <w:rsid w:val="003F630B"/>
    <w:rsid w:val="003F75BA"/>
    <w:rsid w:val="003F78CD"/>
    <w:rsid w:val="003F799D"/>
    <w:rsid w:val="003F7D6A"/>
    <w:rsid w:val="00400BDF"/>
    <w:rsid w:val="0040124A"/>
    <w:rsid w:val="00401C23"/>
    <w:rsid w:val="0040203A"/>
    <w:rsid w:val="004020B8"/>
    <w:rsid w:val="004021AF"/>
    <w:rsid w:val="004022D6"/>
    <w:rsid w:val="004025AA"/>
    <w:rsid w:val="0040341A"/>
    <w:rsid w:val="00404152"/>
    <w:rsid w:val="00404BA4"/>
    <w:rsid w:val="0040516B"/>
    <w:rsid w:val="004054AC"/>
    <w:rsid w:val="00405D7F"/>
    <w:rsid w:val="00406C43"/>
    <w:rsid w:val="004075CF"/>
    <w:rsid w:val="00407F39"/>
    <w:rsid w:val="004100AE"/>
    <w:rsid w:val="00410DD7"/>
    <w:rsid w:val="00411602"/>
    <w:rsid w:val="00412640"/>
    <w:rsid w:val="0041278E"/>
    <w:rsid w:val="00412AB9"/>
    <w:rsid w:val="00412DBF"/>
    <w:rsid w:val="00413930"/>
    <w:rsid w:val="004143F5"/>
    <w:rsid w:val="00414B97"/>
    <w:rsid w:val="004151DC"/>
    <w:rsid w:val="00415455"/>
    <w:rsid w:val="004160AC"/>
    <w:rsid w:val="004209A6"/>
    <w:rsid w:val="00420E99"/>
    <w:rsid w:val="004211D4"/>
    <w:rsid w:val="0042174B"/>
    <w:rsid w:val="00421D50"/>
    <w:rsid w:val="00421F0E"/>
    <w:rsid w:val="00422BE9"/>
    <w:rsid w:val="00422E7D"/>
    <w:rsid w:val="0042328A"/>
    <w:rsid w:val="004233A8"/>
    <w:rsid w:val="00424213"/>
    <w:rsid w:val="004242B3"/>
    <w:rsid w:val="004243AA"/>
    <w:rsid w:val="004243F7"/>
    <w:rsid w:val="00424A61"/>
    <w:rsid w:val="00425396"/>
    <w:rsid w:val="00425A4E"/>
    <w:rsid w:val="004260BA"/>
    <w:rsid w:val="004267A8"/>
    <w:rsid w:val="00426E22"/>
    <w:rsid w:val="00426F56"/>
    <w:rsid w:val="00427BEE"/>
    <w:rsid w:val="00427FD8"/>
    <w:rsid w:val="00430097"/>
    <w:rsid w:val="00430251"/>
    <w:rsid w:val="00430BF1"/>
    <w:rsid w:val="00431EDD"/>
    <w:rsid w:val="0043287D"/>
    <w:rsid w:val="00432A50"/>
    <w:rsid w:val="0043348B"/>
    <w:rsid w:val="00433700"/>
    <w:rsid w:val="00434361"/>
    <w:rsid w:val="004346D6"/>
    <w:rsid w:val="0043479D"/>
    <w:rsid w:val="004350C1"/>
    <w:rsid w:val="00435498"/>
    <w:rsid w:val="00435B58"/>
    <w:rsid w:val="00435ED4"/>
    <w:rsid w:val="00436273"/>
    <w:rsid w:val="00436307"/>
    <w:rsid w:val="0043675E"/>
    <w:rsid w:val="00436845"/>
    <w:rsid w:val="00436B0B"/>
    <w:rsid w:val="00436C5D"/>
    <w:rsid w:val="0043729A"/>
    <w:rsid w:val="0043775C"/>
    <w:rsid w:val="00437F33"/>
    <w:rsid w:val="004405B6"/>
    <w:rsid w:val="004409F3"/>
    <w:rsid w:val="00440BA6"/>
    <w:rsid w:val="00441959"/>
    <w:rsid w:val="00441EC1"/>
    <w:rsid w:val="00441F91"/>
    <w:rsid w:val="004428B2"/>
    <w:rsid w:val="00442E72"/>
    <w:rsid w:val="00443749"/>
    <w:rsid w:val="00443EB2"/>
    <w:rsid w:val="00444D2F"/>
    <w:rsid w:val="00444EF5"/>
    <w:rsid w:val="004454AF"/>
    <w:rsid w:val="00446316"/>
    <w:rsid w:val="00446423"/>
    <w:rsid w:val="00446CAD"/>
    <w:rsid w:val="00447215"/>
    <w:rsid w:val="0044727A"/>
    <w:rsid w:val="0045009A"/>
    <w:rsid w:val="004500D9"/>
    <w:rsid w:val="004507E8"/>
    <w:rsid w:val="00450D41"/>
    <w:rsid w:val="0045145D"/>
    <w:rsid w:val="00451EA6"/>
    <w:rsid w:val="00452FB4"/>
    <w:rsid w:val="00453381"/>
    <w:rsid w:val="00453440"/>
    <w:rsid w:val="004546D2"/>
    <w:rsid w:val="00454A8B"/>
    <w:rsid w:val="0045539A"/>
    <w:rsid w:val="00455984"/>
    <w:rsid w:val="00456BF2"/>
    <w:rsid w:val="00457DFE"/>
    <w:rsid w:val="00457EA3"/>
    <w:rsid w:val="00462618"/>
    <w:rsid w:val="0046318F"/>
    <w:rsid w:val="004638C6"/>
    <w:rsid w:val="0046391A"/>
    <w:rsid w:val="004641DA"/>
    <w:rsid w:val="00464938"/>
    <w:rsid w:val="00464A6E"/>
    <w:rsid w:val="00464F00"/>
    <w:rsid w:val="00465A0F"/>
    <w:rsid w:val="00466118"/>
    <w:rsid w:val="00466AF1"/>
    <w:rsid w:val="00467667"/>
    <w:rsid w:val="004676AD"/>
    <w:rsid w:val="004676FD"/>
    <w:rsid w:val="004705C5"/>
    <w:rsid w:val="00470800"/>
    <w:rsid w:val="00470A18"/>
    <w:rsid w:val="00472056"/>
    <w:rsid w:val="00472DD6"/>
    <w:rsid w:val="00473BC1"/>
    <w:rsid w:val="00473D2E"/>
    <w:rsid w:val="0047499A"/>
    <w:rsid w:val="0047562F"/>
    <w:rsid w:val="0047575D"/>
    <w:rsid w:val="0048085D"/>
    <w:rsid w:val="0048145F"/>
    <w:rsid w:val="0048168B"/>
    <w:rsid w:val="00481802"/>
    <w:rsid w:val="0048260F"/>
    <w:rsid w:val="0048425C"/>
    <w:rsid w:val="00485668"/>
    <w:rsid w:val="004858AB"/>
    <w:rsid w:val="00485E12"/>
    <w:rsid w:val="00487EA0"/>
    <w:rsid w:val="00487F9C"/>
    <w:rsid w:val="00492807"/>
    <w:rsid w:val="00492F80"/>
    <w:rsid w:val="00492F86"/>
    <w:rsid w:val="0049326E"/>
    <w:rsid w:val="004935AA"/>
    <w:rsid w:val="00493F10"/>
    <w:rsid w:val="00494671"/>
    <w:rsid w:val="00494817"/>
    <w:rsid w:val="00495856"/>
    <w:rsid w:val="00495A45"/>
    <w:rsid w:val="004970AE"/>
    <w:rsid w:val="004974B7"/>
    <w:rsid w:val="004A0E56"/>
    <w:rsid w:val="004A17CE"/>
    <w:rsid w:val="004A3224"/>
    <w:rsid w:val="004A392E"/>
    <w:rsid w:val="004A3BB9"/>
    <w:rsid w:val="004A42F7"/>
    <w:rsid w:val="004A4911"/>
    <w:rsid w:val="004A4AD5"/>
    <w:rsid w:val="004A4FD4"/>
    <w:rsid w:val="004A517F"/>
    <w:rsid w:val="004A5965"/>
    <w:rsid w:val="004A66F9"/>
    <w:rsid w:val="004A717F"/>
    <w:rsid w:val="004A7188"/>
    <w:rsid w:val="004A78FA"/>
    <w:rsid w:val="004A7E1E"/>
    <w:rsid w:val="004B0CBD"/>
    <w:rsid w:val="004B1001"/>
    <w:rsid w:val="004B1310"/>
    <w:rsid w:val="004B1D52"/>
    <w:rsid w:val="004B1FCF"/>
    <w:rsid w:val="004B2277"/>
    <w:rsid w:val="004B23C8"/>
    <w:rsid w:val="004B3125"/>
    <w:rsid w:val="004B3246"/>
    <w:rsid w:val="004B3DFF"/>
    <w:rsid w:val="004B46AB"/>
    <w:rsid w:val="004B4F7F"/>
    <w:rsid w:val="004B52ED"/>
    <w:rsid w:val="004B7674"/>
    <w:rsid w:val="004C0E78"/>
    <w:rsid w:val="004C141A"/>
    <w:rsid w:val="004C396F"/>
    <w:rsid w:val="004C4720"/>
    <w:rsid w:val="004C59F3"/>
    <w:rsid w:val="004D04EE"/>
    <w:rsid w:val="004D1536"/>
    <w:rsid w:val="004D2152"/>
    <w:rsid w:val="004D2A6F"/>
    <w:rsid w:val="004D2B77"/>
    <w:rsid w:val="004D585F"/>
    <w:rsid w:val="004D5B7C"/>
    <w:rsid w:val="004D6685"/>
    <w:rsid w:val="004D7576"/>
    <w:rsid w:val="004D769D"/>
    <w:rsid w:val="004D78A5"/>
    <w:rsid w:val="004D7A7F"/>
    <w:rsid w:val="004D7D93"/>
    <w:rsid w:val="004E022F"/>
    <w:rsid w:val="004E0F9E"/>
    <w:rsid w:val="004E24A6"/>
    <w:rsid w:val="004E2DCD"/>
    <w:rsid w:val="004E38B0"/>
    <w:rsid w:val="004E3D19"/>
    <w:rsid w:val="004E41FE"/>
    <w:rsid w:val="004E4550"/>
    <w:rsid w:val="004E490F"/>
    <w:rsid w:val="004E4DFC"/>
    <w:rsid w:val="004E5217"/>
    <w:rsid w:val="004E61C8"/>
    <w:rsid w:val="004E7AC9"/>
    <w:rsid w:val="004E7E06"/>
    <w:rsid w:val="004F05B9"/>
    <w:rsid w:val="004F05E0"/>
    <w:rsid w:val="004F1BBF"/>
    <w:rsid w:val="004F3165"/>
    <w:rsid w:val="004F32FE"/>
    <w:rsid w:val="004F404C"/>
    <w:rsid w:val="004F411B"/>
    <w:rsid w:val="004F4921"/>
    <w:rsid w:val="004F4A05"/>
    <w:rsid w:val="004F5271"/>
    <w:rsid w:val="004F549E"/>
    <w:rsid w:val="004F5EA6"/>
    <w:rsid w:val="004F7CF9"/>
    <w:rsid w:val="004F7FC1"/>
    <w:rsid w:val="0050040D"/>
    <w:rsid w:val="00501D02"/>
    <w:rsid w:val="00501F48"/>
    <w:rsid w:val="00502DA4"/>
    <w:rsid w:val="005040D9"/>
    <w:rsid w:val="00504402"/>
    <w:rsid w:val="00504489"/>
    <w:rsid w:val="00504E72"/>
    <w:rsid w:val="00504FD5"/>
    <w:rsid w:val="00505405"/>
    <w:rsid w:val="0050569F"/>
    <w:rsid w:val="00505B66"/>
    <w:rsid w:val="00506537"/>
    <w:rsid w:val="00506D48"/>
    <w:rsid w:val="00507892"/>
    <w:rsid w:val="00511C58"/>
    <w:rsid w:val="00513734"/>
    <w:rsid w:val="00513C1E"/>
    <w:rsid w:val="00513D19"/>
    <w:rsid w:val="00514C35"/>
    <w:rsid w:val="0051525C"/>
    <w:rsid w:val="0051545D"/>
    <w:rsid w:val="005154DF"/>
    <w:rsid w:val="00515A73"/>
    <w:rsid w:val="005164E0"/>
    <w:rsid w:val="005166FA"/>
    <w:rsid w:val="00517A61"/>
    <w:rsid w:val="00517D07"/>
    <w:rsid w:val="00520EA1"/>
    <w:rsid w:val="005211E9"/>
    <w:rsid w:val="00521623"/>
    <w:rsid w:val="005225C6"/>
    <w:rsid w:val="00522B22"/>
    <w:rsid w:val="00522EDA"/>
    <w:rsid w:val="00523DEB"/>
    <w:rsid w:val="005250B4"/>
    <w:rsid w:val="005269BF"/>
    <w:rsid w:val="005269CF"/>
    <w:rsid w:val="00526B0A"/>
    <w:rsid w:val="00526B4C"/>
    <w:rsid w:val="00526E5E"/>
    <w:rsid w:val="0052761B"/>
    <w:rsid w:val="005277B6"/>
    <w:rsid w:val="00530223"/>
    <w:rsid w:val="00531471"/>
    <w:rsid w:val="00532FD1"/>
    <w:rsid w:val="0053391C"/>
    <w:rsid w:val="0053415F"/>
    <w:rsid w:val="00534710"/>
    <w:rsid w:val="00536B0C"/>
    <w:rsid w:val="0053745B"/>
    <w:rsid w:val="0053782A"/>
    <w:rsid w:val="005400BE"/>
    <w:rsid w:val="00540315"/>
    <w:rsid w:val="00540F54"/>
    <w:rsid w:val="005413E7"/>
    <w:rsid w:val="00541604"/>
    <w:rsid w:val="00541EAB"/>
    <w:rsid w:val="00542FB7"/>
    <w:rsid w:val="005444D2"/>
    <w:rsid w:val="00544B83"/>
    <w:rsid w:val="00544D5A"/>
    <w:rsid w:val="005453E2"/>
    <w:rsid w:val="0054592F"/>
    <w:rsid w:val="00545B8A"/>
    <w:rsid w:val="00545CEE"/>
    <w:rsid w:val="00547368"/>
    <w:rsid w:val="0055017E"/>
    <w:rsid w:val="0055040F"/>
    <w:rsid w:val="00550BAE"/>
    <w:rsid w:val="00550D2A"/>
    <w:rsid w:val="005515F8"/>
    <w:rsid w:val="005522B6"/>
    <w:rsid w:val="005524CC"/>
    <w:rsid w:val="00552B3F"/>
    <w:rsid w:val="00552E4A"/>
    <w:rsid w:val="00553044"/>
    <w:rsid w:val="00553DDC"/>
    <w:rsid w:val="00554988"/>
    <w:rsid w:val="00554A8E"/>
    <w:rsid w:val="005550CB"/>
    <w:rsid w:val="005552B4"/>
    <w:rsid w:val="00556AB7"/>
    <w:rsid w:val="00557AF4"/>
    <w:rsid w:val="00561451"/>
    <w:rsid w:val="005617F4"/>
    <w:rsid w:val="00563433"/>
    <w:rsid w:val="00563D1C"/>
    <w:rsid w:val="005643AA"/>
    <w:rsid w:val="0056493A"/>
    <w:rsid w:val="00564AEC"/>
    <w:rsid w:val="00565E50"/>
    <w:rsid w:val="00566051"/>
    <w:rsid w:val="00566322"/>
    <w:rsid w:val="00567FC7"/>
    <w:rsid w:val="00570390"/>
    <w:rsid w:val="00570B69"/>
    <w:rsid w:val="00571C31"/>
    <w:rsid w:val="00571EFC"/>
    <w:rsid w:val="00572993"/>
    <w:rsid w:val="00572CD2"/>
    <w:rsid w:val="005731FE"/>
    <w:rsid w:val="00573E4E"/>
    <w:rsid w:val="00573E76"/>
    <w:rsid w:val="00573F6C"/>
    <w:rsid w:val="00574359"/>
    <w:rsid w:val="00574AF3"/>
    <w:rsid w:val="00574C16"/>
    <w:rsid w:val="00575575"/>
    <w:rsid w:val="005756C1"/>
    <w:rsid w:val="00576209"/>
    <w:rsid w:val="005764EB"/>
    <w:rsid w:val="005774F6"/>
    <w:rsid w:val="005776EB"/>
    <w:rsid w:val="00577ACF"/>
    <w:rsid w:val="00577BE2"/>
    <w:rsid w:val="00580E53"/>
    <w:rsid w:val="005829C6"/>
    <w:rsid w:val="00582D72"/>
    <w:rsid w:val="00583495"/>
    <w:rsid w:val="00584000"/>
    <w:rsid w:val="005850A7"/>
    <w:rsid w:val="005858C5"/>
    <w:rsid w:val="00586C63"/>
    <w:rsid w:val="00586E0E"/>
    <w:rsid w:val="00587F58"/>
    <w:rsid w:val="00590177"/>
    <w:rsid w:val="005902CD"/>
    <w:rsid w:val="005909DB"/>
    <w:rsid w:val="00590CDA"/>
    <w:rsid w:val="00592395"/>
    <w:rsid w:val="00593413"/>
    <w:rsid w:val="00593CB0"/>
    <w:rsid w:val="00593D9E"/>
    <w:rsid w:val="00594451"/>
    <w:rsid w:val="005945FB"/>
    <w:rsid w:val="005965A5"/>
    <w:rsid w:val="00596624"/>
    <w:rsid w:val="00596687"/>
    <w:rsid w:val="005A0A03"/>
    <w:rsid w:val="005A0A7A"/>
    <w:rsid w:val="005A10F9"/>
    <w:rsid w:val="005A20C9"/>
    <w:rsid w:val="005A2A61"/>
    <w:rsid w:val="005A3FCF"/>
    <w:rsid w:val="005A4C14"/>
    <w:rsid w:val="005A4E9D"/>
    <w:rsid w:val="005A5788"/>
    <w:rsid w:val="005A5F1B"/>
    <w:rsid w:val="005A651C"/>
    <w:rsid w:val="005B1691"/>
    <w:rsid w:val="005B1910"/>
    <w:rsid w:val="005B2772"/>
    <w:rsid w:val="005B2E73"/>
    <w:rsid w:val="005B2FA9"/>
    <w:rsid w:val="005B3A81"/>
    <w:rsid w:val="005B3E5F"/>
    <w:rsid w:val="005B410D"/>
    <w:rsid w:val="005B487C"/>
    <w:rsid w:val="005B49B4"/>
    <w:rsid w:val="005B4B40"/>
    <w:rsid w:val="005B4CE7"/>
    <w:rsid w:val="005B55B1"/>
    <w:rsid w:val="005B5A1C"/>
    <w:rsid w:val="005B6282"/>
    <w:rsid w:val="005B66DC"/>
    <w:rsid w:val="005B6888"/>
    <w:rsid w:val="005B735D"/>
    <w:rsid w:val="005B7E89"/>
    <w:rsid w:val="005C07BC"/>
    <w:rsid w:val="005C272F"/>
    <w:rsid w:val="005C3550"/>
    <w:rsid w:val="005C3A97"/>
    <w:rsid w:val="005C3B84"/>
    <w:rsid w:val="005C3F36"/>
    <w:rsid w:val="005C5743"/>
    <w:rsid w:val="005C5795"/>
    <w:rsid w:val="005C78E7"/>
    <w:rsid w:val="005D1418"/>
    <w:rsid w:val="005D1CDC"/>
    <w:rsid w:val="005D32CD"/>
    <w:rsid w:val="005D3B87"/>
    <w:rsid w:val="005D4953"/>
    <w:rsid w:val="005D5F2C"/>
    <w:rsid w:val="005D790C"/>
    <w:rsid w:val="005E16EC"/>
    <w:rsid w:val="005E2851"/>
    <w:rsid w:val="005E2DFF"/>
    <w:rsid w:val="005E38B9"/>
    <w:rsid w:val="005E3C06"/>
    <w:rsid w:val="005E3F20"/>
    <w:rsid w:val="005E4A30"/>
    <w:rsid w:val="005E5AD7"/>
    <w:rsid w:val="005E5BA0"/>
    <w:rsid w:val="005E631D"/>
    <w:rsid w:val="005E6DDA"/>
    <w:rsid w:val="005E7482"/>
    <w:rsid w:val="005E7632"/>
    <w:rsid w:val="005E7DD6"/>
    <w:rsid w:val="005F01BC"/>
    <w:rsid w:val="005F0202"/>
    <w:rsid w:val="005F102F"/>
    <w:rsid w:val="005F15B2"/>
    <w:rsid w:val="005F36D9"/>
    <w:rsid w:val="005F393C"/>
    <w:rsid w:val="005F419A"/>
    <w:rsid w:val="005F4E54"/>
    <w:rsid w:val="005F5558"/>
    <w:rsid w:val="005F6807"/>
    <w:rsid w:val="005F69C9"/>
    <w:rsid w:val="005F6B24"/>
    <w:rsid w:val="005F6D1A"/>
    <w:rsid w:val="005F793F"/>
    <w:rsid w:val="005F7EA6"/>
    <w:rsid w:val="006000DD"/>
    <w:rsid w:val="006001B4"/>
    <w:rsid w:val="006006DB"/>
    <w:rsid w:val="00600F4F"/>
    <w:rsid w:val="00601414"/>
    <w:rsid w:val="00601480"/>
    <w:rsid w:val="00601ABA"/>
    <w:rsid w:val="00601B64"/>
    <w:rsid w:val="00603B41"/>
    <w:rsid w:val="00603CD9"/>
    <w:rsid w:val="006052C7"/>
    <w:rsid w:val="00606345"/>
    <w:rsid w:val="00606B35"/>
    <w:rsid w:val="00606F9A"/>
    <w:rsid w:val="00607060"/>
    <w:rsid w:val="0060768B"/>
    <w:rsid w:val="00610631"/>
    <w:rsid w:val="00610652"/>
    <w:rsid w:val="00610D03"/>
    <w:rsid w:val="00611A9D"/>
    <w:rsid w:val="00611B63"/>
    <w:rsid w:val="00611D87"/>
    <w:rsid w:val="0061222E"/>
    <w:rsid w:val="00612932"/>
    <w:rsid w:val="00613420"/>
    <w:rsid w:val="00613835"/>
    <w:rsid w:val="00613C53"/>
    <w:rsid w:val="006140CC"/>
    <w:rsid w:val="00614168"/>
    <w:rsid w:val="006142D0"/>
    <w:rsid w:val="00615BBC"/>
    <w:rsid w:val="00615EE4"/>
    <w:rsid w:val="00615F5C"/>
    <w:rsid w:val="006169CB"/>
    <w:rsid w:val="006173AA"/>
    <w:rsid w:val="006201F2"/>
    <w:rsid w:val="006215F0"/>
    <w:rsid w:val="0062187F"/>
    <w:rsid w:val="0062199C"/>
    <w:rsid w:val="00621A2B"/>
    <w:rsid w:val="00621EB4"/>
    <w:rsid w:val="0062368F"/>
    <w:rsid w:val="00624714"/>
    <w:rsid w:val="00625065"/>
    <w:rsid w:val="006260A5"/>
    <w:rsid w:val="00626110"/>
    <w:rsid w:val="00626611"/>
    <w:rsid w:val="00626D21"/>
    <w:rsid w:val="0062755C"/>
    <w:rsid w:val="00630510"/>
    <w:rsid w:val="006308C5"/>
    <w:rsid w:val="006315E8"/>
    <w:rsid w:val="006316AB"/>
    <w:rsid w:val="006316AC"/>
    <w:rsid w:val="006318EC"/>
    <w:rsid w:val="00631DA2"/>
    <w:rsid w:val="00631E78"/>
    <w:rsid w:val="00633C98"/>
    <w:rsid w:val="0063431B"/>
    <w:rsid w:val="00635114"/>
    <w:rsid w:val="00635340"/>
    <w:rsid w:val="00635FB1"/>
    <w:rsid w:val="00636A30"/>
    <w:rsid w:val="00637B1E"/>
    <w:rsid w:val="00641490"/>
    <w:rsid w:val="00642533"/>
    <w:rsid w:val="00642804"/>
    <w:rsid w:val="006429D7"/>
    <w:rsid w:val="00643010"/>
    <w:rsid w:val="006443FA"/>
    <w:rsid w:val="00644532"/>
    <w:rsid w:val="00644A34"/>
    <w:rsid w:val="00645390"/>
    <w:rsid w:val="00645790"/>
    <w:rsid w:val="006461F7"/>
    <w:rsid w:val="006466A1"/>
    <w:rsid w:val="00646D04"/>
    <w:rsid w:val="00651E81"/>
    <w:rsid w:val="00652FDD"/>
    <w:rsid w:val="00653388"/>
    <w:rsid w:val="00653D9C"/>
    <w:rsid w:val="00655CDD"/>
    <w:rsid w:val="00656C7F"/>
    <w:rsid w:val="00656D67"/>
    <w:rsid w:val="0065776E"/>
    <w:rsid w:val="0066158E"/>
    <w:rsid w:val="00661E2E"/>
    <w:rsid w:val="0066251A"/>
    <w:rsid w:val="00662558"/>
    <w:rsid w:val="006627BE"/>
    <w:rsid w:val="00662E4E"/>
    <w:rsid w:val="00662F65"/>
    <w:rsid w:val="00663687"/>
    <w:rsid w:val="006638A4"/>
    <w:rsid w:val="006656E5"/>
    <w:rsid w:val="006658AF"/>
    <w:rsid w:val="00665B28"/>
    <w:rsid w:val="00665EE1"/>
    <w:rsid w:val="00667778"/>
    <w:rsid w:val="00670A1C"/>
    <w:rsid w:val="00672362"/>
    <w:rsid w:val="00673556"/>
    <w:rsid w:val="00673586"/>
    <w:rsid w:val="00674F3A"/>
    <w:rsid w:val="0067536F"/>
    <w:rsid w:val="00675D05"/>
    <w:rsid w:val="0067603A"/>
    <w:rsid w:val="0068005E"/>
    <w:rsid w:val="00681033"/>
    <w:rsid w:val="0068136D"/>
    <w:rsid w:val="00681472"/>
    <w:rsid w:val="006818E8"/>
    <w:rsid w:val="00681DBE"/>
    <w:rsid w:val="00682775"/>
    <w:rsid w:val="0068281A"/>
    <w:rsid w:val="006828D5"/>
    <w:rsid w:val="0068298D"/>
    <w:rsid w:val="0068363B"/>
    <w:rsid w:val="006843CE"/>
    <w:rsid w:val="00684A85"/>
    <w:rsid w:val="0068512D"/>
    <w:rsid w:val="0068526E"/>
    <w:rsid w:val="0068544C"/>
    <w:rsid w:val="00685642"/>
    <w:rsid w:val="0068591F"/>
    <w:rsid w:val="006859D0"/>
    <w:rsid w:val="00685C19"/>
    <w:rsid w:val="006863D8"/>
    <w:rsid w:val="00686583"/>
    <w:rsid w:val="00686644"/>
    <w:rsid w:val="0068684D"/>
    <w:rsid w:val="00686F43"/>
    <w:rsid w:val="00687033"/>
    <w:rsid w:val="00693729"/>
    <w:rsid w:val="00694027"/>
    <w:rsid w:val="006940BD"/>
    <w:rsid w:val="00694143"/>
    <w:rsid w:val="00694B75"/>
    <w:rsid w:val="00694BB4"/>
    <w:rsid w:val="00694E49"/>
    <w:rsid w:val="00694F30"/>
    <w:rsid w:val="00695B8A"/>
    <w:rsid w:val="00696B19"/>
    <w:rsid w:val="00696C94"/>
    <w:rsid w:val="00697582"/>
    <w:rsid w:val="006979F5"/>
    <w:rsid w:val="00697FEB"/>
    <w:rsid w:val="006A0FE8"/>
    <w:rsid w:val="006A1FB1"/>
    <w:rsid w:val="006A2206"/>
    <w:rsid w:val="006A2965"/>
    <w:rsid w:val="006A34C3"/>
    <w:rsid w:val="006A35B1"/>
    <w:rsid w:val="006A36F8"/>
    <w:rsid w:val="006A3E77"/>
    <w:rsid w:val="006A3F2D"/>
    <w:rsid w:val="006A4CFC"/>
    <w:rsid w:val="006A6719"/>
    <w:rsid w:val="006A7049"/>
    <w:rsid w:val="006A7089"/>
    <w:rsid w:val="006A7619"/>
    <w:rsid w:val="006A7CBF"/>
    <w:rsid w:val="006B041C"/>
    <w:rsid w:val="006B0E9F"/>
    <w:rsid w:val="006B1050"/>
    <w:rsid w:val="006B1E20"/>
    <w:rsid w:val="006B368C"/>
    <w:rsid w:val="006B3FB2"/>
    <w:rsid w:val="006B48A1"/>
    <w:rsid w:val="006B4B7A"/>
    <w:rsid w:val="006B5C0F"/>
    <w:rsid w:val="006B661D"/>
    <w:rsid w:val="006B68D8"/>
    <w:rsid w:val="006B6E7B"/>
    <w:rsid w:val="006C018F"/>
    <w:rsid w:val="006C054C"/>
    <w:rsid w:val="006C066D"/>
    <w:rsid w:val="006C1888"/>
    <w:rsid w:val="006C20A4"/>
    <w:rsid w:val="006C3C01"/>
    <w:rsid w:val="006C3F83"/>
    <w:rsid w:val="006C4853"/>
    <w:rsid w:val="006C4A65"/>
    <w:rsid w:val="006C4A93"/>
    <w:rsid w:val="006C5DFC"/>
    <w:rsid w:val="006C7115"/>
    <w:rsid w:val="006C71A3"/>
    <w:rsid w:val="006D0C64"/>
    <w:rsid w:val="006D1846"/>
    <w:rsid w:val="006D242D"/>
    <w:rsid w:val="006D2EA1"/>
    <w:rsid w:val="006D3AF2"/>
    <w:rsid w:val="006D473F"/>
    <w:rsid w:val="006D5503"/>
    <w:rsid w:val="006D5C9D"/>
    <w:rsid w:val="006D60B8"/>
    <w:rsid w:val="006D621C"/>
    <w:rsid w:val="006D636D"/>
    <w:rsid w:val="006D68FA"/>
    <w:rsid w:val="006D70E5"/>
    <w:rsid w:val="006D710E"/>
    <w:rsid w:val="006D74F1"/>
    <w:rsid w:val="006E0035"/>
    <w:rsid w:val="006E07E9"/>
    <w:rsid w:val="006E1709"/>
    <w:rsid w:val="006E2194"/>
    <w:rsid w:val="006E2489"/>
    <w:rsid w:val="006E3436"/>
    <w:rsid w:val="006E44D1"/>
    <w:rsid w:val="006E4EF1"/>
    <w:rsid w:val="006E624B"/>
    <w:rsid w:val="006E6677"/>
    <w:rsid w:val="006E6728"/>
    <w:rsid w:val="006E761E"/>
    <w:rsid w:val="006E766A"/>
    <w:rsid w:val="006E7704"/>
    <w:rsid w:val="006F067A"/>
    <w:rsid w:val="006F0777"/>
    <w:rsid w:val="006F09C2"/>
    <w:rsid w:val="006F1060"/>
    <w:rsid w:val="006F167F"/>
    <w:rsid w:val="006F1DE2"/>
    <w:rsid w:val="006F2143"/>
    <w:rsid w:val="006F2975"/>
    <w:rsid w:val="006F2AFA"/>
    <w:rsid w:val="006F3689"/>
    <w:rsid w:val="006F4906"/>
    <w:rsid w:val="006F4DC6"/>
    <w:rsid w:val="006F4E46"/>
    <w:rsid w:val="006F56D6"/>
    <w:rsid w:val="006F5D1F"/>
    <w:rsid w:val="006F5F0B"/>
    <w:rsid w:val="006F60D1"/>
    <w:rsid w:val="006F67BA"/>
    <w:rsid w:val="006F68AD"/>
    <w:rsid w:val="006F699E"/>
    <w:rsid w:val="006F6F54"/>
    <w:rsid w:val="00700631"/>
    <w:rsid w:val="00701275"/>
    <w:rsid w:val="007019F6"/>
    <w:rsid w:val="007027BC"/>
    <w:rsid w:val="00702A4C"/>
    <w:rsid w:val="00702CA5"/>
    <w:rsid w:val="00702DB9"/>
    <w:rsid w:val="00703386"/>
    <w:rsid w:val="00703756"/>
    <w:rsid w:val="00703D44"/>
    <w:rsid w:val="00703DFB"/>
    <w:rsid w:val="007040A2"/>
    <w:rsid w:val="007042B6"/>
    <w:rsid w:val="00704433"/>
    <w:rsid w:val="00707679"/>
    <w:rsid w:val="00710BE4"/>
    <w:rsid w:val="00710C56"/>
    <w:rsid w:val="00711AE8"/>
    <w:rsid w:val="007120F1"/>
    <w:rsid w:val="0071274E"/>
    <w:rsid w:val="007127CB"/>
    <w:rsid w:val="00712C21"/>
    <w:rsid w:val="0071554A"/>
    <w:rsid w:val="007158AE"/>
    <w:rsid w:val="00716272"/>
    <w:rsid w:val="00716976"/>
    <w:rsid w:val="007206EE"/>
    <w:rsid w:val="00721365"/>
    <w:rsid w:val="007215CA"/>
    <w:rsid w:val="00721E22"/>
    <w:rsid w:val="00721E67"/>
    <w:rsid w:val="007220EB"/>
    <w:rsid w:val="0072269D"/>
    <w:rsid w:val="00724424"/>
    <w:rsid w:val="00725768"/>
    <w:rsid w:val="007258F1"/>
    <w:rsid w:val="007259D4"/>
    <w:rsid w:val="00725A99"/>
    <w:rsid w:val="00725E8B"/>
    <w:rsid w:val="00726D9E"/>
    <w:rsid w:val="0072778B"/>
    <w:rsid w:val="0073063F"/>
    <w:rsid w:val="00731B53"/>
    <w:rsid w:val="007324CE"/>
    <w:rsid w:val="007329E1"/>
    <w:rsid w:val="00732F75"/>
    <w:rsid w:val="00733D07"/>
    <w:rsid w:val="007340BA"/>
    <w:rsid w:val="00735058"/>
    <w:rsid w:val="0073655D"/>
    <w:rsid w:val="007367D1"/>
    <w:rsid w:val="007368A7"/>
    <w:rsid w:val="00740A81"/>
    <w:rsid w:val="00741B29"/>
    <w:rsid w:val="00741F90"/>
    <w:rsid w:val="00743B76"/>
    <w:rsid w:val="00743F46"/>
    <w:rsid w:val="00744CA7"/>
    <w:rsid w:val="007454B7"/>
    <w:rsid w:val="007478A5"/>
    <w:rsid w:val="00747B46"/>
    <w:rsid w:val="00747FF7"/>
    <w:rsid w:val="0075063A"/>
    <w:rsid w:val="00750756"/>
    <w:rsid w:val="00750EA4"/>
    <w:rsid w:val="00751515"/>
    <w:rsid w:val="00751F8E"/>
    <w:rsid w:val="00752B69"/>
    <w:rsid w:val="00752F34"/>
    <w:rsid w:val="00752F8B"/>
    <w:rsid w:val="00752FDF"/>
    <w:rsid w:val="00754125"/>
    <w:rsid w:val="00754CDA"/>
    <w:rsid w:val="00755133"/>
    <w:rsid w:val="007559CE"/>
    <w:rsid w:val="007562FA"/>
    <w:rsid w:val="007570C9"/>
    <w:rsid w:val="007578AF"/>
    <w:rsid w:val="00757A2D"/>
    <w:rsid w:val="00757EB6"/>
    <w:rsid w:val="00760259"/>
    <w:rsid w:val="007607C9"/>
    <w:rsid w:val="00760ACF"/>
    <w:rsid w:val="00761CA4"/>
    <w:rsid w:val="007625FC"/>
    <w:rsid w:val="00764275"/>
    <w:rsid w:val="007643BF"/>
    <w:rsid w:val="00764527"/>
    <w:rsid w:val="0076529F"/>
    <w:rsid w:val="00765581"/>
    <w:rsid w:val="00765CF3"/>
    <w:rsid w:val="007671D6"/>
    <w:rsid w:val="0076791B"/>
    <w:rsid w:val="00767AFC"/>
    <w:rsid w:val="00767F5C"/>
    <w:rsid w:val="00770608"/>
    <w:rsid w:val="00770639"/>
    <w:rsid w:val="00770972"/>
    <w:rsid w:val="00771575"/>
    <w:rsid w:val="00771F21"/>
    <w:rsid w:val="00773D6C"/>
    <w:rsid w:val="00773E1C"/>
    <w:rsid w:val="007747F3"/>
    <w:rsid w:val="007747F6"/>
    <w:rsid w:val="007759C8"/>
    <w:rsid w:val="00775B8E"/>
    <w:rsid w:val="00775D5D"/>
    <w:rsid w:val="00776401"/>
    <w:rsid w:val="0077713F"/>
    <w:rsid w:val="00777DC6"/>
    <w:rsid w:val="00777EAC"/>
    <w:rsid w:val="00780401"/>
    <w:rsid w:val="007812BA"/>
    <w:rsid w:val="00782737"/>
    <w:rsid w:val="00782766"/>
    <w:rsid w:val="00782B14"/>
    <w:rsid w:val="00784567"/>
    <w:rsid w:val="007851F1"/>
    <w:rsid w:val="007853EC"/>
    <w:rsid w:val="00785956"/>
    <w:rsid w:val="007859EA"/>
    <w:rsid w:val="00786A04"/>
    <w:rsid w:val="007870CE"/>
    <w:rsid w:val="007872A2"/>
    <w:rsid w:val="00787886"/>
    <w:rsid w:val="00787BFA"/>
    <w:rsid w:val="0079055D"/>
    <w:rsid w:val="00790D81"/>
    <w:rsid w:val="007916A9"/>
    <w:rsid w:val="0079245C"/>
    <w:rsid w:val="00792FF4"/>
    <w:rsid w:val="00793CE8"/>
    <w:rsid w:val="00797509"/>
    <w:rsid w:val="0079750C"/>
    <w:rsid w:val="00797D45"/>
    <w:rsid w:val="00797E1B"/>
    <w:rsid w:val="007A0365"/>
    <w:rsid w:val="007A18C6"/>
    <w:rsid w:val="007A1FBC"/>
    <w:rsid w:val="007A2783"/>
    <w:rsid w:val="007A2E18"/>
    <w:rsid w:val="007A4802"/>
    <w:rsid w:val="007A4DC1"/>
    <w:rsid w:val="007A59D3"/>
    <w:rsid w:val="007A5E09"/>
    <w:rsid w:val="007A710A"/>
    <w:rsid w:val="007B07BC"/>
    <w:rsid w:val="007B107E"/>
    <w:rsid w:val="007B11F8"/>
    <w:rsid w:val="007B1981"/>
    <w:rsid w:val="007B1E62"/>
    <w:rsid w:val="007B1F9F"/>
    <w:rsid w:val="007B2566"/>
    <w:rsid w:val="007B27CF"/>
    <w:rsid w:val="007B2804"/>
    <w:rsid w:val="007B2F77"/>
    <w:rsid w:val="007B42D5"/>
    <w:rsid w:val="007B47AC"/>
    <w:rsid w:val="007B5152"/>
    <w:rsid w:val="007B5456"/>
    <w:rsid w:val="007B5585"/>
    <w:rsid w:val="007B5A1D"/>
    <w:rsid w:val="007B6E25"/>
    <w:rsid w:val="007B7213"/>
    <w:rsid w:val="007B7380"/>
    <w:rsid w:val="007B75E7"/>
    <w:rsid w:val="007B7E13"/>
    <w:rsid w:val="007C028A"/>
    <w:rsid w:val="007C060A"/>
    <w:rsid w:val="007C0AA9"/>
    <w:rsid w:val="007C1567"/>
    <w:rsid w:val="007C16C0"/>
    <w:rsid w:val="007C1713"/>
    <w:rsid w:val="007C2748"/>
    <w:rsid w:val="007C3F35"/>
    <w:rsid w:val="007C482D"/>
    <w:rsid w:val="007C4CD9"/>
    <w:rsid w:val="007C53B5"/>
    <w:rsid w:val="007C6253"/>
    <w:rsid w:val="007C6AC1"/>
    <w:rsid w:val="007C6FF9"/>
    <w:rsid w:val="007C7777"/>
    <w:rsid w:val="007C7EC4"/>
    <w:rsid w:val="007D0B44"/>
    <w:rsid w:val="007D0FB8"/>
    <w:rsid w:val="007D1325"/>
    <w:rsid w:val="007D3649"/>
    <w:rsid w:val="007D3CF2"/>
    <w:rsid w:val="007D3F44"/>
    <w:rsid w:val="007D42D7"/>
    <w:rsid w:val="007D56D8"/>
    <w:rsid w:val="007D57CE"/>
    <w:rsid w:val="007D5E17"/>
    <w:rsid w:val="007D629C"/>
    <w:rsid w:val="007D6BC6"/>
    <w:rsid w:val="007D749C"/>
    <w:rsid w:val="007D776D"/>
    <w:rsid w:val="007E0182"/>
    <w:rsid w:val="007E01D1"/>
    <w:rsid w:val="007E064A"/>
    <w:rsid w:val="007E1811"/>
    <w:rsid w:val="007E1F53"/>
    <w:rsid w:val="007E250E"/>
    <w:rsid w:val="007E3987"/>
    <w:rsid w:val="007E4416"/>
    <w:rsid w:val="007E50CA"/>
    <w:rsid w:val="007E6159"/>
    <w:rsid w:val="007E72F7"/>
    <w:rsid w:val="007E75EB"/>
    <w:rsid w:val="007E78F6"/>
    <w:rsid w:val="007E7D36"/>
    <w:rsid w:val="007F00A0"/>
    <w:rsid w:val="007F0CE9"/>
    <w:rsid w:val="007F322C"/>
    <w:rsid w:val="007F4251"/>
    <w:rsid w:val="007F4A53"/>
    <w:rsid w:val="007F4B46"/>
    <w:rsid w:val="007F4BD8"/>
    <w:rsid w:val="007F4E58"/>
    <w:rsid w:val="007F5EB4"/>
    <w:rsid w:val="007F5ECA"/>
    <w:rsid w:val="007F67CF"/>
    <w:rsid w:val="007F76EB"/>
    <w:rsid w:val="007F7860"/>
    <w:rsid w:val="007F7F98"/>
    <w:rsid w:val="0080011F"/>
    <w:rsid w:val="0080037A"/>
    <w:rsid w:val="0080045A"/>
    <w:rsid w:val="0080202C"/>
    <w:rsid w:val="00802794"/>
    <w:rsid w:val="00803AC1"/>
    <w:rsid w:val="00803B81"/>
    <w:rsid w:val="00803DF9"/>
    <w:rsid w:val="008043B5"/>
    <w:rsid w:val="00804CC8"/>
    <w:rsid w:val="00807397"/>
    <w:rsid w:val="008073F4"/>
    <w:rsid w:val="008100E1"/>
    <w:rsid w:val="0081023F"/>
    <w:rsid w:val="00810FBC"/>
    <w:rsid w:val="00811CCE"/>
    <w:rsid w:val="008129BE"/>
    <w:rsid w:val="00812D8A"/>
    <w:rsid w:val="008136E5"/>
    <w:rsid w:val="00814374"/>
    <w:rsid w:val="008146BC"/>
    <w:rsid w:val="0081482A"/>
    <w:rsid w:val="00814A67"/>
    <w:rsid w:val="00815588"/>
    <w:rsid w:val="00816551"/>
    <w:rsid w:val="008176C2"/>
    <w:rsid w:val="0081775F"/>
    <w:rsid w:val="008209EA"/>
    <w:rsid w:val="008212A2"/>
    <w:rsid w:val="008214FF"/>
    <w:rsid w:val="008215FA"/>
    <w:rsid w:val="00821B20"/>
    <w:rsid w:val="008224B3"/>
    <w:rsid w:val="00822AF1"/>
    <w:rsid w:val="00823296"/>
    <w:rsid w:val="00823368"/>
    <w:rsid w:val="00823774"/>
    <w:rsid w:val="00823800"/>
    <w:rsid w:val="008239D7"/>
    <w:rsid w:val="00824433"/>
    <w:rsid w:val="00825B10"/>
    <w:rsid w:val="00827389"/>
    <w:rsid w:val="0082756B"/>
    <w:rsid w:val="008278DF"/>
    <w:rsid w:val="008311F6"/>
    <w:rsid w:val="00831931"/>
    <w:rsid w:val="00831F1C"/>
    <w:rsid w:val="00833ABA"/>
    <w:rsid w:val="00833BBF"/>
    <w:rsid w:val="00833E81"/>
    <w:rsid w:val="008363F3"/>
    <w:rsid w:val="0083646F"/>
    <w:rsid w:val="00837B4F"/>
    <w:rsid w:val="00840143"/>
    <w:rsid w:val="008405C6"/>
    <w:rsid w:val="00840836"/>
    <w:rsid w:val="008409F0"/>
    <w:rsid w:val="00840A50"/>
    <w:rsid w:val="00840C5C"/>
    <w:rsid w:val="008417B2"/>
    <w:rsid w:val="00841B67"/>
    <w:rsid w:val="00841C9C"/>
    <w:rsid w:val="00842896"/>
    <w:rsid w:val="00843DB4"/>
    <w:rsid w:val="00843E03"/>
    <w:rsid w:val="008442BB"/>
    <w:rsid w:val="00844789"/>
    <w:rsid w:val="008460B7"/>
    <w:rsid w:val="008469E3"/>
    <w:rsid w:val="008470A6"/>
    <w:rsid w:val="00847752"/>
    <w:rsid w:val="00851C40"/>
    <w:rsid w:val="008526CA"/>
    <w:rsid w:val="00852AFA"/>
    <w:rsid w:val="00852BCE"/>
    <w:rsid w:val="00852DFC"/>
    <w:rsid w:val="008532E1"/>
    <w:rsid w:val="00853E31"/>
    <w:rsid w:val="00854355"/>
    <w:rsid w:val="00854D1E"/>
    <w:rsid w:val="0085632D"/>
    <w:rsid w:val="00857BD6"/>
    <w:rsid w:val="00857DBC"/>
    <w:rsid w:val="00860480"/>
    <w:rsid w:val="0086061C"/>
    <w:rsid w:val="00860C81"/>
    <w:rsid w:val="00860E93"/>
    <w:rsid w:val="00862203"/>
    <w:rsid w:val="00862A70"/>
    <w:rsid w:val="00862E7D"/>
    <w:rsid w:val="00862EE4"/>
    <w:rsid w:val="008649CD"/>
    <w:rsid w:val="00864B69"/>
    <w:rsid w:val="00864FEA"/>
    <w:rsid w:val="00865671"/>
    <w:rsid w:val="00867126"/>
    <w:rsid w:val="00867F33"/>
    <w:rsid w:val="00870215"/>
    <w:rsid w:val="008709F8"/>
    <w:rsid w:val="00870A17"/>
    <w:rsid w:val="00870C2F"/>
    <w:rsid w:val="00871B0D"/>
    <w:rsid w:val="00871BF0"/>
    <w:rsid w:val="00871C27"/>
    <w:rsid w:val="0087478E"/>
    <w:rsid w:val="00874FC1"/>
    <w:rsid w:val="00875887"/>
    <w:rsid w:val="00875D87"/>
    <w:rsid w:val="008836A4"/>
    <w:rsid w:val="00883ED6"/>
    <w:rsid w:val="008841B9"/>
    <w:rsid w:val="008848BC"/>
    <w:rsid w:val="00884A01"/>
    <w:rsid w:val="00884D19"/>
    <w:rsid w:val="0088525D"/>
    <w:rsid w:val="00885ADE"/>
    <w:rsid w:val="008867C8"/>
    <w:rsid w:val="0088708C"/>
    <w:rsid w:val="00887CF4"/>
    <w:rsid w:val="008903D2"/>
    <w:rsid w:val="00890E8D"/>
    <w:rsid w:val="00891B86"/>
    <w:rsid w:val="00891D26"/>
    <w:rsid w:val="0089302B"/>
    <w:rsid w:val="0089411F"/>
    <w:rsid w:val="008958F0"/>
    <w:rsid w:val="00897102"/>
    <w:rsid w:val="00897468"/>
    <w:rsid w:val="008A084F"/>
    <w:rsid w:val="008A0BAF"/>
    <w:rsid w:val="008A111C"/>
    <w:rsid w:val="008A193D"/>
    <w:rsid w:val="008A2F76"/>
    <w:rsid w:val="008A3459"/>
    <w:rsid w:val="008A3D29"/>
    <w:rsid w:val="008A3F7C"/>
    <w:rsid w:val="008A3FF1"/>
    <w:rsid w:val="008A44F8"/>
    <w:rsid w:val="008A4922"/>
    <w:rsid w:val="008A54E4"/>
    <w:rsid w:val="008A6CBD"/>
    <w:rsid w:val="008A7A0C"/>
    <w:rsid w:val="008A7AB4"/>
    <w:rsid w:val="008A7F9B"/>
    <w:rsid w:val="008B0AC7"/>
    <w:rsid w:val="008B2323"/>
    <w:rsid w:val="008B2701"/>
    <w:rsid w:val="008B283E"/>
    <w:rsid w:val="008B3775"/>
    <w:rsid w:val="008B3893"/>
    <w:rsid w:val="008B3C87"/>
    <w:rsid w:val="008B41EF"/>
    <w:rsid w:val="008B4997"/>
    <w:rsid w:val="008B4EA1"/>
    <w:rsid w:val="008B6422"/>
    <w:rsid w:val="008B66E0"/>
    <w:rsid w:val="008B6B78"/>
    <w:rsid w:val="008B6C2F"/>
    <w:rsid w:val="008B746E"/>
    <w:rsid w:val="008B7545"/>
    <w:rsid w:val="008B75FD"/>
    <w:rsid w:val="008B7B3D"/>
    <w:rsid w:val="008B7B50"/>
    <w:rsid w:val="008B7DDD"/>
    <w:rsid w:val="008C07CD"/>
    <w:rsid w:val="008C0DC9"/>
    <w:rsid w:val="008C3838"/>
    <w:rsid w:val="008C3C69"/>
    <w:rsid w:val="008C5267"/>
    <w:rsid w:val="008C5C99"/>
    <w:rsid w:val="008C64AB"/>
    <w:rsid w:val="008C69D2"/>
    <w:rsid w:val="008C700F"/>
    <w:rsid w:val="008C7011"/>
    <w:rsid w:val="008C7413"/>
    <w:rsid w:val="008C7DCB"/>
    <w:rsid w:val="008D000A"/>
    <w:rsid w:val="008D072C"/>
    <w:rsid w:val="008D1C2D"/>
    <w:rsid w:val="008D1CCC"/>
    <w:rsid w:val="008D1DFF"/>
    <w:rsid w:val="008D2330"/>
    <w:rsid w:val="008D2ED3"/>
    <w:rsid w:val="008D335B"/>
    <w:rsid w:val="008D35CA"/>
    <w:rsid w:val="008D3F6C"/>
    <w:rsid w:val="008D406B"/>
    <w:rsid w:val="008D44D6"/>
    <w:rsid w:val="008D527B"/>
    <w:rsid w:val="008D5548"/>
    <w:rsid w:val="008D56DD"/>
    <w:rsid w:val="008D57F5"/>
    <w:rsid w:val="008D5A7B"/>
    <w:rsid w:val="008D5C94"/>
    <w:rsid w:val="008D65C3"/>
    <w:rsid w:val="008D7713"/>
    <w:rsid w:val="008D7A03"/>
    <w:rsid w:val="008E009C"/>
    <w:rsid w:val="008E0A7A"/>
    <w:rsid w:val="008E0C42"/>
    <w:rsid w:val="008E1257"/>
    <w:rsid w:val="008E1A7D"/>
    <w:rsid w:val="008E1C48"/>
    <w:rsid w:val="008E20E6"/>
    <w:rsid w:val="008E2CBF"/>
    <w:rsid w:val="008E4658"/>
    <w:rsid w:val="008E48A8"/>
    <w:rsid w:val="008E491F"/>
    <w:rsid w:val="008E4C04"/>
    <w:rsid w:val="008E4DCC"/>
    <w:rsid w:val="008E6F10"/>
    <w:rsid w:val="008E6F23"/>
    <w:rsid w:val="008E7C93"/>
    <w:rsid w:val="008F11E7"/>
    <w:rsid w:val="008F19B5"/>
    <w:rsid w:val="008F1AE1"/>
    <w:rsid w:val="008F23EB"/>
    <w:rsid w:val="008F339C"/>
    <w:rsid w:val="008F44C9"/>
    <w:rsid w:val="008F4958"/>
    <w:rsid w:val="008F4AAA"/>
    <w:rsid w:val="008F4CCA"/>
    <w:rsid w:val="008F4EE0"/>
    <w:rsid w:val="008F5D58"/>
    <w:rsid w:val="008F65E1"/>
    <w:rsid w:val="008F6905"/>
    <w:rsid w:val="008F6EBA"/>
    <w:rsid w:val="00900633"/>
    <w:rsid w:val="00900F69"/>
    <w:rsid w:val="00901A02"/>
    <w:rsid w:val="00902676"/>
    <w:rsid w:val="009028C3"/>
    <w:rsid w:val="00902EBC"/>
    <w:rsid w:val="00902F04"/>
    <w:rsid w:val="009038A9"/>
    <w:rsid w:val="00904285"/>
    <w:rsid w:val="009048D1"/>
    <w:rsid w:val="00904A19"/>
    <w:rsid w:val="00904B38"/>
    <w:rsid w:val="00905291"/>
    <w:rsid w:val="00905334"/>
    <w:rsid w:val="00907181"/>
    <w:rsid w:val="009072B9"/>
    <w:rsid w:val="009120F8"/>
    <w:rsid w:val="0091391A"/>
    <w:rsid w:val="00913D5E"/>
    <w:rsid w:val="00914144"/>
    <w:rsid w:val="0091421B"/>
    <w:rsid w:val="0091443C"/>
    <w:rsid w:val="00914537"/>
    <w:rsid w:val="009148AD"/>
    <w:rsid w:val="00915942"/>
    <w:rsid w:val="009166B4"/>
    <w:rsid w:val="00916EFA"/>
    <w:rsid w:val="00917CE5"/>
    <w:rsid w:val="00917E38"/>
    <w:rsid w:val="009202B3"/>
    <w:rsid w:val="00920D9C"/>
    <w:rsid w:val="00921671"/>
    <w:rsid w:val="0092183A"/>
    <w:rsid w:val="00921D42"/>
    <w:rsid w:val="00921E82"/>
    <w:rsid w:val="00922AC4"/>
    <w:rsid w:val="009247D4"/>
    <w:rsid w:val="00925184"/>
    <w:rsid w:val="00925E53"/>
    <w:rsid w:val="0092652E"/>
    <w:rsid w:val="00926C15"/>
    <w:rsid w:val="00926F6A"/>
    <w:rsid w:val="009270E0"/>
    <w:rsid w:val="00927361"/>
    <w:rsid w:val="009304EA"/>
    <w:rsid w:val="00931D7A"/>
    <w:rsid w:val="0093278A"/>
    <w:rsid w:val="00932862"/>
    <w:rsid w:val="00932FC8"/>
    <w:rsid w:val="00933839"/>
    <w:rsid w:val="009359E7"/>
    <w:rsid w:val="00935B42"/>
    <w:rsid w:val="00935D07"/>
    <w:rsid w:val="00936F10"/>
    <w:rsid w:val="00937D0C"/>
    <w:rsid w:val="00940E01"/>
    <w:rsid w:val="00942988"/>
    <w:rsid w:val="009440D6"/>
    <w:rsid w:val="00944F2D"/>
    <w:rsid w:val="009450D5"/>
    <w:rsid w:val="0094522C"/>
    <w:rsid w:val="00946424"/>
    <w:rsid w:val="00946500"/>
    <w:rsid w:val="009470F1"/>
    <w:rsid w:val="0094743C"/>
    <w:rsid w:val="0094773F"/>
    <w:rsid w:val="00947E5F"/>
    <w:rsid w:val="00947F5B"/>
    <w:rsid w:val="009500BE"/>
    <w:rsid w:val="009500E4"/>
    <w:rsid w:val="00950F05"/>
    <w:rsid w:val="00951195"/>
    <w:rsid w:val="009513AE"/>
    <w:rsid w:val="00951420"/>
    <w:rsid w:val="0095166D"/>
    <w:rsid w:val="00951CFB"/>
    <w:rsid w:val="00952B06"/>
    <w:rsid w:val="00952CB6"/>
    <w:rsid w:val="009530FB"/>
    <w:rsid w:val="009538BC"/>
    <w:rsid w:val="00954E6D"/>
    <w:rsid w:val="00954FD7"/>
    <w:rsid w:val="00955347"/>
    <w:rsid w:val="009558C4"/>
    <w:rsid w:val="0095592D"/>
    <w:rsid w:val="00955E16"/>
    <w:rsid w:val="00956D6F"/>
    <w:rsid w:val="009570D5"/>
    <w:rsid w:val="00961285"/>
    <w:rsid w:val="009619C2"/>
    <w:rsid w:val="00961B94"/>
    <w:rsid w:val="00961EE9"/>
    <w:rsid w:val="00962055"/>
    <w:rsid w:val="0096225A"/>
    <w:rsid w:val="0096321C"/>
    <w:rsid w:val="0096432E"/>
    <w:rsid w:val="0096569B"/>
    <w:rsid w:val="00965C14"/>
    <w:rsid w:val="009662F6"/>
    <w:rsid w:val="00966BC4"/>
    <w:rsid w:val="00967C4C"/>
    <w:rsid w:val="009703C2"/>
    <w:rsid w:val="00971EA8"/>
    <w:rsid w:val="00972714"/>
    <w:rsid w:val="00973E73"/>
    <w:rsid w:val="0097451E"/>
    <w:rsid w:val="00975738"/>
    <w:rsid w:val="00975840"/>
    <w:rsid w:val="009759A6"/>
    <w:rsid w:val="00975FD2"/>
    <w:rsid w:val="00977058"/>
    <w:rsid w:val="00977789"/>
    <w:rsid w:val="0097791B"/>
    <w:rsid w:val="00980487"/>
    <w:rsid w:val="00980925"/>
    <w:rsid w:val="0098156D"/>
    <w:rsid w:val="00982620"/>
    <w:rsid w:val="009837C5"/>
    <w:rsid w:val="00983A15"/>
    <w:rsid w:val="00983F8E"/>
    <w:rsid w:val="00985090"/>
    <w:rsid w:val="009853EA"/>
    <w:rsid w:val="00985641"/>
    <w:rsid w:val="00985BBD"/>
    <w:rsid w:val="00986263"/>
    <w:rsid w:val="00986DA2"/>
    <w:rsid w:val="009874EB"/>
    <w:rsid w:val="0098774D"/>
    <w:rsid w:val="0098786E"/>
    <w:rsid w:val="00987C4C"/>
    <w:rsid w:val="0099029F"/>
    <w:rsid w:val="00991463"/>
    <w:rsid w:val="0099173F"/>
    <w:rsid w:val="00991CEA"/>
    <w:rsid w:val="009927A4"/>
    <w:rsid w:val="00993C84"/>
    <w:rsid w:val="009960FE"/>
    <w:rsid w:val="00996B45"/>
    <w:rsid w:val="00996E9A"/>
    <w:rsid w:val="00997D4A"/>
    <w:rsid w:val="009A0867"/>
    <w:rsid w:val="009A0E7A"/>
    <w:rsid w:val="009A0ECA"/>
    <w:rsid w:val="009A110F"/>
    <w:rsid w:val="009A13B7"/>
    <w:rsid w:val="009A2008"/>
    <w:rsid w:val="009A2368"/>
    <w:rsid w:val="009A3DE0"/>
    <w:rsid w:val="009A48D5"/>
    <w:rsid w:val="009A52EB"/>
    <w:rsid w:val="009A53C2"/>
    <w:rsid w:val="009A557F"/>
    <w:rsid w:val="009A5988"/>
    <w:rsid w:val="009A5CDA"/>
    <w:rsid w:val="009A6200"/>
    <w:rsid w:val="009A623D"/>
    <w:rsid w:val="009A6396"/>
    <w:rsid w:val="009A67F6"/>
    <w:rsid w:val="009B0EC0"/>
    <w:rsid w:val="009B14A1"/>
    <w:rsid w:val="009B1E03"/>
    <w:rsid w:val="009B2907"/>
    <w:rsid w:val="009B2AA6"/>
    <w:rsid w:val="009B2E83"/>
    <w:rsid w:val="009B3557"/>
    <w:rsid w:val="009B397E"/>
    <w:rsid w:val="009B4043"/>
    <w:rsid w:val="009B4676"/>
    <w:rsid w:val="009B48D1"/>
    <w:rsid w:val="009B4A88"/>
    <w:rsid w:val="009B4D33"/>
    <w:rsid w:val="009B58FD"/>
    <w:rsid w:val="009B6314"/>
    <w:rsid w:val="009B688E"/>
    <w:rsid w:val="009B6A10"/>
    <w:rsid w:val="009C084C"/>
    <w:rsid w:val="009C084F"/>
    <w:rsid w:val="009C119E"/>
    <w:rsid w:val="009C174B"/>
    <w:rsid w:val="009C1D0D"/>
    <w:rsid w:val="009C213B"/>
    <w:rsid w:val="009C2433"/>
    <w:rsid w:val="009C3E60"/>
    <w:rsid w:val="009C4467"/>
    <w:rsid w:val="009C5722"/>
    <w:rsid w:val="009C6510"/>
    <w:rsid w:val="009C6566"/>
    <w:rsid w:val="009C6723"/>
    <w:rsid w:val="009C681D"/>
    <w:rsid w:val="009C7094"/>
    <w:rsid w:val="009C795F"/>
    <w:rsid w:val="009D0217"/>
    <w:rsid w:val="009D0432"/>
    <w:rsid w:val="009D090C"/>
    <w:rsid w:val="009D0BD0"/>
    <w:rsid w:val="009D0C89"/>
    <w:rsid w:val="009D135C"/>
    <w:rsid w:val="009D1BF8"/>
    <w:rsid w:val="009D2615"/>
    <w:rsid w:val="009D5493"/>
    <w:rsid w:val="009D6BA9"/>
    <w:rsid w:val="009D73B2"/>
    <w:rsid w:val="009E0A68"/>
    <w:rsid w:val="009E22AE"/>
    <w:rsid w:val="009E2DD2"/>
    <w:rsid w:val="009E3029"/>
    <w:rsid w:val="009E327A"/>
    <w:rsid w:val="009E3D58"/>
    <w:rsid w:val="009E4425"/>
    <w:rsid w:val="009E4F94"/>
    <w:rsid w:val="009E5025"/>
    <w:rsid w:val="009E528B"/>
    <w:rsid w:val="009E557B"/>
    <w:rsid w:val="009E5E3B"/>
    <w:rsid w:val="009E624C"/>
    <w:rsid w:val="009E76B4"/>
    <w:rsid w:val="009E7E08"/>
    <w:rsid w:val="009F0106"/>
    <w:rsid w:val="009F0F2F"/>
    <w:rsid w:val="009F1496"/>
    <w:rsid w:val="009F1D54"/>
    <w:rsid w:val="009F1DAD"/>
    <w:rsid w:val="009F258D"/>
    <w:rsid w:val="009F2715"/>
    <w:rsid w:val="009F340A"/>
    <w:rsid w:val="009F3E2C"/>
    <w:rsid w:val="009F42F7"/>
    <w:rsid w:val="009F4FFC"/>
    <w:rsid w:val="009F587E"/>
    <w:rsid w:val="009F5C4B"/>
    <w:rsid w:val="009F65C8"/>
    <w:rsid w:val="009F7FF8"/>
    <w:rsid w:val="00A00404"/>
    <w:rsid w:val="00A00D2C"/>
    <w:rsid w:val="00A0176E"/>
    <w:rsid w:val="00A02688"/>
    <w:rsid w:val="00A02C78"/>
    <w:rsid w:val="00A02CA8"/>
    <w:rsid w:val="00A039FF"/>
    <w:rsid w:val="00A0446D"/>
    <w:rsid w:val="00A05024"/>
    <w:rsid w:val="00A05F33"/>
    <w:rsid w:val="00A063BE"/>
    <w:rsid w:val="00A07598"/>
    <w:rsid w:val="00A1177D"/>
    <w:rsid w:val="00A11A8A"/>
    <w:rsid w:val="00A13A3C"/>
    <w:rsid w:val="00A13C9D"/>
    <w:rsid w:val="00A13D4C"/>
    <w:rsid w:val="00A151B1"/>
    <w:rsid w:val="00A16049"/>
    <w:rsid w:val="00A16C67"/>
    <w:rsid w:val="00A16FEA"/>
    <w:rsid w:val="00A17C61"/>
    <w:rsid w:val="00A20898"/>
    <w:rsid w:val="00A20E45"/>
    <w:rsid w:val="00A21253"/>
    <w:rsid w:val="00A21457"/>
    <w:rsid w:val="00A21618"/>
    <w:rsid w:val="00A21C61"/>
    <w:rsid w:val="00A21E7B"/>
    <w:rsid w:val="00A222BE"/>
    <w:rsid w:val="00A23B6D"/>
    <w:rsid w:val="00A23DCD"/>
    <w:rsid w:val="00A241E9"/>
    <w:rsid w:val="00A24C49"/>
    <w:rsid w:val="00A2677E"/>
    <w:rsid w:val="00A270AD"/>
    <w:rsid w:val="00A27C3E"/>
    <w:rsid w:val="00A30167"/>
    <w:rsid w:val="00A3016A"/>
    <w:rsid w:val="00A30901"/>
    <w:rsid w:val="00A30C0E"/>
    <w:rsid w:val="00A3177B"/>
    <w:rsid w:val="00A32109"/>
    <w:rsid w:val="00A32134"/>
    <w:rsid w:val="00A326F2"/>
    <w:rsid w:val="00A3378C"/>
    <w:rsid w:val="00A33D0F"/>
    <w:rsid w:val="00A340C9"/>
    <w:rsid w:val="00A35956"/>
    <w:rsid w:val="00A3614A"/>
    <w:rsid w:val="00A3633B"/>
    <w:rsid w:val="00A3662C"/>
    <w:rsid w:val="00A371C6"/>
    <w:rsid w:val="00A37ED0"/>
    <w:rsid w:val="00A406D4"/>
    <w:rsid w:val="00A410A6"/>
    <w:rsid w:val="00A41CE3"/>
    <w:rsid w:val="00A42DC1"/>
    <w:rsid w:val="00A42E97"/>
    <w:rsid w:val="00A42F66"/>
    <w:rsid w:val="00A43DB9"/>
    <w:rsid w:val="00A44689"/>
    <w:rsid w:val="00A4468B"/>
    <w:rsid w:val="00A4526D"/>
    <w:rsid w:val="00A453AE"/>
    <w:rsid w:val="00A47247"/>
    <w:rsid w:val="00A47E84"/>
    <w:rsid w:val="00A501B1"/>
    <w:rsid w:val="00A51B11"/>
    <w:rsid w:val="00A52355"/>
    <w:rsid w:val="00A52494"/>
    <w:rsid w:val="00A52F13"/>
    <w:rsid w:val="00A530DC"/>
    <w:rsid w:val="00A56163"/>
    <w:rsid w:val="00A563FF"/>
    <w:rsid w:val="00A56DED"/>
    <w:rsid w:val="00A57823"/>
    <w:rsid w:val="00A5784C"/>
    <w:rsid w:val="00A57873"/>
    <w:rsid w:val="00A6016B"/>
    <w:rsid w:val="00A60656"/>
    <w:rsid w:val="00A6097E"/>
    <w:rsid w:val="00A60D31"/>
    <w:rsid w:val="00A60F9A"/>
    <w:rsid w:val="00A61F7D"/>
    <w:rsid w:val="00A6588B"/>
    <w:rsid w:val="00A66B44"/>
    <w:rsid w:val="00A67053"/>
    <w:rsid w:val="00A6724E"/>
    <w:rsid w:val="00A6764C"/>
    <w:rsid w:val="00A676C4"/>
    <w:rsid w:val="00A702E0"/>
    <w:rsid w:val="00A71138"/>
    <w:rsid w:val="00A72D9A"/>
    <w:rsid w:val="00A72F27"/>
    <w:rsid w:val="00A73322"/>
    <w:rsid w:val="00A74424"/>
    <w:rsid w:val="00A745E2"/>
    <w:rsid w:val="00A74618"/>
    <w:rsid w:val="00A74B12"/>
    <w:rsid w:val="00A74C89"/>
    <w:rsid w:val="00A75894"/>
    <w:rsid w:val="00A75B7C"/>
    <w:rsid w:val="00A75CD8"/>
    <w:rsid w:val="00A76E4C"/>
    <w:rsid w:val="00A7708E"/>
    <w:rsid w:val="00A77535"/>
    <w:rsid w:val="00A777DF"/>
    <w:rsid w:val="00A77A4F"/>
    <w:rsid w:val="00A77D45"/>
    <w:rsid w:val="00A8161D"/>
    <w:rsid w:val="00A8491B"/>
    <w:rsid w:val="00A86130"/>
    <w:rsid w:val="00A86539"/>
    <w:rsid w:val="00A8737E"/>
    <w:rsid w:val="00A8751A"/>
    <w:rsid w:val="00A87733"/>
    <w:rsid w:val="00A9064C"/>
    <w:rsid w:val="00A90759"/>
    <w:rsid w:val="00A9146F"/>
    <w:rsid w:val="00A92E07"/>
    <w:rsid w:val="00A9338D"/>
    <w:rsid w:val="00A935CE"/>
    <w:rsid w:val="00A93719"/>
    <w:rsid w:val="00A93FBE"/>
    <w:rsid w:val="00A94941"/>
    <w:rsid w:val="00A949B2"/>
    <w:rsid w:val="00A955CF"/>
    <w:rsid w:val="00A95826"/>
    <w:rsid w:val="00A964F4"/>
    <w:rsid w:val="00AA1090"/>
    <w:rsid w:val="00AA13D4"/>
    <w:rsid w:val="00AA13F2"/>
    <w:rsid w:val="00AA15F8"/>
    <w:rsid w:val="00AA212A"/>
    <w:rsid w:val="00AA2935"/>
    <w:rsid w:val="00AA2A61"/>
    <w:rsid w:val="00AA2C09"/>
    <w:rsid w:val="00AA4859"/>
    <w:rsid w:val="00AA49DD"/>
    <w:rsid w:val="00AA4AD8"/>
    <w:rsid w:val="00AA4D0B"/>
    <w:rsid w:val="00AA4D15"/>
    <w:rsid w:val="00AA4F76"/>
    <w:rsid w:val="00AA55A0"/>
    <w:rsid w:val="00AA60DA"/>
    <w:rsid w:val="00AA6F3C"/>
    <w:rsid w:val="00AA72EB"/>
    <w:rsid w:val="00AA735D"/>
    <w:rsid w:val="00AB0DA9"/>
    <w:rsid w:val="00AB13F3"/>
    <w:rsid w:val="00AB1A48"/>
    <w:rsid w:val="00AB20E7"/>
    <w:rsid w:val="00AB24F7"/>
    <w:rsid w:val="00AB342C"/>
    <w:rsid w:val="00AB3E27"/>
    <w:rsid w:val="00AB44EE"/>
    <w:rsid w:val="00AB495B"/>
    <w:rsid w:val="00AB4A5D"/>
    <w:rsid w:val="00AB511C"/>
    <w:rsid w:val="00AB5F4B"/>
    <w:rsid w:val="00AB6A89"/>
    <w:rsid w:val="00AC072D"/>
    <w:rsid w:val="00AC08BE"/>
    <w:rsid w:val="00AC1F80"/>
    <w:rsid w:val="00AC205D"/>
    <w:rsid w:val="00AC3BD6"/>
    <w:rsid w:val="00AC3D66"/>
    <w:rsid w:val="00AC400E"/>
    <w:rsid w:val="00AC4081"/>
    <w:rsid w:val="00AC4395"/>
    <w:rsid w:val="00AC55F7"/>
    <w:rsid w:val="00AC5FAA"/>
    <w:rsid w:val="00AC7005"/>
    <w:rsid w:val="00AC70DC"/>
    <w:rsid w:val="00AC7317"/>
    <w:rsid w:val="00AC76AF"/>
    <w:rsid w:val="00AC7B1D"/>
    <w:rsid w:val="00AD0456"/>
    <w:rsid w:val="00AD061F"/>
    <w:rsid w:val="00AD084E"/>
    <w:rsid w:val="00AD0BBA"/>
    <w:rsid w:val="00AD1000"/>
    <w:rsid w:val="00AD1077"/>
    <w:rsid w:val="00AD1B7E"/>
    <w:rsid w:val="00AD1BCC"/>
    <w:rsid w:val="00AD2154"/>
    <w:rsid w:val="00AD27EF"/>
    <w:rsid w:val="00AD27FA"/>
    <w:rsid w:val="00AD2E23"/>
    <w:rsid w:val="00AD337E"/>
    <w:rsid w:val="00AD3BBA"/>
    <w:rsid w:val="00AD3F4F"/>
    <w:rsid w:val="00AD439F"/>
    <w:rsid w:val="00AD4412"/>
    <w:rsid w:val="00AD4D9F"/>
    <w:rsid w:val="00AD569E"/>
    <w:rsid w:val="00AD584F"/>
    <w:rsid w:val="00AD5F12"/>
    <w:rsid w:val="00AD61E3"/>
    <w:rsid w:val="00AD6A1F"/>
    <w:rsid w:val="00AD7366"/>
    <w:rsid w:val="00AD7793"/>
    <w:rsid w:val="00AE02A6"/>
    <w:rsid w:val="00AE131E"/>
    <w:rsid w:val="00AE169C"/>
    <w:rsid w:val="00AE1BEE"/>
    <w:rsid w:val="00AE2A34"/>
    <w:rsid w:val="00AE349D"/>
    <w:rsid w:val="00AE47ED"/>
    <w:rsid w:val="00AE58AD"/>
    <w:rsid w:val="00AE5DC8"/>
    <w:rsid w:val="00AE60CA"/>
    <w:rsid w:val="00AE63D6"/>
    <w:rsid w:val="00AE65E2"/>
    <w:rsid w:val="00AE6C57"/>
    <w:rsid w:val="00AE6C79"/>
    <w:rsid w:val="00AE70D1"/>
    <w:rsid w:val="00AF00D3"/>
    <w:rsid w:val="00AF25FE"/>
    <w:rsid w:val="00AF3847"/>
    <w:rsid w:val="00AF43A9"/>
    <w:rsid w:val="00AF455A"/>
    <w:rsid w:val="00AF4DCD"/>
    <w:rsid w:val="00AF50EF"/>
    <w:rsid w:val="00AF5388"/>
    <w:rsid w:val="00AF55E3"/>
    <w:rsid w:val="00AF7517"/>
    <w:rsid w:val="00AF7D91"/>
    <w:rsid w:val="00B00127"/>
    <w:rsid w:val="00B00206"/>
    <w:rsid w:val="00B002E7"/>
    <w:rsid w:val="00B00919"/>
    <w:rsid w:val="00B00936"/>
    <w:rsid w:val="00B01979"/>
    <w:rsid w:val="00B035C6"/>
    <w:rsid w:val="00B042B9"/>
    <w:rsid w:val="00B04648"/>
    <w:rsid w:val="00B05210"/>
    <w:rsid w:val="00B06761"/>
    <w:rsid w:val="00B07160"/>
    <w:rsid w:val="00B07890"/>
    <w:rsid w:val="00B10C45"/>
    <w:rsid w:val="00B11091"/>
    <w:rsid w:val="00B116A4"/>
    <w:rsid w:val="00B12A8B"/>
    <w:rsid w:val="00B12D01"/>
    <w:rsid w:val="00B139F3"/>
    <w:rsid w:val="00B13DBD"/>
    <w:rsid w:val="00B143AC"/>
    <w:rsid w:val="00B14929"/>
    <w:rsid w:val="00B1532C"/>
    <w:rsid w:val="00B154E7"/>
    <w:rsid w:val="00B16585"/>
    <w:rsid w:val="00B16F82"/>
    <w:rsid w:val="00B17130"/>
    <w:rsid w:val="00B1733B"/>
    <w:rsid w:val="00B21269"/>
    <w:rsid w:val="00B214B6"/>
    <w:rsid w:val="00B21CB4"/>
    <w:rsid w:val="00B22394"/>
    <w:rsid w:val="00B228B9"/>
    <w:rsid w:val="00B22C67"/>
    <w:rsid w:val="00B23FAC"/>
    <w:rsid w:val="00B247E9"/>
    <w:rsid w:val="00B24C99"/>
    <w:rsid w:val="00B24DC9"/>
    <w:rsid w:val="00B24F26"/>
    <w:rsid w:val="00B251D3"/>
    <w:rsid w:val="00B25471"/>
    <w:rsid w:val="00B26C95"/>
    <w:rsid w:val="00B276B5"/>
    <w:rsid w:val="00B27C61"/>
    <w:rsid w:val="00B27F7D"/>
    <w:rsid w:val="00B308D0"/>
    <w:rsid w:val="00B3330D"/>
    <w:rsid w:val="00B3338A"/>
    <w:rsid w:val="00B33565"/>
    <w:rsid w:val="00B337F6"/>
    <w:rsid w:val="00B33983"/>
    <w:rsid w:val="00B3423E"/>
    <w:rsid w:val="00B37A9F"/>
    <w:rsid w:val="00B37B3C"/>
    <w:rsid w:val="00B37DE0"/>
    <w:rsid w:val="00B40E4E"/>
    <w:rsid w:val="00B40EC3"/>
    <w:rsid w:val="00B40F9E"/>
    <w:rsid w:val="00B41997"/>
    <w:rsid w:val="00B42282"/>
    <w:rsid w:val="00B42C49"/>
    <w:rsid w:val="00B434B5"/>
    <w:rsid w:val="00B439F4"/>
    <w:rsid w:val="00B43A3B"/>
    <w:rsid w:val="00B440B6"/>
    <w:rsid w:val="00B4436C"/>
    <w:rsid w:val="00B44A7B"/>
    <w:rsid w:val="00B44C95"/>
    <w:rsid w:val="00B44F63"/>
    <w:rsid w:val="00B472A8"/>
    <w:rsid w:val="00B50436"/>
    <w:rsid w:val="00B50DAC"/>
    <w:rsid w:val="00B511D7"/>
    <w:rsid w:val="00B51461"/>
    <w:rsid w:val="00B51DF1"/>
    <w:rsid w:val="00B52514"/>
    <w:rsid w:val="00B5268F"/>
    <w:rsid w:val="00B5319F"/>
    <w:rsid w:val="00B5381D"/>
    <w:rsid w:val="00B53832"/>
    <w:rsid w:val="00B53C73"/>
    <w:rsid w:val="00B5424A"/>
    <w:rsid w:val="00B54633"/>
    <w:rsid w:val="00B54E14"/>
    <w:rsid w:val="00B54EB5"/>
    <w:rsid w:val="00B555C7"/>
    <w:rsid w:val="00B55D70"/>
    <w:rsid w:val="00B571CB"/>
    <w:rsid w:val="00B5739D"/>
    <w:rsid w:val="00B577F4"/>
    <w:rsid w:val="00B5786B"/>
    <w:rsid w:val="00B6075A"/>
    <w:rsid w:val="00B60A55"/>
    <w:rsid w:val="00B60BFC"/>
    <w:rsid w:val="00B61C8A"/>
    <w:rsid w:val="00B61D15"/>
    <w:rsid w:val="00B61ED3"/>
    <w:rsid w:val="00B636C5"/>
    <w:rsid w:val="00B63FDF"/>
    <w:rsid w:val="00B640C1"/>
    <w:rsid w:val="00B6441D"/>
    <w:rsid w:val="00B64456"/>
    <w:rsid w:val="00B666BF"/>
    <w:rsid w:val="00B67837"/>
    <w:rsid w:val="00B70946"/>
    <w:rsid w:val="00B710F3"/>
    <w:rsid w:val="00B71B7E"/>
    <w:rsid w:val="00B72617"/>
    <w:rsid w:val="00B729CE"/>
    <w:rsid w:val="00B73105"/>
    <w:rsid w:val="00B73548"/>
    <w:rsid w:val="00B73583"/>
    <w:rsid w:val="00B73E5E"/>
    <w:rsid w:val="00B74582"/>
    <w:rsid w:val="00B74B9E"/>
    <w:rsid w:val="00B75224"/>
    <w:rsid w:val="00B75C56"/>
    <w:rsid w:val="00B76AD0"/>
    <w:rsid w:val="00B776BD"/>
    <w:rsid w:val="00B77F8A"/>
    <w:rsid w:val="00B81A84"/>
    <w:rsid w:val="00B81C21"/>
    <w:rsid w:val="00B8284E"/>
    <w:rsid w:val="00B833F7"/>
    <w:rsid w:val="00B83AA5"/>
    <w:rsid w:val="00B83D40"/>
    <w:rsid w:val="00B83EB1"/>
    <w:rsid w:val="00B842DC"/>
    <w:rsid w:val="00B8461F"/>
    <w:rsid w:val="00B8572F"/>
    <w:rsid w:val="00B86A5D"/>
    <w:rsid w:val="00B876B7"/>
    <w:rsid w:val="00B91068"/>
    <w:rsid w:val="00B93247"/>
    <w:rsid w:val="00B932E4"/>
    <w:rsid w:val="00B934AE"/>
    <w:rsid w:val="00B937AE"/>
    <w:rsid w:val="00B93CBA"/>
    <w:rsid w:val="00B93DD8"/>
    <w:rsid w:val="00B93FFC"/>
    <w:rsid w:val="00B9506E"/>
    <w:rsid w:val="00B96E41"/>
    <w:rsid w:val="00B96F6F"/>
    <w:rsid w:val="00B972A0"/>
    <w:rsid w:val="00B9773B"/>
    <w:rsid w:val="00B97C65"/>
    <w:rsid w:val="00BA0FE8"/>
    <w:rsid w:val="00BA1768"/>
    <w:rsid w:val="00BA1A4C"/>
    <w:rsid w:val="00BA1B33"/>
    <w:rsid w:val="00BA21B6"/>
    <w:rsid w:val="00BA4486"/>
    <w:rsid w:val="00BA4DE7"/>
    <w:rsid w:val="00BA5D1F"/>
    <w:rsid w:val="00BA7588"/>
    <w:rsid w:val="00BA7E9D"/>
    <w:rsid w:val="00BB11E7"/>
    <w:rsid w:val="00BB1A39"/>
    <w:rsid w:val="00BB1BEC"/>
    <w:rsid w:val="00BB200E"/>
    <w:rsid w:val="00BB2173"/>
    <w:rsid w:val="00BB22FC"/>
    <w:rsid w:val="00BB2779"/>
    <w:rsid w:val="00BB2816"/>
    <w:rsid w:val="00BB2905"/>
    <w:rsid w:val="00BB3B86"/>
    <w:rsid w:val="00BB4268"/>
    <w:rsid w:val="00BB4A74"/>
    <w:rsid w:val="00BB4E65"/>
    <w:rsid w:val="00BB551B"/>
    <w:rsid w:val="00BB563A"/>
    <w:rsid w:val="00BB5A69"/>
    <w:rsid w:val="00BB6010"/>
    <w:rsid w:val="00BB6896"/>
    <w:rsid w:val="00BB6C8E"/>
    <w:rsid w:val="00BB72EE"/>
    <w:rsid w:val="00BB7987"/>
    <w:rsid w:val="00BB7F1F"/>
    <w:rsid w:val="00BC00D0"/>
    <w:rsid w:val="00BC1273"/>
    <w:rsid w:val="00BC1478"/>
    <w:rsid w:val="00BC1E80"/>
    <w:rsid w:val="00BC1F83"/>
    <w:rsid w:val="00BC2944"/>
    <w:rsid w:val="00BC2F8F"/>
    <w:rsid w:val="00BC33F6"/>
    <w:rsid w:val="00BC3578"/>
    <w:rsid w:val="00BC3C10"/>
    <w:rsid w:val="00BC44EF"/>
    <w:rsid w:val="00BC4FF1"/>
    <w:rsid w:val="00BC50A6"/>
    <w:rsid w:val="00BC53DB"/>
    <w:rsid w:val="00BC592B"/>
    <w:rsid w:val="00BC6024"/>
    <w:rsid w:val="00BC62F6"/>
    <w:rsid w:val="00BC794B"/>
    <w:rsid w:val="00BC7E5F"/>
    <w:rsid w:val="00BD0F27"/>
    <w:rsid w:val="00BD154F"/>
    <w:rsid w:val="00BD2473"/>
    <w:rsid w:val="00BD2812"/>
    <w:rsid w:val="00BD29AA"/>
    <w:rsid w:val="00BD2A05"/>
    <w:rsid w:val="00BD2FC4"/>
    <w:rsid w:val="00BD3CCF"/>
    <w:rsid w:val="00BD49C9"/>
    <w:rsid w:val="00BD4B7C"/>
    <w:rsid w:val="00BD54C9"/>
    <w:rsid w:val="00BD6057"/>
    <w:rsid w:val="00BD61EF"/>
    <w:rsid w:val="00BD6AFF"/>
    <w:rsid w:val="00BD6B19"/>
    <w:rsid w:val="00BD7277"/>
    <w:rsid w:val="00BD7400"/>
    <w:rsid w:val="00BD7867"/>
    <w:rsid w:val="00BE07CC"/>
    <w:rsid w:val="00BE1074"/>
    <w:rsid w:val="00BE167E"/>
    <w:rsid w:val="00BE2166"/>
    <w:rsid w:val="00BE2837"/>
    <w:rsid w:val="00BE2CE6"/>
    <w:rsid w:val="00BE3A37"/>
    <w:rsid w:val="00BE3C51"/>
    <w:rsid w:val="00BE415A"/>
    <w:rsid w:val="00BE435B"/>
    <w:rsid w:val="00BE4CB5"/>
    <w:rsid w:val="00BE55F7"/>
    <w:rsid w:val="00BE60BC"/>
    <w:rsid w:val="00BE69D1"/>
    <w:rsid w:val="00BE72CE"/>
    <w:rsid w:val="00BE7D40"/>
    <w:rsid w:val="00BF054F"/>
    <w:rsid w:val="00BF07B7"/>
    <w:rsid w:val="00BF0A5A"/>
    <w:rsid w:val="00BF144A"/>
    <w:rsid w:val="00BF14C4"/>
    <w:rsid w:val="00BF163B"/>
    <w:rsid w:val="00BF1881"/>
    <w:rsid w:val="00BF3C66"/>
    <w:rsid w:val="00BF4494"/>
    <w:rsid w:val="00BF57AA"/>
    <w:rsid w:val="00BF5C6B"/>
    <w:rsid w:val="00BF6766"/>
    <w:rsid w:val="00BF73ED"/>
    <w:rsid w:val="00BF744F"/>
    <w:rsid w:val="00BF7A30"/>
    <w:rsid w:val="00C02040"/>
    <w:rsid w:val="00C020C8"/>
    <w:rsid w:val="00C02485"/>
    <w:rsid w:val="00C025BA"/>
    <w:rsid w:val="00C02CC4"/>
    <w:rsid w:val="00C02DD1"/>
    <w:rsid w:val="00C0323D"/>
    <w:rsid w:val="00C03360"/>
    <w:rsid w:val="00C03C38"/>
    <w:rsid w:val="00C04235"/>
    <w:rsid w:val="00C04C36"/>
    <w:rsid w:val="00C04C97"/>
    <w:rsid w:val="00C05442"/>
    <w:rsid w:val="00C054D4"/>
    <w:rsid w:val="00C07142"/>
    <w:rsid w:val="00C10094"/>
    <w:rsid w:val="00C10CF9"/>
    <w:rsid w:val="00C1131A"/>
    <w:rsid w:val="00C11864"/>
    <w:rsid w:val="00C126B1"/>
    <w:rsid w:val="00C12F16"/>
    <w:rsid w:val="00C14E4F"/>
    <w:rsid w:val="00C157A0"/>
    <w:rsid w:val="00C1585C"/>
    <w:rsid w:val="00C1603F"/>
    <w:rsid w:val="00C162FC"/>
    <w:rsid w:val="00C16605"/>
    <w:rsid w:val="00C167E0"/>
    <w:rsid w:val="00C16B2D"/>
    <w:rsid w:val="00C17940"/>
    <w:rsid w:val="00C20521"/>
    <w:rsid w:val="00C2054C"/>
    <w:rsid w:val="00C2054E"/>
    <w:rsid w:val="00C20F11"/>
    <w:rsid w:val="00C211B6"/>
    <w:rsid w:val="00C21256"/>
    <w:rsid w:val="00C21490"/>
    <w:rsid w:val="00C21883"/>
    <w:rsid w:val="00C219FA"/>
    <w:rsid w:val="00C22686"/>
    <w:rsid w:val="00C23922"/>
    <w:rsid w:val="00C2524F"/>
    <w:rsid w:val="00C25457"/>
    <w:rsid w:val="00C25E51"/>
    <w:rsid w:val="00C269DA"/>
    <w:rsid w:val="00C26E98"/>
    <w:rsid w:val="00C27469"/>
    <w:rsid w:val="00C27A43"/>
    <w:rsid w:val="00C33434"/>
    <w:rsid w:val="00C337E7"/>
    <w:rsid w:val="00C3414B"/>
    <w:rsid w:val="00C351FA"/>
    <w:rsid w:val="00C35F3C"/>
    <w:rsid w:val="00C36357"/>
    <w:rsid w:val="00C425DE"/>
    <w:rsid w:val="00C43247"/>
    <w:rsid w:val="00C437E6"/>
    <w:rsid w:val="00C443FD"/>
    <w:rsid w:val="00C449C7"/>
    <w:rsid w:val="00C44D4D"/>
    <w:rsid w:val="00C451C3"/>
    <w:rsid w:val="00C45C79"/>
    <w:rsid w:val="00C46067"/>
    <w:rsid w:val="00C463AA"/>
    <w:rsid w:val="00C46AC4"/>
    <w:rsid w:val="00C46F29"/>
    <w:rsid w:val="00C47427"/>
    <w:rsid w:val="00C47BF0"/>
    <w:rsid w:val="00C5085F"/>
    <w:rsid w:val="00C50AEE"/>
    <w:rsid w:val="00C521E5"/>
    <w:rsid w:val="00C532D1"/>
    <w:rsid w:val="00C541AC"/>
    <w:rsid w:val="00C5478A"/>
    <w:rsid w:val="00C547A0"/>
    <w:rsid w:val="00C54C8F"/>
    <w:rsid w:val="00C560F3"/>
    <w:rsid w:val="00C56B5C"/>
    <w:rsid w:val="00C56E8B"/>
    <w:rsid w:val="00C60152"/>
    <w:rsid w:val="00C60E33"/>
    <w:rsid w:val="00C6221E"/>
    <w:rsid w:val="00C623C8"/>
    <w:rsid w:val="00C62B90"/>
    <w:rsid w:val="00C62C7C"/>
    <w:rsid w:val="00C631F7"/>
    <w:rsid w:val="00C636EB"/>
    <w:rsid w:val="00C63A9E"/>
    <w:rsid w:val="00C6457E"/>
    <w:rsid w:val="00C651CB"/>
    <w:rsid w:val="00C653AF"/>
    <w:rsid w:val="00C662E3"/>
    <w:rsid w:val="00C66451"/>
    <w:rsid w:val="00C67556"/>
    <w:rsid w:val="00C67BCA"/>
    <w:rsid w:val="00C70142"/>
    <w:rsid w:val="00C70538"/>
    <w:rsid w:val="00C709B5"/>
    <w:rsid w:val="00C70F1D"/>
    <w:rsid w:val="00C70F5C"/>
    <w:rsid w:val="00C71920"/>
    <w:rsid w:val="00C719E8"/>
    <w:rsid w:val="00C71D1C"/>
    <w:rsid w:val="00C74AC7"/>
    <w:rsid w:val="00C74D67"/>
    <w:rsid w:val="00C752F9"/>
    <w:rsid w:val="00C7553A"/>
    <w:rsid w:val="00C7598C"/>
    <w:rsid w:val="00C761AE"/>
    <w:rsid w:val="00C76549"/>
    <w:rsid w:val="00C76738"/>
    <w:rsid w:val="00C7716C"/>
    <w:rsid w:val="00C77974"/>
    <w:rsid w:val="00C77C32"/>
    <w:rsid w:val="00C8021B"/>
    <w:rsid w:val="00C815A7"/>
    <w:rsid w:val="00C81F6A"/>
    <w:rsid w:val="00C82FA8"/>
    <w:rsid w:val="00C834E2"/>
    <w:rsid w:val="00C8351B"/>
    <w:rsid w:val="00C83D94"/>
    <w:rsid w:val="00C8509E"/>
    <w:rsid w:val="00C857E4"/>
    <w:rsid w:val="00C859FC"/>
    <w:rsid w:val="00C85DDD"/>
    <w:rsid w:val="00C86741"/>
    <w:rsid w:val="00C87020"/>
    <w:rsid w:val="00C90722"/>
    <w:rsid w:val="00C90915"/>
    <w:rsid w:val="00C90BB2"/>
    <w:rsid w:val="00C91F9A"/>
    <w:rsid w:val="00C9222F"/>
    <w:rsid w:val="00C92870"/>
    <w:rsid w:val="00C92A33"/>
    <w:rsid w:val="00C92C8F"/>
    <w:rsid w:val="00C9321A"/>
    <w:rsid w:val="00C94099"/>
    <w:rsid w:val="00C9472C"/>
    <w:rsid w:val="00C95643"/>
    <w:rsid w:val="00C95A59"/>
    <w:rsid w:val="00C962A5"/>
    <w:rsid w:val="00C96733"/>
    <w:rsid w:val="00CA0814"/>
    <w:rsid w:val="00CA084C"/>
    <w:rsid w:val="00CA1247"/>
    <w:rsid w:val="00CA1C75"/>
    <w:rsid w:val="00CA1D23"/>
    <w:rsid w:val="00CA1DF8"/>
    <w:rsid w:val="00CA1F6F"/>
    <w:rsid w:val="00CA222E"/>
    <w:rsid w:val="00CA27EF"/>
    <w:rsid w:val="00CA3555"/>
    <w:rsid w:val="00CA3757"/>
    <w:rsid w:val="00CA3D67"/>
    <w:rsid w:val="00CA409F"/>
    <w:rsid w:val="00CA4F1B"/>
    <w:rsid w:val="00CA516D"/>
    <w:rsid w:val="00CA5A19"/>
    <w:rsid w:val="00CA5AC6"/>
    <w:rsid w:val="00CA5D78"/>
    <w:rsid w:val="00CA6C14"/>
    <w:rsid w:val="00CA6D8D"/>
    <w:rsid w:val="00CA6FE9"/>
    <w:rsid w:val="00CA74BC"/>
    <w:rsid w:val="00CB028C"/>
    <w:rsid w:val="00CB0413"/>
    <w:rsid w:val="00CB074F"/>
    <w:rsid w:val="00CB15B0"/>
    <w:rsid w:val="00CB22C3"/>
    <w:rsid w:val="00CB244D"/>
    <w:rsid w:val="00CB2DEC"/>
    <w:rsid w:val="00CB33A3"/>
    <w:rsid w:val="00CB3890"/>
    <w:rsid w:val="00CB3AB9"/>
    <w:rsid w:val="00CB4176"/>
    <w:rsid w:val="00CB4904"/>
    <w:rsid w:val="00CB499C"/>
    <w:rsid w:val="00CB592A"/>
    <w:rsid w:val="00CB6396"/>
    <w:rsid w:val="00CB6612"/>
    <w:rsid w:val="00CB66D3"/>
    <w:rsid w:val="00CB6C4D"/>
    <w:rsid w:val="00CB6E7C"/>
    <w:rsid w:val="00CB70E6"/>
    <w:rsid w:val="00CB744E"/>
    <w:rsid w:val="00CB7F09"/>
    <w:rsid w:val="00CC120C"/>
    <w:rsid w:val="00CC2338"/>
    <w:rsid w:val="00CC3044"/>
    <w:rsid w:val="00CC438A"/>
    <w:rsid w:val="00CC4398"/>
    <w:rsid w:val="00CC56E0"/>
    <w:rsid w:val="00CC61DC"/>
    <w:rsid w:val="00CC71D8"/>
    <w:rsid w:val="00CC720F"/>
    <w:rsid w:val="00CC7549"/>
    <w:rsid w:val="00CC7707"/>
    <w:rsid w:val="00CD03AC"/>
    <w:rsid w:val="00CD10A2"/>
    <w:rsid w:val="00CD22F8"/>
    <w:rsid w:val="00CD2D07"/>
    <w:rsid w:val="00CD352D"/>
    <w:rsid w:val="00CD3629"/>
    <w:rsid w:val="00CD371A"/>
    <w:rsid w:val="00CD3A22"/>
    <w:rsid w:val="00CD41AB"/>
    <w:rsid w:val="00CD54D8"/>
    <w:rsid w:val="00CD5944"/>
    <w:rsid w:val="00CD6840"/>
    <w:rsid w:val="00CE0082"/>
    <w:rsid w:val="00CE2C9A"/>
    <w:rsid w:val="00CE3CA4"/>
    <w:rsid w:val="00CE4156"/>
    <w:rsid w:val="00CE4D21"/>
    <w:rsid w:val="00CE62A8"/>
    <w:rsid w:val="00CE6D73"/>
    <w:rsid w:val="00CE7951"/>
    <w:rsid w:val="00CE79B1"/>
    <w:rsid w:val="00CF019F"/>
    <w:rsid w:val="00CF0509"/>
    <w:rsid w:val="00CF0811"/>
    <w:rsid w:val="00CF0F41"/>
    <w:rsid w:val="00CF1237"/>
    <w:rsid w:val="00CF1ACB"/>
    <w:rsid w:val="00CF20A6"/>
    <w:rsid w:val="00CF2178"/>
    <w:rsid w:val="00CF29BE"/>
    <w:rsid w:val="00CF3340"/>
    <w:rsid w:val="00CF33AA"/>
    <w:rsid w:val="00CF380C"/>
    <w:rsid w:val="00CF3D7B"/>
    <w:rsid w:val="00CF5522"/>
    <w:rsid w:val="00CF5ABB"/>
    <w:rsid w:val="00CF5CCF"/>
    <w:rsid w:val="00CF6651"/>
    <w:rsid w:val="00CF6706"/>
    <w:rsid w:val="00CF6EC3"/>
    <w:rsid w:val="00CF6F08"/>
    <w:rsid w:val="00CF7137"/>
    <w:rsid w:val="00CF74F2"/>
    <w:rsid w:val="00D00F87"/>
    <w:rsid w:val="00D0143F"/>
    <w:rsid w:val="00D01C15"/>
    <w:rsid w:val="00D02D66"/>
    <w:rsid w:val="00D0389A"/>
    <w:rsid w:val="00D03904"/>
    <w:rsid w:val="00D04D22"/>
    <w:rsid w:val="00D05280"/>
    <w:rsid w:val="00D05C7A"/>
    <w:rsid w:val="00D05DA5"/>
    <w:rsid w:val="00D07AA3"/>
    <w:rsid w:val="00D10309"/>
    <w:rsid w:val="00D11964"/>
    <w:rsid w:val="00D12123"/>
    <w:rsid w:val="00D12F62"/>
    <w:rsid w:val="00D131B6"/>
    <w:rsid w:val="00D13952"/>
    <w:rsid w:val="00D13D0A"/>
    <w:rsid w:val="00D14921"/>
    <w:rsid w:val="00D155A0"/>
    <w:rsid w:val="00D167D7"/>
    <w:rsid w:val="00D16D09"/>
    <w:rsid w:val="00D16DD6"/>
    <w:rsid w:val="00D16DE9"/>
    <w:rsid w:val="00D17C51"/>
    <w:rsid w:val="00D17F6C"/>
    <w:rsid w:val="00D20362"/>
    <w:rsid w:val="00D20592"/>
    <w:rsid w:val="00D20916"/>
    <w:rsid w:val="00D20BCE"/>
    <w:rsid w:val="00D2134E"/>
    <w:rsid w:val="00D226C0"/>
    <w:rsid w:val="00D22AC4"/>
    <w:rsid w:val="00D246AC"/>
    <w:rsid w:val="00D25391"/>
    <w:rsid w:val="00D25E13"/>
    <w:rsid w:val="00D26192"/>
    <w:rsid w:val="00D2652D"/>
    <w:rsid w:val="00D269E5"/>
    <w:rsid w:val="00D277DA"/>
    <w:rsid w:val="00D3001E"/>
    <w:rsid w:val="00D30E38"/>
    <w:rsid w:val="00D32335"/>
    <w:rsid w:val="00D326C7"/>
    <w:rsid w:val="00D32E42"/>
    <w:rsid w:val="00D337C9"/>
    <w:rsid w:val="00D33810"/>
    <w:rsid w:val="00D33D9E"/>
    <w:rsid w:val="00D344ED"/>
    <w:rsid w:val="00D34553"/>
    <w:rsid w:val="00D34EE2"/>
    <w:rsid w:val="00D36D85"/>
    <w:rsid w:val="00D3706E"/>
    <w:rsid w:val="00D370DF"/>
    <w:rsid w:val="00D373C2"/>
    <w:rsid w:val="00D4067E"/>
    <w:rsid w:val="00D406DE"/>
    <w:rsid w:val="00D40938"/>
    <w:rsid w:val="00D41166"/>
    <w:rsid w:val="00D4273B"/>
    <w:rsid w:val="00D4285A"/>
    <w:rsid w:val="00D43144"/>
    <w:rsid w:val="00D4348C"/>
    <w:rsid w:val="00D44C3B"/>
    <w:rsid w:val="00D455D1"/>
    <w:rsid w:val="00D47155"/>
    <w:rsid w:val="00D4725D"/>
    <w:rsid w:val="00D477E9"/>
    <w:rsid w:val="00D5002B"/>
    <w:rsid w:val="00D5107F"/>
    <w:rsid w:val="00D51A27"/>
    <w:rsid w:val="00D521AA"/>
    <w:rsid w:val="00D5275E"/>
    <w:rsid w:val="00D538B5"/>
    <w:rsid w:val="00D53A50"/>
    <w:rsid w:val="00D54566"/>
    <w:rsid w:val="00D546F8"/>
    <w:rsid w:val="00D54FA7"/>
    <w:rsid w:val="00D5552F"/>
    <w:rsid w:val="00D55864"/>
    <w:rsid w:val="00D5635B"/>
    <w:rsid w:val="00D56492"/>
    <w:rsid w:val="00D564F6"/>
    <w:rsid w:val="00D56604"/>
    <w:rsid w:val="00D56847"/>
    <w:rsid w:val="00D568A2"/>
    <w:rsid w:val="00D5783B"/>
    <w:rsid w:val="00D57E28"/>
    <w:rsid w:val="00D57E43"/>
    <w:rsid w:val="00D57FCE"/>
    <w:rsid w:val="00D60240"/>
    <w:rsid w:val="00D603BE"/>
    <w:rsid w:val="00D606E1"/>
    <w:rsid w:val="00D606FF"/>
    <w:rsid w:val="00D609B1"/>
    <w:rsid w:val="00D60C63"/>
    <w:rsid w:val="00D62300"/>
    <w:rsid w:val="00D62C1B"/>
    <w:rsid w:val="00D62F41"/>
    <w:rsid w:val="00D63D0A"/>
    <w:rsid w:val="00D64276"/>
    <w:rsid w:val="00D64BBC"/>
    <w:rsid w:val="00D66067"/>
    <w:rsid w:val="00D66754"/>
    <w:rsid w:val="00D66CF5"/>
    <w:rsid w:val="00D66E46"/>
    <w:rsid w:val="00D709B4"/>
    <w:rsid w:val="00D71211"/>
    <w:rsid w:val="00D714C1"/>
    <w:rsid w:val="00D72690"/>
    <w:rsid w:val="00D72CE2"/>
    <w:rsid w:val="00D730CB"/>
    <w:rsid w:val="00D733FA"/>
    <w:rsid w:val="00D76A8C"/>
    <w:rsid w:val="00D80C15"/>
    <w:rsid w:val="00D8187B"/>
    <w:rsid w:val="00D81A71"/>
    <w:rsid w:val="00D81E0D"/>
    <w:rsid w:val="00D829FD"/>
    <w:rsid w:val="00D8350D"/>
    <w:rsid w:val="00D843B4"/>
    <w:rsid w:val="00D846E5"/>
    <w:rsid w:val="00D85BCC"/>
    <w:rsid w:val="00D86B7A"/>
    <w:rsid w:val="00D86DE1"/>
    <w:rsid w:val="00D91135"/>
    <w:rsid w:val="00D91EA1"/>
    <w:rsid w:val="00D922E2"/>
    <w:rsid w:val="00D92631"/>
    <w:rsid w:val="00D92876"/>
    <w:rsid w:val="00D92BF8"/>
    <w:rsid w:val="00D92D66"/>
    <w:rsid w:val="00D9300F"/>
    <w:rsid w:val="00D933BD"/>
    <w:rsid w:val="00D93C98"/>
    <w:rsid w:val="00D9780E"/>
    <w:rsid w:val="00DA0735"/>
    <w:rsid w:val="00DA1515"/>
    <w:rsid w:val="00DA1619"/>
    <w:rsid w:val="00DA1769"/>
    <w:rsid w:val="00DA234D"/>
    <w:rsid w:val="00DA3361"/>
    <w:rsid w:val="00DA3ADD"/>
    <w:rsid w:val="00DA4970"/>
    <w:rsid w:val="00DA4D93"/>
    <w:rsid w:val="00DA569F"/>
    <w:rsid w:val="00DA670E"/>
    <w:rsid w:val="00DA6D3B"/>
    <w:rsid w:val="00DA7392"/>
    <w:rsid w:val="00DB0F54"/>
    <w:rsid w:val="00DB17B3"/>
    <w:rsid w:val="00DB1C0F"/>
    <w:rsid w:val="00DB2329"/>
    <w:rsid w:val="00DB4398"/>
    <w:rsid w:val="00DB48FF"/>
    <w:rsid w:val="00DB497C"/>
    <w:rsid w:val="00DB4CA9"/>
    <w:rsid w:val="00DB4E77"/>
    <w:rsid w:val="00DB5372"/>
    <w:rsid w:val="00DB5378"/>
    <w:rsid w:val="00DB643A"/>
    <w:rsid w:val="00DB7214"/>
    <w:rsid w:val="00DB795D"/>
    <w:rsid w:val="00DB7D17"/>
    <w:rsid w:val="00DC04AC"/>
    <w:rsid w:val="00DC0AEA"/>
    <w:rsid w:val="00DC0CA3"/>
    <w:rsid w:val="00DC0F54"/>
    <w:rsid w:val="00DC0FAF"/>
    <w:rsid w:val="00DC14A0"/>
    <w:rsid w:val="00DC1551"/>
    <w:rsid w:val="00DC1A74"/>
    <w:rsid w:val="00DC2043"/>
    <w:rsid w:val="00DC239D"/>
    <w:rsid w:val="00DC2697"/>
    <w:rsid w:val="00DC2CAA"/>
    <w:rsid w:val="00DC2DEE"/>
    <w:rsid w:val="00DC391E"/>
    <w:rsid w:val="00DC3A93"/>
    <w:rsid w:val="00DC3B82"/>
    <w:rsid w:val="00DC4537"/>
    <w:rsid w:val="00DC49FF"/>
    <w:rsid w:val="00DC557D"/>
    <w:rsid w:val="00DC5E0A"/>
    <w:rsid w:val="00DC75B4"/>
    <w:rsid w:val="00DC7AAF"/>
    <w:rsid w:val="00DC7D66"/>
    <w:rsid w:val="00DC7D79"/>
    <w:rsid w:val="00DD00FF"/>
    <w:rsid w:val="00DD0F11"/>
    <w:rsid w:val="00DD2889"/>
    <w:rsid w:val="00DD2F38"/>
    <w:rsid w:val="00DD4ABE"/>
    <w:rsid w:val="00DD680A"/>
    <w:rsid w:val="00DD688D"/>
    <w:rsid w:val="00DD7145"/>
    <w:rsid w:val="00DD77D4"/>
    <w:rsid w:val="00DD7CEC"/>
    <w:rsid w:val="00DD7F4C"/>
    <w:rsid w:val="00DE076B"/>
    <w:rsid w:val="00DE0D40"/>
    <w:rsid w:val="00DE1E0F"/>
    <w:rsid w:val="00DE2811"/>
    <w:rsid w:val="00DE2981"/>
    <w:rsid w:val="00DE364A"/>
    <w:rsid w:val="00DE3901"/>
    <w:rsid w:val="00DE3ED5"/>
    <w:rsid w:val="00DE3F34"/>
    <w:rsid w:val="00DE439C"/>
    <w:rsid w:val="00DE498C"/>
    <w:rsid w:val="00DE4D69"/>
    <w:rsid w:val="00DE4DAF"/>
    <w:rsid w:val="00DE53D1"/>
    <w:rsid w:val="00DE54F2"/>
    <w:rsid w:val="00DE5BB0"/>
    <w:rsid w:val="00DE5C2B"/>
    <w:rsid w:val="00DE631D"/>
    <w:rsid w:val="00DE673A"/>
    <w:rsid w:val="00DE6A5E"/>
    <w:rsid w:val="00DE71FC"/>
    <w:rsid w:val="00DE7559"/>
    <w:rsid w:val="00DF078F"/>
    <w:rsid w:val="00DF08F0"/>
    <w:rsid w:val="00DF0BA2"/>
    <w:rsid w:val="00DF0D0B"/>
    <w:rsid w:val="00DF32C1"/>
    <w:rsid w:val="00DF3885"/>
    <w:rsid w:val="00DF3D7F"/>
    <w:rsid w:val="00DF4378"/>
    <w:rsid w:val="00DF44A5"/>
    <w:rsid w:val="00DF4C2F"/>
    <w:rsid w:val="00DF6270"/>
    <w:rsid w:val="00DF750C"/>
    <w:rsid w:val="00DF75AB"/>
    <w:rsid w:val="00DF79EA"/>
    <w:rsid w:val="00DF7EE9"/>
    <w:rsid w:val="00DF7F39"/>
    <w:rsid w:val="00E02823"/>
    <w:rsid w:val="00E02FBF"/>
    <w:rsid w:val="00E03285"/>
    <w:rsid w:val="00E03410"/>
    <w:rsid w:val="00E038AE"/>
    <w:rsid w:val="00E04DED"/>
    <w:rsid w:val="00E051A0"/>
    <w:rsid w:val="00E060DF"/>
    <w:rsid w:val="00E06372"/>
    <w:rsid w:val="00E074A8"/>
    <w:rsid w:val="00E0756B"/>
    <w:rsid w:val="00E113E3"/>
    <w:rsid w:val="00E11462"/>
    <w:rsid w:val="00E1155E"/>
    <w:rsid w:val="00E1234C"/>
    <w:rsid w:val="00E12445"/>
    <w:rsid w:val="00E12D70"/>
    <w:rsid w:val="00E12F81"/>
    <w:rsid w:val="00E13205"/>
    <w:rsid w:val="00E13A94"/>
    <w:rsid w:val="00E15880"/>
    <w:rsid w:val="00E17B47"/>
    <w:rsid w:val="00E2029C"/>
    <w:rsid w:val="00E202CC"/>
    <w:rsid w:val="00E2086D"/>
    <w:rsid w:val="00E20BB5"/>
    <w:rsid w:val="00E216DD"/>
    <w:rsid w:val="00E22474"/>
    <w:rsid w:val="00E227C6"/>
    <w:rsid w:val="00E22938"/>
    <w:rsid w:val="00E2294B"/>
    <w:rsid w:val="00E22AA3"/>
    <w:rsid w:val="00E22B3B"/>
    <w:rsid w:val="00E23497"/>
    <w:rsid w:val="00E24B42"/>
    <w:rsid w:val="00E251BE"/>
    <w:rsid w:val="00E25238"/>
    <w:rsid w:val="00E252AF"/>
    <w:rsid w:val="00E268B6"/>
    <w:rsid w:val="00E2693F"/>
    <w:rsid w:val="00E26F6D"/>
    <w:rsid w:val="00E3084A"/>
    <w:rsid w:val="00E30B63"/>
    <w:rsid w:val="00E31E73"/>
    <w:rsid w:val="00E322C6"/>
    <w:rsid w:val="00E32D9B"/>
    <w:rsid w:val="00E32F21"/>
    <w:rsid w:val="00E33C04"/>
    <w:rsid w:val="00E34356"/>
    <w:rsid w:val="00E34DB5"/>
    <w:rsid w:val="00E35627"/>
    <w:rsid w:val="00E36698"/>
    <w:rsid w:val="00E373B5"/>
    <w:rsid w:val="00E37AE6"/>
    <w:rsid w:val="00E41111"/>
    <w:rsid w:val="00E427BA"/>
    <w:rsid w:val="00E43760"/>
    <w:rsid w:val="00E439BE"/>
    <w:rsid w:val="00E44165"/>
    <w:rsid w:val="00E44298"/>
    <w:rsid w:val="00E452E0"/>
    <w:rsid w:val="00E452FA"/>
    <w:rsid w:val="00E456CA"/>
    <w:rsid w:val="00E46138"/>
    <w:rsid w:val="00E469AA"/>
    <w:rsid w:val="00E471EA"/>
    <w:rsid w:val="00E47EF1"/>
    <w:rsid w:val="00E50113"/>
    <w:rsid w:val="00E50F8D"/>
    <w:rsid w:val="00E52FC7"/>
    <w:rsid w:val="00E531E2"/>
    <w:rsid w:val="00E53321"/>
    <w:rsid w:val="00E55150"/>
    <w:rsid w:val="00E55B19"/>
    <w:rsid w:val="00E56654"/>
    <w:rsid w:val="00E56731"/>
    <w:rsid w:val="00E57DFB"/>
    <w:rsid w:val="00E615F4"/>
    <w:rsid w:val="00E61AA9"/>
    <w:rsid w:val="00E62459"/>
    <w:rsid w:val="00E62F87"/>
    <w:rsid w:val="00E633D7"/>
    <w:rsid w:val="00E63DA0"/>
    <w:rsid w:val="00E65494"/>
    <w:rsid w:val="00E65FD7"/>
    <w:rsid w:val="00E6645D"/>
    <w:rsid w:val="00E70D98"/>
    <w:rsid w:val="00E70EBF"/>
    <w:rsid w:val="00E71450"/>
    <w:rsid w:val="00E72119"/>
    <w:rsid w:val="00E7214F"/>
    <w:rsid w:val="00E72760"/>
    <w:rsid w:val="00E72966"/>
    <w:rsid w:val="00E7322F"/>
    <w:rsid w:val="00E738E6"/>
    <w:rsid w:val="00E73ED0"/>
    <w:rsid w:val="00E7409F"/>
    <w:rsid w:val="00E747F9"/>
    <w:rsid w:val="00E74B3F"/>
    <w:rsid w:val="00E75D6C"/>
    <w:rsid w:val="00E760C0"/>
    <w:rsid w:val="00E76624"/>
    <w:rsid w:val="00E76C6B"/>
    <w:rsid w:val="00E771A5"/>
    <w:rsid w:val="00E773BE"/>
    <w:rsid w:val="00E80CFA"/>
    <w:rsid w:val="00E80DD5"/>
    <w:rsid w:val="00E81049"/>
    <w:rsid w:val="00E8142A"/>
    <w:rsid w:val="00E81C88"/>
    <w:rsid w:val="00E81ED9"/>
    <w:rsid w:val="00E82172"/>
    <w:rsid w:val="00E82995"/>
    <w:rsid w:val="00E83638"/>
    <w:rsid w:val="00E83F27"/>
    <w:rsid w:val="00E84124"/>
    <w:rsid w:val="00E84390"/>
    <w:rsid w:val="00E84AE8"/>
    <w:rsid w:val="00E8576B"/>
    <w:rsid w:val="00E86363"/>
    <w:rsid w:val="00E86F01"/>
    <w:rsid w:val="00E87F77"/>
    <w:rsid w:val="00E90B03"/>
    <w:rsid w:val="00E9104F"/>
    <w:rsid w:val="00E919D3"/>
    <w:rsid w:val="00E91CC9"/>
    <w:rsid w:val="00E91CF7"/>
    <w:rsid w:val="00E92256"/>
    <w:rsid w:val="00E92D37"/>
    <w:rsid w:val="00E934B2"/>
    <w:rsid w:val="00E9366B"/>
    <w:rsid w:val="00E938D8"/>
    <w:rsid w:val="00E93E02"/>
    <w:rsid w:val="00E9459B"/>
    <w:rsid w:val="00E95D4C"/>
    <w:rsid w:val="00E95E57"/>
    <w:rsid w:val="00E970DA"/>
    <w:rsid w:val="00E97E6C"/>
    <w:rsid w:val="00EA1A0D"/>
    <w:rsid w:val="00EA2513"/>
    <w:rsid w:val="00EA2CEE"/>
    <w:rsid w:val="00EA30CA"/>
    <w:rsid w:val="00EA32C4"/>
    <w:rsid w:val="00EA35D2"/>
    <w:rsid w:val="00EA35F2"/>
    <w:rsid w:val="00EA39BD"/>
    <w:rsid w:val="00EA3B98"/>
    <w:rsid w:val="00EA41D2"/>
    <w:rsid w:val="00EA449D"/>
    <w:rsid w:val="00EA4EC2"/>
    <w:rsid w:val="00EA5CF1"/>
    <w:rsid w:val="00EA63E4"/>
    <w:rsid w:val="00EA67EA"/>
    <w:rsid w:val="00EA6D4A"/>
    <w:rsid w:val="00EA796D"/>
    <w:rsid w:val="00EA7EB9"/>
    <w:rsid w:val="00EA7F42"/>
    <w:rsid w:val="00EA7FBA"/>
    <w:rsid w:val="00EB129E"/>
    <w:rsid w:val="00EB15F7"/>
    <w:rsid w:val="00EB160D"/>
    <w:rsid w:val="00EB167C"/>
    <w:rsid w:val="00EB272B"/>
    <w:rsid w:val="00EB34CF"/>
    <w:rsid w:val="00EB3672"/>
    <w:rsid w:val="00EB39AE"/>
    <w:rsid w:val="00EB3F81"/>
    <w:rsid w:val="00EB4791"/>
    <w:rsid w:val="00EB609E"/>
    <w:rsid w:val="00EB6EB4"/>
    <w:rsid w:val="00EC08F2"/>
    <w:rsid w:val="00EC0BCB"/>
    <w:rsid w:val="00EC0ED3"/>
    <w:rsid w:val="00EC19CB"/>
    <w:rsid w:val="00EC1A4D"/>
    <w:rsid w:val="00EC2018"/>
    <w:rsid w:val="00EC2074"/>
    <w:rsid w:val="00EC2D38"/>
    <w:rsid w:val="00EC45A9"/>
    <w:rsid w:val="00EC4B88"/>
    <w:rsid w:val="00EC4EA9"/>
    <w:rsid w:val="00EC537B"/>
    <w:rsid w:val="00EC58B4"/>
    <w:rsid w:val="00EC5961"/>
    <w:rsid w:val="00EC6F46"/>
    <w:rsid w:val="00ED02F7"/>
    <w:rsid w:val="00ED0F67"/>
    <w:rsid w:val="00ED11AF"/>
    <w:rsid w:val="00ED155C"/>
    <w:rsid w:val="00ED20FF"/>
    <w:rsid w:val="00ED2501"/>
    <w:rsid w:val="00ED362C"/>
    <w:rsid w:val="00ED4060"/>
    <w:rsid w:val="00ED4405"/>
    <w:rsid w:val="00ED444C"/>
    <w:rsid w:val="00ED4E3B"/>
    <w:rsid w:val="00ED5097"/>
    <w:rsid w:val="00ED521E"/>
    <w:rsid w:val="00ED5390"/>
    <w:rsid w:val="00ED6544"/>
    <w:rsid w:val="00ED6E49"/>
    <w:rsid w:val="00ED7930"/>
    <w:rsid w:val="00ED7D10"/>
    <w:rsid w:val="00ED7D9D"/>
    <w:rsid w:val="00EE029D"/>
    <w:rsid w:val="00EE0465"/>
    <w:rsid w:val="00EE06F1"/>
    <w:rsid w:val="00EE1C8F"/>
    <w:rsid w:val="00EE29B4"/>
    <w:rsid w:val="00EE2C98"/>
    <w:rsid w:val="00EE2F2A"/>
    <w:rsid w:val="00EE3A00"/>
    <w:rsid w:val="00EE3BD1"/>
    <w:rsid w:val="00EE4FEC"/>
    <w:rsid w:val="00EE6A3A"/>
    <w:rsid w:val="00EF07A6"/>
    <w:rsid w:val="00EF0B76"/>
    <w:rsid w:val="00EF0D48"/>
    <w:rsid w:val="00EF19C5"/>
    <w:rsid w:val="00EF1CD7"/>
    <w:rsid w:val="00EF3990"/>
    <w:rsid w:val="00EF41E2"/>
    <w:rsid w:val="00EF59A7"/>
    <w:rsid w:val="00EF62D5"/>
    <w:rsid w:val="00EF631F"/>
    <w:rsid w:val="00EF6479"/>
    <w:rsid w:val="00EF7073"/>
    <w:rsid w:val="00EF75E8"/>
    <w:rsid w:val="00EF7DC2"/>
    <w:rsid w:val="00EF7FE5"/>
    <w:rsid w:val="00F0137F"/>
    <w:rsid w:val="00F0143D"/>
    <w:rsid w:val="00F02950"/>
    <w:rsid w:val="00F03E8F"/>
    <w:rsid w:val="00F03F05"/>
    <w:rsid w:val="00F04148"/>
    <w:rsid w:val="00F043F9"/>
    <w:rsid w:val="00F05739"/>
    <w:rsid w:val="00F05AD9"/>
    <w:rsid w:val="00F06C2C"/>
    <w:rsid w:val="00F074B3"/>
    <w:rsid w:val="00F074B7"/>
    <w:rsid w:val="00F07667"/>
    <w:rsid w:val="00F07786"/>
    <w:rsid w:val="00F07AD2"/>
    <w:rsid w:val="00F10104"/>
    <w:rsid w:val="00F10269"/>
    <w:rsid w:val="00F11485"/>
    <w:rsid w:val="00F1269D"/>
    <w:rsid w:val="00F13C6A"/>
    <w:rsid w:val="00F13CA0"/>
    <w:rsid w:val="00F1464C"/>
    <w:rsid w:val="00F1581F"/>
    <w:rsid w:val="00F15DE8"/>
    <w:rsid w:val="00F168C6"/>
    <w:rsid w:val="00F16A23"/>
    <w:rsid w:val="00F16A6B"/>
    <w:rsid w:val="00F174D8"/>
    <w:rsid w:val="00F17916"/>
    <w:rsid w:val="00F21B97"/>
    <w:rsid w:val="00F21C2F"/>
    <w:rsid w:val="00F222E0"/>
    <w:rsid w:val="00F223A8"/>
    <w:rsid w:val="00F2295D"/>
    <w:rsid w:val="00F230A4"/>
    <w:rsid w:val="00F23494"/>
    <w:rsid w:val="00F23544"/>
    <w:rsid w:val="00F239D2"/>
    <w:rsid w:val="00F23F99"/>
    <w:rsid w:val="00F250C8"/>
    <w:rsid w:val="00F2569F"/>
    <w:rsid w:val="00F259B2"/>
    <w:rsid w:val="00F259CD"/>
    <w:rsid w:val="00F26463"/>
    <w:rsid w:val="00F26546"/>
    <w:rsid w:val="00F26782"/>
    <w:rsid w:val="00F26CFE"/>
    <w:rsid w:val="00F26DDC"/>
    <w:rsid w:val="00F26FC0"/>
    <w:rsid w:val="00F270C8"/>
    <w:rsid w:val="00F27288"/>
    <w:rsid w:val="00F27463"/>
    <w:rsid w:val="00F27FD1"/>
    <w:rsid w:val="00F3148F"/>
    <w:rsid w:val="00F31CEB"/>
    <w:rsid w:val="00F32B82"/>
    <w:rsid w:val="00F33FEB"/>
    <w:rsid w:val="00F3415F"/>
    <w:rsid w:val="00F357BB"/>
    <w:rsid w:val="00F36060"/>
    <w:rsid w:val="00F368AE"/>
    <w:rsid w:val="00F368D7"/>
    <w:rsid w:val="00F36E0C"/>
    <w:rsid w:val="00F42107"/>
    <w:rsid w:val="00F44AF3"/>
    <w:rsid w:val="00F45306"/>
    <w:rsid w:val="00F46038"/>
    <w:rsid w:val="00F464B9"/>
    <w:rsid w:val="00F46A7B"/>
    <w:rsid w:val="00F46C08"/>
    <w:rsid w:val="00F476F9"/>
    <w:rsid w:val="00F47CA1"/>
    <w:rsid w:val="00F507C6"/>
    <w:rsid w:val="00F507ED"/>
    <w:rsid w:val="00F50C47"/>
    <w:rsid w:val="00F50DAA"/>
    <w:rsid w:val="00F5130B"/>
    <w:rsid w:val="00F51369"/>
    <w:rsid w:val="00F520F7"/>
    <w:rsid w:val="00F52CFE"/>
    <w:rsid w:val="00F5361E"/>
    <w:rsid w:val="00F53842"/>
    <w:rsid w:val="00F5452D"/>
    <w:rsid w:val="00F54620"/>
    <w:rsid w:val="00F54C46"/>
    <w:rsid w:val="00F54DA9"/>
    <w:rsid w:val="00F56048"/>
    <w:rsid w:val="00F5645F"/>
    <w:rsid w:val="00F56FB1"/>
    <w:rsid w:val="00F57128"/>
    <w:rsid w:val="00F57CCB"/>
    <w:rsid w:val="00F57D2F"/>
    <w:rsid w:val="00F60544"/>
    <w:rsid w:val="00F60F66"/>
    <w:rsid w:val="00F61169"/>
    <w:rsid w:val="00F61697"/>
    <w:rsid w:val="00F626C9"/>
    <w:rsid w:val="00F62E64"/>
    <w:rsid w:val="00F63663"/>
    <w:rsid w:val="00F63F4E"/>
    <w:rsid w:val="00F63F99"/>
    <w:rsid w:val="00F660F1"/>
    <w:rsid w:val="00F6628A"/>
    <w:rsid w:val="00F66DE7"/>
    <w:rsid w:val="00F677E9"/>
    <w:rsid w:val="00F70EDA"/>
    <w:rsid w:val="00F72170"/>
    <w:rsid w:val="00F726A4"/>
    <w:rsid w:val="00F72C01"/>
    <w:rsid w:val="00F73EE0"/>
    <w:rsid w:val="00F7406E"/>
    <w:rsid w:val="00F748DE"/>
    <w:rsid w:val="00F753BD"/>
    <w:rsid w:val="00F75682"/>
    <w:rsid w:val="00F76430"/>
    <w:rsid w:val="00F76616"/>
    <w:rsid w:val="00F767CB"/>
    <w:rsid w:val="00F76F74"/>
    <w:rsid w:val="00F770C8"/>
    <w:rsid w:val="00F777AE"/>
    <w:rsid w:val="00F801AA"/>
    <w:rsid w:val="00F80219"/>
    <w:rsid w:val="00F81183"/>
    <w:rsid w:val="00F8212B"/>
    <w:rsid w:val="00F82B59"/>
    <w:rsid w:val="00F83017"/>
    <w:rsid w:val="00F838C8"/>
    <w:rsid w:val="00F84AE4"/>
    <w:rsid w:val="00F86E70"/>
    <w:rsid w:val="00F870A5"/>
    <w:rsid w:val="00F9020C"/>
    <w:rsid w:val="00F913BB"/>
    <w:rsid w:val="00F916AA"/>
    <w:rsid w:val="00F91EB2"/>
    <w:rsid w:val="00F92C69"/>
    <w:rsid w:val="00F92E05"/>
    <w:rsid w:val="00F9323C"/>
    <w:rsid w:val="00F937A5"/>
    <w:rsid w:val="00F93E9B"/>
    <w:rsid w:val="00F94B45"/>
    <w:rsid w:val="00F951F0"/>
    <w:rsid w:val="00F97BA8"/>
    <w:rsid w:val="00F97DDD"/>
    <w:rsid w:val="00FA026D"/>
    <w:rsid w:val="00FA0F1D"/>
    <w:rsid w:val="00FA143E"/>
    <w:rsid w:val="00FA1603"/>
    <w:rsid w:val="00FA21F0"/>
    <w:rsid w:val="00FA2572"/>
    <w:rsid w:val="00FA48E7"/>
    <w:rsid w:val="00FA54DA"/>
    <w:rsid w:val="00FA5A7E"/>
    <w:rsid w:val="00FA690F"/>
    <w:rsid w:val="00FA6DF0"/>
    <w:rsid w:val="00FA7C49"/>
    <w:rsid w:val="00FB0EF9"/>
    <w:rsid w:val="00FB122E"/>
    <w:rsid w:val="00FB2A96"/>
    <w:rsid w:val="00FB32C9"/>
    <w:rsid w:val="00FB37FC"/>
    <w:rsid w:val="00FB3B89"/>
    <w:rsid w:val="00FB4760"/>
    <w:rsid w:val="00FB4B91"/>
    <w:rsid w:val="00FB5077"/>
    <w:rsid w:val="00FB5544"/>
    <w:rsid w:val="00FB5B81"/>
    <w:rsid w:val="00FB6455"/>
    <w:rsid w:val="00FB6D32"/>
    <w:rsid w:val="00FC02DC"/>
    <w:rsid w:val="00FC09F8"/>
    <w:rsid w:val="00FC0E6E"/>
    <w:rsid w:val="00FC1D40"/>
    <w:rsid w:val="00FC2E33"/>
    <w:rsid w:val="00FC31D6"/>
    <w:rsid w:val="00FC346E"/>
    <w:rsid w:val="00FC4002"/>
    <w:rsid w:val="00FC430D"/>
    <w:rsid w:val="00FC49C7"/>
    <w:rsid w:val="00FC4C97"/>
    <w:rsid w:val="00FC5625"/>
    <w:rsid w:val="00FC6721"/>
    <w:rsid w:val="00FC69F6"/>
    <w:rsid w:val="00FC7887"/>
    <w:rsid w:val="00FD0074"/>
    <w:rsid w:val="00FD016A"/>
    <w:rsid w:val="00FD0E94"/>
    <w:rsid w:val="00FD1B78"/>
    <w:rsid w:val="00FD1E9D"/>
    <w:rsid w:val="00FD2277"/>
    <w:rsid w:val="00FD267D"/>
    <w:rsid w:val="00FD308B"/>
    <w:rsid w:val="00FD3D7C"/>
    <w:rsid w:val="00FD68F2"/>
    <w:rsid w:val="00FD6BF3"/>
    <w:rsid w:val="00FD73D7"/>
    <w:rsid w:val="00FD780B"/>
    <w:rsid w:val="00FE0ECC"/>
    <w:rsid w:val="00FE1BC3"/>
    <w:rsid w:val="00FE1D9C"/>
    <w:rsid w:val="00FE20A5"/>
    <w:rsid w:val="00FE2805"/>
    <w:rsid w:val="00FE34E3"/>
    <w:rsid w:val="00FE43F5"/>
    <w:rsid w:val="00FE55B5"/>
    <w:rsid w:val="00FE631B"/>
    <w:rsid w:val="00FE68A7"/>
    <w:rsid w:val="00FE7CA8"/>
    <w:rsid w:val="00FE7DB0"/>
    <w:rsid w:val="00FF16C0"/>
    <w:rsid w:val="00FF1B06"/>
    <w:rsid w:val="00FF1F5D"/>
    <w:rsid w:val="00FF2A86"/>
    <w:rsid w:val="00FF2D0B"/>
    <w:rsid w:val="00FF306D"/>
    <w:rsid w:val="00FF49B5"/>
    <w:rsid w:val="00FF4AB4"/>
    <w:rsid w:val="00FF52BA"/>
    <w:rsid w:val="00FF599D"/>
    <w:rsid w:val="00FF5C51"/>
    <w:rsid w:val="00FF6BA8"/>
    <w:rsid w:val="00FF6FA3"/>
    <w:rsid w:val="00FF7382"/>
    <w:rsid w:val="00FF7ED3"/>
    <w:rsid w:val="015A477A"/>
    <w:rsid w:val="02DC5609"/>
    <w:rsid w:val="03875749"/>
    <w:rsid w:val="03A7769C"/>
    <w:rsid w:val="052F2396"/>
    <w:rsid w:val="06305A79"/>
    <w:rsid w:val="06E94E24"/>
    <w:rsid w:val="07303E53"/>
    <w:rsid w:val="08075F72"/>
    <w:rsid w:val="082510A9"/>
    <w:rsid w:val="09EF17F7"/>
    <w:rsid w:val="09FC7F2C"/>
    <w:rsid w:val="0AC075BB"/>
    <w:rsid w:val="0C127F51"/>
    <w:rsid w:val="0D240219"/>
    <w:rsid w:val="0D6E174D"/>
    <w:rsid w:val="0DB25521"/>
    <w:rsid w:val="0DC7370C"/>
    <w:rsid w:val="0DEC7784"/>
    <w:rsid w:val="0E2563FE"/>
    <w:rsid w:val="0EDF6DE3"/>
    <w:rsid w:val="115F481A"/>
    <w:rsid w:val="13EB0096"/>
    <w:rsid w:val="14532EB5"/>
    <w:rsid w:val="14AC484B"/>
    <w:rsid w:val="15897F44"/>
    <w:rsid w:val="166E1BAD"/>
    <w:rsid w:val="17622A78"/>
    <w:rsid w:val="177A50F2"/>
    <w:rsid w:val="17D30E8C"/>
    <w:rsid w:val="17DF2853"/>
    <w:rsid w:val="1B607202"/>
    <w:rsid w:val="1B9C77EF"/>
    <w:rsid w:val="1BC66F90"/>
    <w:rsid w:val="1BD71916"/>
    <w:rsid w:val="1C2F231B"/>
    <w:rsid w:val="1C4B50A8"/>
    <w:rsid w:val="1D8B3B41"/>
    <w:rsid w:val="1E2437EA"/>
    <w:rsid w:val="1E59114A"/>
    <w:rsid w:val="22E7656B"/>
    <w:rsid w:val="23973FCA"/>
    <w:rsid w:val="25115770"/>
    <w:rsid w:val="25A8290A"/>
    <w:rsid w:val="27DE38C7"/>
    <w:rsid w:val="282C7B69"/>
    <w:rsid w:val="291A2B9A"/>
    <w:rsid w:val="291F7F68"/>
    <w:rsid w:val="2A2A04A1"/>
    <w:rsid w:val="2A804A96"/>
    <w:rsid w:val="2A8E76EB"/>
    <w:rsid w:val="2A964B1E"/>
    <w:rsid w:val="2AD04D67"/>
    <w:rsid w:val="2AFB006C"/>
    <w:rsid w:val="2CBB2878"/>
    <w:rsid w:val="2F626F77"/>
    <w:rsid w:val="2F90440D"/>
    <w:rsid w:val="320C4A43"/>
    <w:rsid w:val="325D0FE8"/>
    <w:rsid w:val="32831DA1"/>
    <w:rsid w:val="35F82651"/>
    <w:rsid w:val="38E1536F"/>
    <w:rsid w:val="3A17409D"/>
    <w:rsid w:val="3A3B2630"/>
    <w:rsid w:val="3C382151"/>
    <w:rsid w:val="3DCF358C"/>
    <w:rsid w:val="3E40654E"/>
    <w:rsid w:val="3E4B6CDA"/>
    <w:rsid w:val="3FA341FE"/>
    <w:rsid w:val="41034E40"/>
    <w:rsid w:val="41691CA9"/>
    <w:rsid w:val="41FE1591"/>
    <w:rsid w:val="43250733"/>
    <w:rsid w:val="438D4826"/>
    <w:rsid w:val="447B1A63"/>
    <w:rsid w:val="44B376C6"/>
    <w:rsid w:val="45873E3E"/>
    <w:rsid w:val="462962CA"/>
    <w:rsid w:val="468048BA"/>
    <w:rsid w:val="46D51E9B"/>
    <w:rsid w:val="4A661420"/>
    <w:rsid w:val="4B383FF6"/>
    <w:rsid w:val="4D0D2724"/>
    <w:rsid w:val="4DBA165F"/>
    <w:rsid w:val="4E8F65F3"/>
    <w:rsid w:val="4ECE10B9"/>
    <w:rsid w:val="4EF13E93"/>
    <w:rsid w:val="50676F1C"/>
    <w:rsid w:val="511E6A76"/>
    <w:rsid w:val="536E7CF4"/>
    <w:rsid w:val="53744DC4"/>
    <w:rsid w:val="53921276"/>
    <w:rsid w:val="551956AF"/>
    <w:rsid w:val="55F82B0E"/>
    <w:rsid w:val="571A1B77"/>
    <w:rsid w:val="57233551"/>
    <w:rsid w:val="5862548F"/>
    <w:rsid w:val="59050FD8"/>
    <w:rsid w:val="59AB555C"/>
    <w:rsid w:val="5BE74AB7"/>
    <w:rsid w:val="5C6928C3"/>
    <w:rsid w:val="5CAA7C75"/>
    <w:rsid w:val="5DBC5028"/>
    <w:rsid w:val="5DC871DC"/>
    <w:rsid w:val="61C12B79"/>
    <w:rsid w:val="65860AF6"/>
    <w:rsid w:val="66B60965"/>
    <w:rsid w:val="6AAE5FFB"/>
    <w:rsid w:val="6B0A32EA"/>
    <w:rsid w:val="6C1B1B70"/>
    <w:rsid w:val="6C957869"/>
    <w:rsid w:val="6E547245"/>
    <w:rsid w:val="6E7152E0"/>
    <w:rsid w:val="6EF608F8"/>
    <w:rsid w:val="71BC6C3D"/>
    <w:rsid w:val="72D16D60"/>
    <w:rsid w:val="72DF4303"/>
    <w:rsid w:val="7373463F"/>
    <w:rsid w:val="749342F2"/>
    <w:rsid w:val="750F3283"/>
    <w:rsid w:val="7E0065E4"/>
    <w:rsid w:val="7EC778D3"/>
    <w:rsid w:val="7EF64DD5"/>
    <w:rsid w:val="7F935B6B"/>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Tencen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35"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iPriority="0" w:semiHidden="0" w:name="List 4"/>
    <w:lsdException w:qFormat="1"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iPriority="0" w:semiHidden="0" w:name="List Continue"/>
    <w:lsdException w:qFormat="1" w:uiPriority="0" w:semiHidden="0" w:name="List Continue 2"/>
    <w:lsdException w:qFormat="1"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59" w:semiHidden="0" w:name="Table Grid"/>
    <w:lsdException w:qFormat="1" w:unhideWhenUsed="0" w:uiPriority="0" w:semiHidden="0"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142"/>
    <w:qFormat/>
    <w:uiPriority w:val="9"/>
    <w:pPr>
      <w:keepNext/>
      <w:keepLines/>
      <w:numPr>
        <w:ilvl w:val="0"/>
        <w:numId w:val="1"/>
      </w:numPr>
      <w:adjustRightInd w:val="0"/>
      <w:spacing w:before="120" w:after="120" w:line="240" w:lineRule="atLeast"/>
      <w:jc w:val="left"/>
      <w:outlineLvl w:val="0"/>
    </w:pPr>
    <w:rPr>
      <w:rFonts w:eastAsia="黑体"/>
      <w:smallCaps/>
      <w:kern w:val="0"/>
      <w:sz w:val="28"/>
      <w:szCs w:val="28"/>
      <w:lang w:val="zh-CN" w:eastAsia="zh-CN"/>
    </w:rPr>
  </w:style>
  <w:style w:type="paragraph" w:styleId="4">
    <w:name w:val="heading 2"/>
    <w:basedOn w:val="1"/>
    <w:next w:val="3"/>
    <w:link w:val="143"/>
    <w:qFormat/>
    <w:uiPriority w:val="0"/>
    <w:pPr>
      <w:keepNext/>
      <w:keepLines/>
      <w:numPr>
        <w:ilvl w:val="1"/>
        <w:numId w:val="1"/>
      </w:numPr>
      <w:adjustRightInd w:val="0"/>
      <w:spacing w:before="120" w:after="120" w:line="240" w:lineRule="atLeast"/>
      <w:jc w:val="left"/>
      <w:outlineLvl w:val="1"/>
    </w:pPr>
    <w:rPr>
      <w:rFonts w:eastAsia="黑体"/>
      <w:smallCaps/>
      <w:kern w:val="20"/>
      <w:sz w:val="28"/>
      <w:szCs w:val="28"/>
      <w:lang w:val="zh-CN" w:eastAsia="zh-CN"/>
    </w:rPr>
  </w:style>
  <w:style w:type="paragraph" w:styleId="5">
    <w:name w:val="heading 3"/>
    <w:basedOn w:val="1"/>
    <w:next w:val="3"/>
    <w:link w:val="144"/>
    <w:qFormat/>
    <w:uiPriority w:val="0"/>
    <w:pPr>
      <w:keepNext/>
      <w:keepLines/>
      <w:numPr>
        <w:ilvl w:val="2"/>
        <w:numId w:val="1"/>
      </w:numPr>
      <w:adjustRightInd w:val="0"/>
      <w:spacing w:before="120" w:after="120" w:line="240" w:lineRule="atLeast"/>
      <w:jc w:val="left"/>
      <w:outlineLvl w:val="2"/>
    </w:pPr>
    <w:rPr>
      <w:rFonts w:eastAsia="黑体"/>
      <w:kern w:val="20"/>
      <w:sz w:val="28"/>
      <w:szCs w:val="28"/>
      <w:lang w:val="zh-CN" w:eastAsia="zh-CN"/>
    </w:rPr>
  </w:style>
  <w:style w:type="paragraph" w:styleId="6">
    <w:name w:val="heading 4"/>
    <w:basedOn w:val="1"/>
    <w:next w:val="3"/>
    <w:link w:val="145"/>
    <w:qFormat/>
    <w:uiPriority w:val="0"/>
    <w:pPr>
      <w:keepNext/>
      <w:keepLines/>
      <w:numPr>
        <w:ilvl w:val="3"/>
        <w:numId w:val="1"/>
      </w:numPr>
      <w:adjustRightInd w:val="0"/>
      <w:spacing w:before="240" w:after="240" w:line="240" w:lineRule="atLeast"/>
      <w:jc w:val="left"/>
      <w:outlineLvl w:val="3"/>
    </w:pPr>
    <w:rPr>
      <w:b/>
      <w:bCs/>
      <w:smallCaps/>
      <w:kern w:val="20"/>
      <w:sz w:val="28"/>
      <w:szCs w:val="28"/>
      <w:lang w:val="zh-CN" w:eastAsia="zh-CN"/>
    </w:rPr>
  </w:style>
  <w:style w:type="paragraph" w:styleId="7">
    <w:name w:val="heading 5"/>
    <w:basedOn w:val="1"/>
    <w:next w:val="3"/>
    <w:link w:val="146"/>
    <w:qFormat/>
    <w:uiPriority w:val="0"/>
    <w:pPr>
      <w:keepNext/>
      <w:keepLines/>
      <w:numPr>
        <w:ilvl w:val="4"/>
        <w:numId w:val="1"/>
      </w:numPr>
      <w:adjustRightInd w:val="0"/>
      <w:spacing w:before="240" w:after="240" w:line="240" w:lineRule="atLeast"/>
      <w:jc w:val="left"/>
      <w:outlineLvl w:val="4"/>
    </w:pPr>
    <w:rPr>
      <w:b/>
      <w:bCs/>
      <w:kern w:val="20"/>
      <w:sz w:val="28"/>
      <w:szCs w:val="28"/>
      <w:lang w:val="zh-CN" w:eastAsia="zh-CN"/>
    </w:rPr>
  </w:style>
  <w:style w:type="paragraph" w:styleId="8">
    <w:name w:val="heading 6"/>
    <w:basedOn w:val="1"/>
    <w:next w:val="3"/>
    <w:link w:val="147"/>
    <w:qFormat/>
    <w:uiPriority w:val="0"/>
    <w:pPr>
      <w:keepNext/>
      <w:keepLines/>
      <w:numPr>
        <w:ilvl w:val="5"/>
        <w:numId w:val="1"/>
      </w:numPr>
      <w:adjustRightInd w:val="0"/>
      <w:spacing w:line="240" w:lineRule="atLeast"/>
      <w:jc w:val="left"/>
      <w:outlineLvl w:val="5"/>
    </w:pPr>
    <w:rPr>
      <w:b/>
      <w:bCs/>
      <w:kern w:val="20"/>
      <w:sz w:val="28"/>
      <w:szCs w:val="28"/>
      <w:lang w:val="zh-CN" w:eastAsia="zh-CN"/>
    </w:rPr>
  </w:style>
  <w:style w:type="paragraph" w:styleId="9">
    <w:name w:val="heading 7"/>
    <w:basedOn w:val="1"/>
    <w:next w:val="3"/>
    <w:link w:val="148"/>
    <w:qFormat/>
    <w:uiPriority w:val="0"/>
    <w:pPr>
      <w:keepNext/>
      <w:keepLines/>
      <w:numPr>
        <w:ilvl w:val="6"/>
        <w:numId w:val="1"/>
      </w:numPr>
      <w:adjustRightInd w:val="0"/>
      <w:spacing w:line="312" w:lineRule="atLeast"/>
      <w:jc w:val="left"/>
      <w:outlineLvl w:val="6"/>
    </w:pPr>
    <w:rPr>
      <w:smallCaps/>
      <w:kern w:val="20"/>
      <w:sz w:val="23"/>
      <w:szCs w:val="23"/>
      <w:lang w:val="zh-CN" w:eastAsia="zh-CN"/>
    </w:rPr>
  </w:style>
  <w:style w:type="paragraph" w:styleId="10">
    <w:name w:val="heading 8"/>
    <w:basedOn w:val="1"/>
    <w:next w:val="3"/>
    <w:link w:val="149"/>
    <w:qFormat/>
    <w:uiPriority w:val="0"/>
    <w:pPr>
      <w:keepNext/>
      <w:keepLines/>
      <w:numPr>
        <w:ilvl w:val="7"/>
        <w:numId w:val="1"/>
      </w:numPr>
      <w:adjustRightInd w:val="0"/>
      <w:spacing w:line="312" w:lineRule="atLeast"/>
      <w:jc w:val="left"/>
      <w:outlineLvl w:val="7"/>
    </w:pPr>
    <w:rPr>
      <w:i/>
      <w:iCs/>
      <w:kern w:val="20"/>
      <w:sz w:val="28"/>
      <w:szCs w:val="28"/>
      <w:lang w:val="zh-CN" w:eastAsia="zh-CN"/>
    </w:rPr>
  </w:style>
  <w:style w:type="paragraph" w:styleId="11">
    <w:name w:val="heading 9"/>
    <w:basedOn w:val="1"/>
    <w:next w:val="3"/>
    <w:link w:val="150"/>
    <w:qFormat/>
    <w:uiPriority w:val="0"/>
    <w:pPr>
      <w:keepNext/>
      <w:keepLines/>
      <w:numPr>
        <w:ilvl w:val="8"/>
        <w:numId w:val="1"/>
      </w:numPr>
      <w:adjustRightInd w:val="0"/>
      <w:spacing w:line="312" w:lineRule="atLeast"/>
      <w:jc w:val="left"/>
      <w:outlineLvl w:val="8"/>
    </w:pPr>
    <w:rPr>
      <w:kern w:val="20"/>
      <w:sz w:val="28"/>
      <w:szCs w:val="28"/>
      <w:lang w:val="zh-CN" w:eastAsia="zh-CN"/>
    </w:rPr>
  </w:style>
  <w:style w:type="character" w:default="1" w:styleId="87">
    <w:name w:val="Default Paragraph Font"/>
    <w:semiHidden/>
    <w:unhideWhenUsed/>
    <w:qFormat/>
    <w:uiPriority w:val="1"/>
  </w:style>
  <w:style w:type="table" w:default="1" w:styleId="94">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36"/>
    <w:qFormat/>
    <w:uiPriority w:val="0"/>
    <w:pPr>
      <w:adjustRightInd w:val="0"/>
      <w:spacing w:after="120" w:line="312" w:lineRule="atLeast"/>
    </w:pPr>
    <w:rPr>
      <w:kern w:val="0"/>
      <w:sz w:val="28"/>
      <w:szCs w:val="28"/>
    </w:rPr>
  </w:style>
  <w:style w:type="paragraph" w:styleId="12">
    <w:name w:val="Balloon Text"/>
    <w:basedOn w:val="1"/>
    <w:link w:val="153"/>
    <w:qFormat/>
    <w:uiPriority w:val="99"/>
    <w:rPr>
      <w:sz w:val="18"/>
      <w:szCs w:val="18"/>
      <w:lang w:val="zh-CN" w:eastAsia="zh-CN"/>
    </w:rPr>
  </w:style>
  <w:style w:type="paragraph" w:styleId="13">
    <w:name w:val="Block Text"/>
    <w:basedOn w:val="1"/>
    <w:unhideWhenUsed/>
    <w:qFormat/>
    <w:uiPriority w:val="0"/>
    <w:pPr>
      <w:spacing w:line="440" w:lineRule="exact"/>
      <w:ind w:left="-105" w:leftChars="-50" w:right="690" w:firstLine="420" w:firstLineChars="200"/>
    </w:pPr>
    <w:rPr>
      <w:rFonts w:ascii="仿宋_GB2312" w:eastAsia="仿宋_GB2312"/>
      <w:sz w:val="21"/>
    </w:rPr>
  </w:style>
  <w:style w:type="paragraph" w:styleId="14">
    <w:name w:val="Body Text 2"/>
    <w:basedOn w:val="1"/>
    <w:link w:val="240"/>
    <w:qFormat/>
    <w:uiPriority w:val="0"/>
    <w:pPr>
      <w:spacing w:after="120" w:line="480" w:lineRule="auto"/>
    </w:pPr>
    <w:rPr>
      <w:sz w:val="21"/>
      <w:lang w:val="zh-CN" w:eastAsia="zh-CN"/>
    </w:rPr>
  </w:style>
  <w:style w:type="paragraph" w:styleId="15">
    <w:name w:val="Body Text 3"/>
    <w:basedOn w:val="1"/>
    <w:link w:val="546"/>
    <w:qFormat/>
    <w:uiPriority w:val="0"/>
    <w:rPr>
      <w:sz w:val="28"/>
      <w:szCs w:val="20"/>
      <w:lang w:val="zh-CN" w:eastAsia="zh-CN"/>
    </w:rPr>
  </w:style>
  <w:style w:type="paragraph" w:styleId="16">
    <w:name w:val="Body Text First Indent"/>
    <w:basedOn w:val="3"/>
    <w:link w:val="156"/>
    <w:qFormat/>
    <w:uiPriority w:val="0"/>
    <w:pPr>
      <w:ind w:firstLine="420"/>
    </w:pPr>
  </w:style>
  <w:style w:type="paragraph" w:styleId="17">
    <w:name w:val="Body Text Indent"/>
    <w:basedOn w:val="1"/>
    <w:link w:val="159"/>
    <w:qFormat/>
    <w:uiPriority w:val="0"/>
    <w:pPr>
      <w:spacing w:after="120"/>
      <w:ind w:left="420" w:leftChars="200"/>
    </w:pPr>
    <w:rPr>
      <w:lang w:val="zh-CN" w:eastAsia="zh-CN"/>
    </w:rPr>
  </w:style>
  <w:style w:type="paragraph" w:styleId="18">
    <w:name w:val="Body Text First Indent 2"/>
    <w:basedOn w:val="17"/>
    <w:link w:val="318"/>
    <w:qFormat/>
    <w:uiPriority w:val="0"/>
    <w:pPr>
      <w:ind w:firstLine="420" w:firstLineChars="200"/>
    </w:pPr>
  </w:style>
  <w:style w:type="paragraph" w:styleId="19">
    <w:name w:val="Body Text Indent 2"/>
    <w:basedOn w:val="1"/>
    <w:link w:val="154"/>
    <w:qFormat/>
    <w:uiPriority w:val="0"/>
    <w:pPr>
      <w:adjustRightInd w:val="0"/>
      <w:spacing w:line="360" w:lineRule="auto"/>
      <w:ind w:firstLine="600"/>
    </w:pPr>
    <w:rPr>
      <w:kern w:val="0"/>
      <w:sz w:val="28"/>
      <w:szCs w:val="28"/>
      <w:lang w:val="zh-CN" w:eastAsia="zh-CN"/>
    </w:rPr>
  </w:style>
  <w:style w:type="paragraph" w:styleId="20">
    <w:name w:val="Body Text Indent 3"/>
    <w:basedOn w:val="1"/>
    <w:link w:val="160"/>
    <w:qFormat/>
    <w:uiPriority w:val="0"/>
    <w:pPr>
      <w:spacing w:after="120"/>
      <w:ind w:left="420" w:leftChars="200"/>
    </w:pPr>
    <w:rPr>
      <w:sz w:val="16"/>
      <w:szCs w:val="16"/>
      <w:lang w:val="zh-CN" w:eastAsia="zh-CN"/>
    </w:rPr>
  </w:style>
  <w:style w:type="paragraph" w:styleId="21">
    <w:name w:val="caption"/>
    <w:basedOn w:val="1"/>
    <w:next w:val="1"/>
    <w:link w:val="218"/>
    <w:qFormat/>
    <w:uiPriority w:val="35"/>
    <w:rPr>
      <w:rFonts w:ascii="Arial" w:hAnsi="Arial" w:eastAsia="黑体"/>
      <w:sz w:val="20"/>
      <w:szCs w:val="20"/>
      <w:lang w:val="zh-CN" w:eastAsia="zh-CN"/>
    </w:rPr>
  </w:style>
  <w:style w:type="paragraph" w:styleId="22">
    <w:name w:val="Closing"/>
    <w:basedOn w:val="1"/>
    <w:link w:val="1084"/>
    <w:qFormat/>
    <w:uiPriority w:val="0"/>
    <w:pPr>
      <w:spacing w:line="400" w:lineRule="exact"/>
      <w:ind w:left="100" w:leftChars="2100"/>
    </w:pPr>
    <w:rPr>
      <w:lang w:val="zh-CN" w:eastAsia="zh-CN"/>
    </w:rPr>
  </w:style>
  <w:style w:type="paragraph" w:styleId="23">
    <w:name w:val="annotation text"/>
    <w:basedOn w:val="1"/>
    <w:link w:val="163"/>
    <w:qFormat/>
    <w:uiPriority w:val="99"/>
    <w:pPr>
      <w:adjustRightInd w:val="0"/>
      <w:spacing w:line="312" w:lineRule="atLeast"/>
      <w:jc w:val="left"/>
      <w:textAlignment w:val="baseline"/>
    </w:pPr>
    <w:rPr>
      <w:kern w:val="0"/>
      <w:sz w:val="28"/>
      <w:szCs w:val="28"/>
      <w:lang w:val="zh-CN" w:eastAsia="zh-CN"/>
    </w:rPr>
  </w:style>
  <w:style w:type="paragraph" w:styleId="24">
    <w:name w:val="annotation subject"/>
    <w:basedOn w:val="23"/>
    <w:next w:val="23"/>
    <w:link w:val="164"/>
    <w:qFormat/>
    <w:uiPriority w:val="99"/>
    <w:rPr>
      <w:b/>
      <w:bCs/>
    </w:rPr>
  </w:style>
  <w:style w:type="paragraph" w:styleId="25">
    <w:name w:val="Date"/>
    <w:basedOn w:val="1"/>
    <w:next w:val="1"/>
    <w:link w:val="155"/>
    <w:qFormat/>
    <w:uiPriority w:val="99"/>
    <w:pPr>
      <w:adjustRightInd w:val="0"/>
      <w:spacing w:line="312" w:lineRule="atLeast"/>
      <w:jc w:val="right"/>
    </w:pPr>
    <w:rPr>
      <w:kern w:val="0"/>
      <w:sz w:val="28"/>
      <w:szCs w:val="28"/>
      <w:lang w:val="zh-CN" w:eastAsia="zh-CN"/>
    </w:rPr>
  </w:style>
  <w:style w:type="paragraph" w:styleId="26">
    <w:name w:val="Document Map"/>
    <w:basedOn w:val="1"/>
    <w:link w:val="161"/>
    <w:qFormat/>
    <w:uiPriority w:val="0"/>
    <w:pPr>
      <w:shd w:val="clear" w:color="auto" w:fill="000080"/>
    </w:pPr>
    <w:rPr>
      <w:sz w:val="21"/>
      <w:lang w:val="zh-CN" w:eastAsia="zh-CN"/>
    </w:rPr>
  </w:style>
  <w:style w:type="paragraph" w:styleId="27">
    <w:name w:val="E-mail Signature"/>
    <w:basedOn w:val="1"/>
    <w:link w:val="1070"/>
    <w:qFormat/>
    <w:uiPriority w:val="0"/>
    <w:pPr>
      <w:spacing w:line="400" w:lineRule="exact"/>
    </w:pPr>
    <w:rPr>
      <w:kern w:val="0"/>
      <w:lang w:val="zh-CN" w:eastAsia="zh-CN"/>
    </w:rPr>
  </w:style>
  <w:style w:type="paragraph" w:styleId="28">
    <w:name w:val="endnote text"/>
    <w:basedOn w:val="1"/>
    <w:link w:val="276"/>
    <w:qFormat/>
    <w:uiPriority w:val="0"/>
    <w:pPr>
      <w:snapToGrid w:val="0"/>
      <w:jc w:val="left"/>
    </w:pPr>
    <w:rPr>
      <w:sz w:val="21"/>
      <w:lang w:val="zh-CN" w:eastAsia="zh-CN"/>
    </w:rPr>
  </w:style>
  <w:style w:type="paragraph" w:styleId="29">
    <w:name w:val="envelope address"/>
    <w:basedOn w:val="1"/>
    <w:qFormat/>
    <w:uiPriority w:val="0"/>
    <w:pPr>
      <w:framePr w:w="7920" w:h="1980" w:hRule="exact" w:hSpace="180" w:wrap="around" w:vAnchor="margin" w:hAnchor="page" w:xAlign="center" w:yAlign="bottom"/>
      <w:snapToGrid w:val="0"/>
      <w:spacing w:line="400" w:lineRule="exact"/>
      <w:ind w:left="100" w:leftChars="1400"/>
    </w:pPr>
    <w:rPr>
      <w:rFonts w:ascii="Arial" w:hAnsi="Arial" w:cs="Arial"/>
    </w:rPr>
  </w:style>
  <w:style w:type="paragraph" w:styleId="30">
    <w:name w:val="envelope return"/>
    <w:basedOn w:val="1"/>
    <w:qFormat/>
    <w:uiPriority w:val="0"/>
    <w:pPr>
      <w:snapToGrid w:val="0"/>
      <w:spacing w:line="400" w:lineRule="exact"/>
    </w:pPr>
    <w:rPr>
      <w:rFonts w:ascii="Arial" w:hAnsi="Arial" w:cs="Arial"/>
    </w:rPr>
  </w:style>
  <w:style w:type="paragraph" w:styleId="31">
    <w:name w:val="footer"/>
    <w:basedOn w:val="1"/>
    <w:link w:val="152"/>
    <w:qFormat/>
    <w:uiPriority w:val="99"/>
    <w:pPr>
      <w:tabs>
        <w:tab w:val="center" w:pos="4153"/>
        <w:tab w:val="right" w:pos="8306"/>
      </w:tabs>
      <w:snapToGrid w:val="0"/>
      <w:jc w:val="left"/>
    </w:pPr>
    <w:rPr>
      <w:sz w:val="18"/>
      <w:szCs w:val="18"/>
      <w:lang w:val="zh-CN" w:eastAsia="zh-CN"/>
    </w:rPr>
  </w:style>
  <w:style w:type="paragraph" w:styleId="32">
    <w:name w:val="footnote text"/>
    <w:basedOn w:val="1"/>
    <w:link w:val="285"/>
    <w:qFormat/>
    <w:uiPriority w:val="0"/>
    <w:pPr>
      <w:snapToGrid w:val="0"/>
      <w:jc w:val="left"/>
    </w:pPr>
    <w:rPr>
      <w:sz w:val="18"/>
      <w:lang w:val="zh-CN" w:eastAsia="zh-CN"/>
    </w:rPr>
  </w:style>
  <w:style w:type="paragraph" w:styleId="33">
    <w:name w:val="header"/>
    <w:basedOn w:val="1"/>
    <w:link w:val="151"/>
    <w:qFormat/>
    <w:uiPriority w:val="99"/>
    <w:pPr>
      <w:pBdr>
        <w:bottom w:val="single" w:color="auto" w:sz="6" w:space="1"/>
      </w:pBdr>
      <w:tabs>
        <w:tab w:val="center" w:pos="4153"/>
        <w:tab w:val="right" w:pos="8306"/>
      </w:tabs>
      <w:snapToGrid w:val="0"/>
      <w:jc w:val="center"/>
    </w:pPr>
    <w:rPr>
      <w:sz w:val="18"/>
      <w:szCs w:val="18"/>
      <w:lang w:val="zh-CN" w:eastAsia="zh-CN"/>
    </w:rPr>
  </w:style>
  <w:style w:type="paragraph" w:styleId="34">
    <w:name w:val="HTML Address"/>
    <w:basedOn w:val="1"/>
    <w:link w:val="1081"/>
    <w:qFormat/>
    <w:uiPriority w:val="0"/>
    <w:pPr>
      <w:spacing w:line="400" w:lineRule="exact"/>
    </w:pPr>
    <w:rPr>
      <w:i/>
      <w:iCs/>
      <w:lang w:val="zh-CN" w:eastAsia="zh-CN"/>
    </w:rPr>
  </w:style>
  <w:style w:type="paragraph" w:styleId="35">
    <w:name w:val="HTML Preformatted"/>
    <w:basedOn w:val="1"/>
    <w:link w:val="158"/>
    <w:qFormat/>
    <w:uiPriority w:val="99"/>
    <w:rPr>
      <w:rFonts w:ascii="Courier New" w:hAnsi="Courier New"/>
      <w:sz w:val="20"/>
      <w:szCs w:val="20"/>
      <w:lang w:val="zh-CN" w:eastAsia="zh-CN"/>
    </w:rPr>
  </w:style>
  <w:style w:type="paragraph" w:styleId="36">
    <w:name w:val="index 1"/>
    <w:basedOn w:val="1"/>
    <w:next w:val="1"/>
    <w:qFormat/>
    <w:uiPriority w:val="0"/>
    <w:pPr>
      <w:adjustRightInd w:val="0"/>
      <w:spacing w:line="360" w:lineRule="auto"/>
      <w:jc w:val="center"/>
      <w:textAlignment w:val="baseline"/>
    </w:pPr>
    <w:rPr>
      <w:kern w:val="0"/>
      <w:szCs w:val="20"/>
    </w:rPr>
  </w:style>
  <w:style w:type="paragraph" w:styleId="37">
    <w:name w:val="index 2"/>
    <w:basedOn w:val="1"/>
    <w:next w:val="1"/>
    <w:qFormat/>
    <w:uiPriority w:val="0"/>
    <w:pPr>
      <w:adjustRightInd w:val="0"/>
      <w:ind w:left="420"/>
      <w:jc w:val="left"/>
      <w:textAlignment w:val="baseline"/>
    </w:pPr>
    <w:rPr>
      <w:kern w:val="0"/>
      <w:szCs w:val="20"/>
    </w:rPr>
  </w:style>
  <w:style w:type="paragraph" w:styleId="38">
    <w:name w:val="index 3"/>
    <w:basedOn w:val="1"/>
    <w:next w:val="1"/>
    <w:qFormat/>
    <w:uiPriority w:val="0"/>
    <w:pPr>
      <w:adjustRightInd w:val="0"/>
      <w:ind w:left="840"/>
      <w:jc w:val="left"/>
      <w:textAlignment w:val="baseline"/>
    </w:pPr>
    <w:rPr>
      <w:kern w:val="0"/>
      <w:szCs w:val="20"/>
    </w:rPr>
  </w:style>
  <w:style w:type="paragraph" w:styleId="39">
    <w:name w:val="index 4"/>
    <w:basedOn w:val="1"/>
    <w:next w:val="1"/>
    <w:qFormat/>
    <w:uiPriority w:val="0"/>
    <w:pPr>
      <w:adjustRightInd w:val="0"/>
      <w:ind w:left="1260"/>
      <w:jc w:val="left"/>
      <w:textAlignment w:val="baseline"/>
    </w:pPr>
    <w:rPr>
      <w:kern w:val="0"/>
      <w:szCs w:val="20"/>
    </w:rPr>
  </w:style>
  <w:style w:type="paragraph" w:styleId="40">
    <w:name w:val="index 5"/>
    <w:basedOn w:val="1"/>
    <w:next w:val="1"/>
    <w:qFormat/>
    <w:uiPriority w:val="0"/>
    <w:pPr>
      <w:adjustRightInd w:val="0"/>
      <w:jc w:val="left"/>
      <w:textAlignment w:val="baseline"/>
    </w:pPr>
    <w:rPr>
      <w:kern w:val="0"/>
      <w:szCs w:val="20"/>
    </w:rPr>
  </w:style>
  <w:style w:type="paragraph" w:styleId="41">
    <w:name w:val="index 6"/>
    <w:basedOn w:val="1"/>
    <w:next w:val="1"/>
    <w:qFormat/>
    <w:uiPriority w:val="0"/>
    <w:pPr>
      <w:adjustRightInd w:val="0"/>
      <w:ind w:left="2100"/>
      <w:jc w:val="left"/>
      <w:textAlignment w:val="baseline"/>
    </w:pPr>
    <w:rPr>
      <w:kern w:val="0"/>
      <w:szCs w:val="20"/>
    </w:rPr>
  </w:style>
  <w:style w:type="paragraph" w:styleId="42">
    <w:name w:val="index 7"/>
    <w:basedOn w:val="1"/>
    <w:next w:val="1"/>
    <w:qFormat/>
    <w:uiPriority w:val="0"/>
    <w:pPr>
      <w:adjustRightInd w:val="0"/>
      <w:ind w:left="2520"/>
      <w:jc w:val="left"/>
      <w:textAlignment w:val="baseline"/>
    </w:pPr>
    <w:rPr>
      <w:kern w:val="0"/>
      <w:szCs w:val="20"/>
    </w:rPr>
  </w:style>
  <w:style w:type="paragraph" w:styleId="43">
    <w:name w:val="index 8"/>
    <w:basedOn w:val="1"/>
    <w:next w:val="1"/>
    <w:qFormat/>
    <w:uiPriority w:val="0"/>
    <w:pPr>
      <w:adjustRightInd w:val="0"/>
      <w:ind w:left="2940"/>
      <w:jc w:val="left"/>
      <w:textAlignment w:val="baseline"/>
    </w:pPr>
    <w:rPr>
      <w:kern w:val="0"/>
      <w:szCs w:val="20"/>
    </w:rPr>
  </w:style>
  <w:style w:type="paragraph" w:styleId="44">
    <w:name w:val="index 9"/>
    <w:basedOn w:val="1"/>
    <w:next w:val="1"/>
    <w:qFormat/>
    <w:uiPriority w:val="0"/>
    <w:pPr>
      <w:adjustRightInd w:val="0"/>
      <w:ind w:left="3360"/>
      <w:jc w:val="left"/>
      <w:textAlignment w:val="baseline"/>
    </w:pPr>
    <w:rPr>
      <w:kern w:val="0"/>
      <w:szCs w:val="20"/>
    </w:rPr>
  </w:style>
  <w:style w:type="paragraph" w:styleId="45">
    <w:name w:val="index heading"/>
    <w:basedOn w:val="1"/>
    <w:next w:val="36"/>
    <w:qFormat/>
    <w:uiPriority w:val="0"/>
    <w:pPr>
      <w:adjustRightInd w:val="0"/>
      <w:jc w:val="left"/>
      <w:textAlignment w:val="baseline"/>
    </w:pPr>
    <w:rPr>
      <w:kern w:val="0"/>
      <w:szCs w:val="20"/>
    </w:rPr>
  </w:style>
  <w:style w:type="paragraph" w:styleId="46">
    <w:name w:val="List"/>
    <w:basedOn w:val="1"/>
    <w:qFormat/>
    <w:uiPriority w:val="0"/>
    <w:pPr>
      <w:numPr>
        <w:ilvl w:val="0"/>
        <w:numId w:val="2"/>
      </w:numPr>
      <w:spacing w:line="400" w:lineRule="exact"/>
      <w:ind w:hanging="200" w:hangingChars="200"/>
    </w:pPr>
    <w:rPr>
      <w:sz w:val="28"/>
    </w:rPr>
  </w:style>
  <w:style w:type="paragraph" w:styleId="47">
    <w:name w:val="List 2"/>
    <w:basedOn w:val="1"/>
    <w:qFormat/>
    <w:uiPriority w:val="0"/>
    <w:pPr>
      <w:tabs>
        <w:tab w:val="left" w:pos="620"/>
      </w:tabs>
      <w:spacing w:line="400" w:lineRule="exact"/>
      <w:ind w:left="297" w:hanging="397"/>
    </w:pPr>
    <w:rPr>
      <w:sz w:val="28"/>
    </w:rPr>
  </w:style>
  <w:style w:type="paragraph" w:styleId="48">
    <w:name w:val="List 3"/>
    <w:basedOn w:val="1"/>
    <w:next w:val="17"/>
    <w:qFormat/>
    <w:uiPriority w:val="0"/>
    <w:pPr>
      <w:numPr>
        <w:ilvl w:val="0"/>
        <w:numId w:val="3"/>
      </w:numPr>
      <w:tabs>
        <w:tab w:val="left" w:pos="280"/>
      </w:tabs>
      <w:spacing w:line="400" w:lineRule="exact"/>
    </w:pPr>
    <w:rPr>
      <w:b/>
      <w:sz w:val="28"/>
    </w:rPr>
  </w:style>
  <w:style w:type="paragraph" w:styleId="49">
    <w:name w:val="List 4"/>
    <w:basedOn w:val="1"/>
    <w:unhideWhenUsed/>
    <w:qFormat/>
    <w:uiPriority w:val="0"/>
    <w:pPr>
      <w:ind w:left="100" w:leftChars="600" w:hanging="200" w:hangingChars="200"/>
    </w:pPr>
    <w:rPr>
      <w:sz w:val="21"/>
      <w:szCs w:val="20"/>
    </w:rPr>
  </w:style>
  <w:style w:type="paragraph" w:styleId="50">
    <w:name w:val="List 5"/>
    <w:basedOn w:val="1"/>
    <w:unhideWhenUsed/>
    <w:qFormat/>
    <w:uiPriority w:val="0"/>
    <w:pPr>
      <w:ind w:left="100" w:leftChars="800" w:hanging="200" w:hangingChars="200"/>
    </w:pPr>
    <w:rPr>
      <w:sz w:val="21"/>
      <w:szCs w:val="20"/>
    </w:rPr>
  </w:style>
  <w:style w:type="paragraph" w:styleId="51">
    <w:name w:val="List Bullet"/>
    <w:basedOn w:val="1"/>
    <w:qFormat/>
    <w:uiPriority w:val="0"/>
    <w:pPr>
      <w:tabs>
        <w:tab w:val="left" w:pos="360"/>
      </w:tabs>
      <w:spacing w:line="400" w:lineRule="exact"/>
      <w:ind w:left="360" w:hanging="360" w:hangingChars="200"/>
    </w:pPr>
    <w:rPr>
      <w:sz w:val="28"/>
    </w:rPr>
  </w:style>
  <w:style w:type="paragraph" w:styleId="52">
    <w:name w:val="List Bullet 2"/>
    <w:basedOn w:val="1"/>
    <w:qFormat/>
    <w:uiPriority w:val="0"/>
    <w:pPr>
      <w:tabs>
        <w:tab w:val="left" w:pos="1440"/>
      </w:tabs>
      <w:ind w:left="1440" w:hanging="420"/>
    </w:pPr>
    <w:rPr>
      <w:sz w:val="21"/>
      <w:szCs w:val="20"/>
    </w:rPr>
  </w:style>
  <w:style w:type="paragraph" w:styleId="53">
    <w:name w:val="List Bullet 3"/>
    <w:basedOn w:val="1"/>
    <w:qFormat/>
    <w:uiPriority w:val="0"/>
    <w:pPr>
      <w:ind w:left="1445" w:hanging="425"/>
    </w:pPr>
    <w:rPr>
      <w:sz w:val="21"/>
      <w:szCs w:val="20"/>
    </w:rPr>
  </w:style>
  <w:style w:type="paragraph" w:styleId="54">
    <w:name w:val="List Bullet 4"/>
    <w:basedOn w:val="1"/>
    <w:qFormat/>
    <w:uiPriority w:val="0"/>
    <w:pPr>
      <w:tabs>
        <w:tab w:val="left" w:pos="420"/>
      </w:tabs>
      <w:ind w:left="420" w:hanging="420"/>
    </w:pPr>
    <w:rPr>
      <w:sz w:val="21"/>
      <w:szCs w:val="20"/>
    </w:rPr>
  </w:style>
  <w:style w:type="paragraph" w:styleId="55">
    <w:name w:val="List Bullet 5"/>
    <w:basedOn w:val="1"/>
    <w:qFormat/>
    <w:uiPriority w:val="0"/>
    <w:pPr>
      <w:tabs>
        <w:tab w:val="left" w:pos="360"/>
      </w:tabs>
      <w:ind w:left="360" w:hanging="360"/>
    </w:pPr>
    <w:rPr>
      <w:sz w:val="21"/>
      <w:szCs w:val="20"/>
    </w:rPr>
  </w:style>
  <w:style w:type="paragraph" w:styleId="56">
    <w:name w:val="List Continue"/>
    <w:basedOn w:val="1"/>
    <w:unhideWhenUsed/>
    <w:qFormat/>
    <w:uiPriority w:val="0"/>
    <w:pPr>
      <w:spacing w:after="120"/>
      <w:ind w:left="420" w:leftChars="200"/>
    </w:pPr>
    <w:rPr>
      <w:sz w:val="21"/>
      <w:szCs w:val="20"/>
    </w:rPr>
  </w:style>
  <w:style w:type="paragraph" w:styleId="57">
    <w:name w:val="List Continue 2"/>
    <w:basedOn w:val="1"/>
    <w:unhideWhenUsed/>
    <w:qFormat/>
    <w:uiPriority w:val="0"/>
    <w:pPr>
      <w:spacing w:after="120"/>
      <w:ind w:left="840" w:leftChars="400"/>
    </w:pPr>
    <w:rPr>
      <w:sz w:val="21"/>
      <w:szCs w:val="20"/>
    </w:rPr>
  </w:style>
  <w:style w:type="paragraph" w:styleId="58">
    <w:name w:val="List Continue 3"/>
    <w:basedOn w:val="1"/>
    <w:unhideWhenUsed/>
    <w:qFormat/>
    <w:uiPriority w:val="0"/>
    <w:pPr>
      <w:spacing w:after="120"/>
      <w:ind w:left="1260" w:leftChars="600"/>
    </w:pPr>
    <w:rPr>
      <w:sz w:val="21"/>
      <w:szCs w:val="20"/>
    </w:rPr>
  </w:style>
  <w:style w:type="paragraph" w:styleId="59">
    <w:name w:val="List Continue 4"/>
    <w:basedOn w:val="1"/>
    <w:qFormat/>
    <w:uiPriority w:val="0"/>
    <w:pPr>
      <w:spacing w:after="120" w:line="400" w:lineRule="exact"/>
      <w:ind w:left="1680" w:leftChars="800"/>
    </w:pPr>
  </w:style>
  <w:style w:type="paragraph" w:styleId="60">
    <w:name w:val="List Continue 5"/>
    <w:basedOn w:val="1"/>
    <w:qFormat/>
    <w:uiPriority w:val="0"/>
    <w:pPr>
      <w:spacing w:after="120" w:line="400" w:lineRule="exact"/>
      <w:ind w:left="2100" w:leftChars="1000"/>
    </w:pPr>
  </w:style>
  <w:style w:type="paragraph" w:styleId="61">
    <w:name w:val="List Number"/>
    <w:basedOn w:val="1"/>
    <w:qFormat/>
    <w:uiPriority w:val="0"/>
    <w:pPr>
      <w:tabs>
        <w:tab w:val="left" w:pos="420"/>
      </w:tabs>
      <w:ind w:left="420" w:hanging="420"/>
    </w:pPr>
    <w:rPr>
      <w:sz w:val="21"/>
      <w:szCs w:val="20"/>
    </w:rPr>
  </w:style>
  <w:style w:type="paragraph" w:styleId="62">
    <w:name w:val="List Number 2"/>
    <w:basedOn w:val="1"/>
    <w:qFormat/>
    <w:uiPriority w:val="0"/>
    <w:pPr>
      <w:tabs>
        <w:tab w:val="left" w:pos="6"/>
      </w:tabs>
      <w:ind w:left="-567" w:firstLine="567"/>
    </w:pPr>
    <w:rPr>
      <w:sz w:val="21"/>
      <w:szCs w:val="20"/>
    </w:rPr>
  </w:style>
  <w:style w:type="paragraph" w:styleId="63">
    <w:name w:val="List Number 3"/>
    <w:basedOn w:val="1"/>
    <w:qFormat/>
    <w:uiPriority w:val="0"/>
    <w:pPr>
      <w:tabs>
        <w:tab w:val="left" w:pos="420"/>
      </w:tabs>
      <w:ind w:left="420" w:hanging="420"/>
    </w:pPr>
    <w:rPr>
      <w:sz w:val="21"/>
      <w:szCs w:val="20"/>
    </w:rPr>
  </w:style>
  <w:style w:type="paragraph" w:styleId="64">
    <w:name w:val="List Number 4"/>
    <w:basedOn w:val="1"/>
    <w:qFormat/>
    <w:uiPriority w:val="0"/>
    <w:pPr>
      <w:ind w:left="1565" w:hanging="425"/>
    </w:pPr>
    <w:rPr>
      <w:sz w:val="21"/>
      <w:szCs w:val="20"/>
    </w:rPr>
  </w:style>
  <w:style w:type="paragraph" w:styleId="65">
    <w:name w:val="List Number 5"/>
    <w:basedOn w:val="1"/>
    <w:qFormat/>
    <w:uiPriority w:val="0"/>
    <w:pPr>
      <w:tabs>
        <w:tab w:val="left" w:pos="780"/>
      </w:tabs>
      <w:ind w:left="780" w:hanging="420"/>
    </w:pPr>
    <w:rPr>
      <w:sz w:val="21"/>
      <w:szCs w:val="20"/>
    </w:rPr>
  </w:style>
  <w:style w:type="paragraph" w:styleId="66">
    <w:name w:val="macro"/>
    <w:link w:val="985"/>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2"/>
    </w:pPr>
    <w:rPr>
      <w:rFonts w:ascii="Courier New" w:hAnsi="Courier New" w:eastAsia="宋体" w:cs="Times New Roman"/>
      <w:sz w:val="24"/>
      <w:szCs w:val="24"/>
      <w:lang w:val="en-US" w:eastAsia="zh-CN" w:bidi="ar-SA"/>
    </w:rPr>
  </w:style>
  <w:style w:type="paragraph" w:styleId="67">
    <w:name w:val="Message Header"/>
    <w:basedOn w:val="1"/>
    <w:link w:val="1086"/>
    <w:qFormat/>
    <w:uiPriority w:val="0"/>
    <w:pPr>
      <w:pBdr>
        <w:top w:val="single" w:color="auto" w:sz="6" w:space="1"/>
        <w:left w:val="single" w:color="auto" w:sz="6" w:space="1"/>
        <w:bottom w:val="single" w:color="auto" w:sz="6" w:space="1"/>
        <w:right w:val="single" w:color="auto" w:sz="6" w:space="1"/>
      </w:pBdr>
      <w:shd w:val="pct20" w:color="auto" w:fill="auto"/>
      <w:spacing w:line="400" w:lineRule="exact"/>
      <w:ind w:left="1080" w:leftChars="500" w:hanging="1080" w:hangingChars="500"/>
    </w:pPr>
    <w:rPr>
      <w:rFonts w:ascii="Arial" w:hAnsi="Arial"/>
      <w:lang w:val="zh-CN" w:eastAsia="zh-CN"/>
    </w:rPr>
  </w:style>
  <w:style w:type="paragraph" w:styleId="68">
    <w:name w:val="Normal (Web)"/>
    <w:basedOn w:val="1"/>
    <w:qFormat/>
    <w:uiPriority w:val="0"/>
    <w:pPr>
      <w:widowControl/>
      <w:spacing w:before="100" w:beforeAutospacing="1" w:after="100" w:afterAutospacing="1"/>
      <w:jc w:val="left"/>
    </w:pPr>
    <w:rPr>
      <w:rFonts w:ascii="宋体" w:hAnsi="宋体"/>
      <w:kern w:val="0"/>
    </w:rPr>
  </w:style>
  <w:style w:type="paragraph" w:styleId="69">
    <w:name w:val="Normal Indent"/>
    <w:basedOn w:val="1"/>
    <w:link w:val="229"/>
    <w:qFormat/>
    <w:uiPriority w:val="0"/>
    <w:pPr>
      <w:ind w:firstLine="420" w:firstLineChars="200"/>
    </w:pPr>
    <w:rPr>
      <w:lang w:val="zh-CN" w:eastAsia="zh-CN"/>
    </w:rPr>
  </w:style>
  <w:style w:type="paragraph" w:styleId="70">
    <w:name w:val="Note Heading"/>
    <w:basedOn w:val="1"/>
    <w:next w:val="1"/>
    <w:link w:val="162"/>
    <w:qFormat/>
    <w:uiPriority w:val="0"/>
    <w:pPr>
      <w:jc w:val="center"/>
    </w:pPr>
    <w:rPr>
      <w:szCs w:val="20"/>
      <w:lang w:val="zh-CN" w:eastAsia="zh-CN"/>
    </w:rPr>
  </w:style>
  <w:style w:type="paragraph" w:styleId="71">
    <w:name w:val="Plain Text"/>
    <w:basedOn w:val="1"/>
    <w:link w:val="139"/>
    <w:qFormat/>
    <w:uiPriority w:val="0"/>
    <w:rPr>
      <w:rFonts w:ascii="宋体" w:hAnsi="Courier New"/>
      <w:sz w:val="21"/>
      <w:szCs w:val="21"/>
      <w:lang w:val="zh-CN" w:eastAsia="zh-CN"/>
    </w:rPr>
  </w:style>
  <w:style w:type="paragraph" w:styleId="72">
    <w:name w:val="Salutation"/>
    <w:basedOn w:val="1"/>
    <w:next w:val="1"/>
    <w:link w:val="1082"/>
    <w:qFormat/>
    <w:uiPriority w:val="0"/>
    <w:pPr>
      <w:spacing w:line="400" w:lineRule="exact"/>
    </w:pPr>
    <w:rPr>
      <w:lang w:val="zh-CN" w:eastAsia="zh-CN"/>
    </w:rPr>
  </w:style>
  <w:style w:type="paragraph" w:styleId="73">
    <w:name w:val="Signature"/>
    <w:basedOn w:val="1"/>
    <w:link w:val="1071"/>
    <w:qFormat/>
    <w:uiPriority w:val="0"/>
    <w:pPr>
      <w:spacing w:line="400" w:lineRule="exact"/>
      <w:ind w:left="100" w:leftChars="2100"/>
    </w:pPr>
    <w:rPr>
      <w:kern w:val="0"/>
      <w:lang w:val="zh-CN" w:eastAsia="zh-CN"/>
    </w:rPr>
  </w:style>
  <w:style w:type="paragraph" w:styleId="74">
    <w:name w:val="Subtitle"/>
    <w:basedOn w:val="1"/>
    <w:next w:val="1"/>
    <w:link w:val="312"/>
    <w:qFormat/>
    <w:uiPriority w:val="0"/>
    <w:pPr>
      <w:spacing w:before="240" w:after="60" w:line="312" w:lineRule="auto"/>
      <w:jc w:val="center"/>
      <w:outlineLvl w:val="1"/>
    </w:pPr>
    <w:rPr>
      <w:rFonts w:ascii="Cambria" w:hAnsi="Cambria"/>
      <w:b/>
      <w:bCs/>
      <w:kern w:val="28"/>
      <w:sz w:val="32"/>
      <w:szCs w:val="32"/>
      <w:lang w:val="zh-CN" w:eastAsia="zh-CN"/>
    </w:rPr>
  </w:style>
  <w:style w:type="paragraph" w:styleId="75">
    <w:name w:val="table of figures"/>
    <w:basedOn w:val="1"/>
    <w:next w:val="1"/>
    <w:qFormat/>
    <w:uiPriority w:val="0"/>
    <w:pPr>
      <w:adjustRightInd w:val="0"/>
      <w:spacing w:line="360" w:lineRule="auto"/>
      <w:ind w:left="200" w:leftChars="200" w:hanging="200" w:hangingChars="200"/>
      <w:jc w:val="left"/>
      <w:textAlignment w:val="baseline"/>
    </w:pPr>
    <w:rPr>
      <w:kern w:val="0"/>
      <w:szCs w:val="20"/>
    </w:rPr>
  </w:style>
  <w:style w:type="paragraph" w:styleId="76">
    <w:name w:val="Title"/>
    <w:basedOn w:val="1"/>
    <w:link w:val="157"/>
    <w:qFormat/>
    <w:uiPriority w:val="0"/>
    <w:pPr>
      <w:spacing w:before="240" w:after="60"/>
      <w:jc w:val="center"/>
      <w:outlineLvl w:val="0"/>
    </w:pPr>
    <w:rPr>
      <w:rFonts w:ascii="Arial" w:hAnsi="Arial"/>
      <w:b/>
      <w:bCs/>
      <w:sz w:val="32"/>
      <w:szCs w:val="32"/>
      <w:lang w:val="zh-CN" w:eastAsia="zh-CN"/>
    </w:rPr>
  </w:style>
  <w:style w:type="paragraph" w:styleId="77">
    <w:name w:val="toa heading"/>
    <w:basedOn w:val="1"/>
    <w:next w:val="1"/>
    <w:unhideWhenUsed/>
    <w:qFormat/>
    <w:uiPriority w:val="0"/>
    <w:pPr>
      <w:spacing w:before="120"/>
    </w:pPr>
    <w:rPr>
      <w:rFonts w:ascii="Arial" w:hAnsi="Arial" w:cs="Arial"/>
    </w:rPr>
  </w:style>
  <w:style w:type="paragraph" w:styleId="78">
    <w:name w:val="toc 1"/>
    <w:basedOn w:val="1"/>
    <w:next w:val="1"/>
    <w:qFormat/>
    <w:uiPriority w:val="39"/>
    <w:pPr>
      <w:spacing w:before="120" w:after="120"/>
      <w:jc w:val="left"/>
    </w:pPr>
    <w:rPr>
      <w:b/>
      <w:bCs/>
      <w:caps/>
      <w:sz w:val="21"/>
      <w:szCs w:val="21"/>
    </w:rPr>
  </w:style>
  <w:style w:type="paragraph" w:styleId="79">
    <w:name w:val="toc 2"/>
    <w:basedOn w:val="1"/>
    <w:next w:val="1"/>
    <w:qFormat/>
    <w:uiPriority w:val="39"/>
    <w:pPr>
      <w:ind w:left="210"/>
      <w:jc w:val="left"/>
    </w:pPr>
    <w:rPr>
      <w:smallCaps/>
      <w:sz w:val="21"/>
      <w:szCs w:val="21"/>
    </w:rPr>
  </w:style>
  <w:style w:type="paragraph" w:styleId="80">
    <w:name w:val="toc 3"/>
    <w:basedOn w:val="1"/>
    <w:next w:val="1"/>
    <w:qFormat/>
    <w:uiPriority w:val="39"/>
    <w:pPr>
      <w:jc w:val="left"/>
    </w:pPr>
    <w:rPr>
      <w:color w:val="000000"/>
      <w:sz w:val="21"/>
    </w:rPr>
  </w:style>
  <w:style w:type="paragraph" w:styleId="81">
    <w:name w:val="toc 4"/>
    <w:basedOn w:val="1"/>
    <w:next w:val="1"/>
    <w:qFormat/>
    <w:uiPriority w:val="39"/>
    <w:pPr>
      <w:ind w:left="630"/>
      <w:jc w:val="left"/>
    </w:pPr>
    <w:rPr>
      <w:sz w:val="21"/>
      <w:szCs w:val="21"/>
    </w:rPr>
  </w:style>
  <w:style w:type="paragraph" w:styleId="82">
    <w:name w:val="toc 5"/>
    <w:basedOn w:val="1"/>
    <w:next w:val="1"/>
    <w:qFormat/>
    <w:uiPriority w:val="39"/>
    <w:pPr>
      <w:ind w:left="840"/>
      <w:jc w:val="left"/>
    </w:pPr>
    <w:rPr>
      <w:sz w:val="21"/>
      <w:szCs w:val="21"/>
    </w:rPr>
  </w:style>
  <w:style w:type="paragraph" w:styleId="83">
    <w:name w:val="toc 6"/>
    <w:basedOn w:val="1"/>
    <w:next w:val="1"/>
    <w:qFormat/>
    <w:uiPriority w:val="39"/>
    <w:pPr>
      <w:ind w:left="1050"/>
      <w:jc w:val="left"/>
    </w:pPr>
    <w:rPr>
      <w:sz w:val="21"/>
      <w:szCs w:val="21"/>
    </w:rPr>
  </w:style>
  <w:style w:type="paragraph" w:styleId="84">
    <w:name w:val="toc 7"/>
    <w:basedOn w:val="1"/>
    <w:next w:val="1"/>
    <w:qFormat/>
    <w:uiPriority w:val="39"/>
    <w:pPr>
      <w:ind w:left="1260"/>
      <w:jc w:val="left"/>
    </w:pPr>
    <w:rPr>
      <w:sz w:val="21"/>
      <w:szCs w:val="21"/>
    </w:rPr>
  </w:style>
  <w:style w:type="paragraph" w:styleId="85">
    <w:name w:val="toc 8"/>
    <w:basedOn w:val="1"/>
    <w:next w:val="1"/>
    <w:qFormat/>
    <w:uiPriority w:val="39"/>
    <w:pPr>
      <w:ind w:left="1470"/>
      <w:jc w:val="left"/>
    </w:pPr>
    <w:rPr>
      <w:sz w:val="21"/>
      <w:szCs w:val="21"/>
    </w:rPr>
  </w:style>
  <w:style w:type="paragraph" w:styleId="86">
    <w:name w:val="toc 9"/>
    <w:basedOn w:val="1"/>
    <w:next w:val="1"/>
    <w:qFormat/>
    <w:uiPriority w:val="39"/>
    <w:pPr>
      <w:ind w:left="1680"/>
      <w:jc w:val="left"/>
    </w:pPr>
    <w:rPr>
      <w:sz w:val="21"/>
      <w:szCs w:val="21"/>
    </w:rPr>
  </w:style>
  <w:style w:type="character" w:styleId="88">
    <w:name w:val="annotation reference"/>
    <w:qFormat/>
    <w:uiPriority w:val="99"/>
    <w:rPr>
      <w:sz w:val="21"/>
      <w:szCs w:val="21"/>
    </w:rPr>
  </w:style>
  <w:style w:type="character" w:styleId="89">
    <w:name w:val="footnote reference"/>
    <w:qFormat/>
    <w:uiPriority w:val="0"/>
    <w:rPr>
      <w:vertAlign w:val="superscript"/>
    </w:rPr>
  </w:style>
  <w:style w:type="character" w:styleId="90">
    <w:name w:val="HTML Code"/>
    <w:unhideWhenUsed/>
    <w:qFormat/>
    <w:uiPriority w:val="99"/>
    <w:rPr>
      <w:rFonts w:ascii="宋体" w:hAnsi="宋体" w:eastAsia="宋体" w:cs="宋体"/>
      <w:sz w:val="24"/>
      <w:szCs w:val="24"/>
    </w:rPr>
  </w:style>
  <w:style w:type="character" w:styleId="91">
    <w:name w:val="Hyperlink"/>
    <w:qFormat/>
    <w:uiPriority w:val="99"/>
    <w:rPr>
      <w:color w:val="0000FF"/>
      <w:u w:val="single"/>
    </w:rPr>
  </w:style>
  <w:style w:type="character" w:styleId="92">
    <w:name w:val="page number"/>
    <w:basedOn w:val="87"/>
    <w:qFormat/>
    <w:uiPriority w:val="0"/>
  </w:style>
  <w:style w:type="character" w:styleId="93">
    <w:name w:val="Strong"/>
    <w:qFormat/>
    <w:uiPriority w:val="0"/>
    <w:rPr>
      <w:b/>
      <w:bCs/>
    </w:rPr>
  </w:style>
  <w:style w:type="table" w:styleId="95">
    <w:name w:val="Table Classic 1"/>
    <w:basedOn w:val="94"/>
    <w:unhideWhenUsed/>
    <w:qFormat/>
    <w:uiPriority w:val="0"/>
    <w:pPr>
      <w:widowControl w:val="0"/>
      <w:spacing w:line="360" w:lineRule="auto"/>
    </w:pPr>
    <w:tblPr>
      <w:tblBorders>
        <w:top w:val="single" w:color="000000" w:sz="12" w:space="0"/>
        <w:bottom w:val="single" w:color="000000" w:sz="12" w:space="0"/>
      </w:tblBorders>
      <w:tblCellMar>
        <w:top w:w="0" w:type="dxa"/>
        <w:left w:w="108" w:type="dxa"/>
        <w:bottom w:w="0" w:type="dxa"/>
        <w:right w:w="108" w:type="dxa"/>
      </w:tblCellMar>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Elegant"/>
    <w:basedOn w:val="94"/>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7">
    <w:name w:val="Table Grid"/>
    <w:basedOn w:val="9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8">
    <w:name w:val="Table Simple 1"/>
    <w:basedOn w:val="94"/>
    <w:qFormat/>
    <w:uiPriority w:val="0"/>
    <w:pPr>
      <w:widowControl w:val="0"/>
      <w:adjustRightInd w:val="0"/>
      <w:snapToGrid w:val="0"/>
      <w:jc w:val="both"/>
    </w:pPr>
    <w:rPr>
      <w:sz w:val="18"/>
    </w:rPr>
    <w:tblPr>
      <w:jc w:val="center"/>
      <w:tblBorders>
        <w:top w:val="single" w:color="008000" w:sz="12" w:space="0"/>
        <w:left w:val="single" w:color="008000" w:sz="12" w:space="0"/>
        <w:bottom w:val="single" w:color="008000" w:sz="12" w:space="0"/>
        <w:right w:val="single" w:color="008000" w:sz="12" w:space="0"/>
        <w:insideH w:val="single" w:color="008000" w:sz="6" w:space="0"/>
        <w:insideV w:val="single" w:color="008000" w:sz="6" w:space="0"/>
      </w:tblBorders>
      <w:tblCellMar>
        <w:top w:w="57" w:type="dxa"/>
        <w:left w:w="108" w:type="dxa"/>
        <w:bottom w:w="57" w:type="dxa"/>
        <w:right w:w="108" w:type="dxa"/>
      </w:tblCellMar>
    </w:tblPr>
    <w:trPr>
      <w:jc w:val="center"/>
    </w:trPr>
    <w:tcPr>
      <w:shd w:val="clear" w:color="auto" w:fill="auto"/>
      <w:vAlign w:val="center"/>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9">
    <w:name w:val="Table Theme"/>
    <w:basedOn w:val="9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00">
    <w:name w:val="Light Grid Accent 2"/>
    <w:basedOn w:val="94"/>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paragraph" w:customStyle="1" w:styleId="101">
    <w:name w:val="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02">
    <w:name w:val="正文 + 小四"/>
    <w:basedOn w:val="1"/>
    <w:qFormat/>
    <w:uiPriority w:val="0"/>
  </w:style>
  <w:style w:type="paragraph" w:customStyle="1" w:styleId="103">
    <w:name w:val="样式"/>
    <w:basedOn w:val="1"/>
    <w:next w:val="71"/>
    <w:qFormat/>
    <w:uiPriority w:val="0"/>
    <w:rPr>
      <w:rFonts w:ascii="宋体" w:hAnsi="Courier New" w:cs="宋体"/>
      <w:sz w:val="21"/>
      <w:szCs w:val="21"/>
    </w:rPr>
  </w:style>
  <w:style w:type="paragraph" w:customStyle="1" w:styleId="104">
    <w:name w:val="正文缩进1"/>
    <w:basedOn w:val="69"/>
    <w:qFormat/>
    <w:uiPriority w:val="0"/>
    <w:pPr>
      <w:adjustRightInd w:val="0"/>
      <w:spacing w:line="312" w:lineRule="atLeast"/>
      <w:ind w:left="720" w:firstLine="454" w:firstLineChars="0"/>
    </w:pPr>
    <w:rPr>
      <w:kern w:val="0"/>
      <w:sz w:val="28"/>
      <w:szCs w:val="28"/>
    </w:rPr>
  </w:style>
  <w:style w:type="paragraph" w:customStyle="1" w:styleId="105">
    <w:name w:val="36附录节1"/>
    <w:basedOn w:val="4"/>
    <w:next w:val="1"/>
    <w:qFormat/>
    <w:uiPriority w:val="0"/>
    <w:pPr>
      <w:keepNext w:val="0"/>
      <w:keepLines w:val="0"/>
      <w:widowControl/>
      <w:numPr>
        <w:ilvl w:val="0"/>
        <w:numId w:val="0"/>
      </w:numPr>
      <w:tabs>
        <w:tab w:val="left" w:pos="360"/>
        <w:tab w:val="left" w:pos="1378"/>
      </w:tabs>
      <w:snapToGrid w:val="0"/>
      <w:spacing w:before="40" w:after="0" w:line="360" w:lineRule="atLeast"/>
      <w:ind w:left="1378" w:hanging="420"/>
      <w:jc w:val="both"/>
      <w:textAlignment w:val="baseline"/>
    </w:pPr>
    <w:rPr>
      <w:rFonts w:ascii="黑体"/>
      <w:smallCaps w:val="0"/>
      <w:color w:val="000080"/>
      <w:kern w:val="0"/>
      <w:sz w:val="24"/>
      <w:szCs w:val="20"/>
    </w:rPr>
  </w:style>
  <w:style w:type="character" w:customStyle="1" w:styleId="106">
    <w:name w:val="已访问的超链接11"/>
    <w:qFormat/>
    <w:uiPriority w:val="0"/>
    <w:rPr>
      <w:color w:val="800080"/>
      <w:u w:val="single"/>
    </w:rPr>
  </w:style>
  <w:style w:type="paragraph" w:customStyle="1" w:styleId="107">
    <w:name w:val="1"/>
    <w:basedOn w:val="1"/>
    <w:next w:val="71"/>
    <w:qFormat/>
    <w:uiPriority w:val="0"/>
    <w:rPr>
      <w:rFonts w:hint="eastAsia" w:ascii="宋体" w:hAnsi="Courier New" w:cs="Courier New"/>
      <w:sz w:val="21"/>
      <w:szCs w:val="21"/>
    </w:rPr>
  </w:style>
  <w:style w:type="paragraph" w:customStyle="1" w:styleId="108">
    <w:name w:val="正文文字"/>
    <w:basedOn w:val="1"/>
    <w:qFormat/>
    <w:uiPriority w:val="0"/>
    <w:pPr>
      <w:adjustRightInd w:val="0"/>
      <w:spacing w:after="120" w:line="312" w:lineRule="atLeast"/>
      <w:textAlignment w:val="baseline"/>
    </w:pPr>
    <w:rPr>
      <w:kern w:val="0"/>
      <w:sz w:val="28"/>
      <w:szCs w:val="28"/>
    </w:rPr>
  </w:style>
  <w:style w:type="paragraph" w:customStyle="1" w:styleId="109">
    <w:name w:val="正文文字缩进"/>
    <w:basedOn w:val="108"/>
    <w:qFormat/>
    <w:uiPriority w:val="0"/>
    <w:pPr>
      <w:ind w:left="360"/>
    </w:pPr>
  </w:style>
  <w:style w:type="paragraph" w:customStyle="1" w:styleId="110">
    <w:name w:val="普通文字"/>
    <w:basedOn w:val="1"/>
    <w:qFormat/>
    <w:uiPriority w:val="0"/>
    <w:rPr>
      <w:rFonts w:ascii="宋体" w:hAnsi="Courier New" w:cs="宋体"/>
      <w:sz w:val="21"/>
      <w:szCs w:val="21"/>
    </w:rPr>
  </w:style>
  <w:style w:type="paragraph" w:customStyle="1" w:styleId="111">
    <w:name w:val="并列项"/>
    <w:basedOn w:val="1"/>
    <w:qFormat/>
    <w:uiPriority w:val="0"/>
    <w:pPr>
      <w:widowControl/>
      <w:tabs>
        <w:tab w:val="left" w:pos="773"/>
      </w:tabs>
      <w:adjustRightInd w:val="0"/>
      <w:snapToGrid w:val="0"/>
      <w:spacing w:line="360" w:lineRule="atLeast"/>
      <w:ind w:left="754" w:hanging="341"/>
      <w:textAlignment w:val="baseline"/>
    </w:pPr>
    <w:rPr>
      <w:kern w:val="0"/>
      <w:szCs w:val="20"/>
    </w:rPr>
  </w:style>
  <w:style w:type="paragraph" w:customStyle="1" w:styleId="112">
    <w:name w:val="图号"/>
    <w:basedOn w:val="113"/>
    <w:next w:val="113"/>
    <w:qFormat/>
    <w:uiPriority w:val="0"/>
    <w:pPr>
      <w:tabs>
        <w:tab w:val="left" w:pos="893"/>
      </w:tabs>
      <w:ind w:left="874" w:hanging="136"/>
      <w:jc w:val="center"/>
    </w:pPr>
  </w:style>
  <w:style w:type="paragraph" w:customStyle="1" w:styleId="113">
    <w:name w:val="正文格式"/>
    <w:basedOn w:val="1"/>
    <w:link w:val="698"/>
    <w:qFormat/>
    <w:uiPriority w:val="0"/>
    <w:pPr>
      <w:widowControl/>
      <w:adjustRightInd w:val="0"/>
      <w:snapToGrid w:val="0"/>
      <w:spacing w:line="360" w:lineRule="atLeast"/>
      <w:ind w:firstLine="482"/>
      <w:textAlignment w:val="baseline"/>
    </w:pPr>
    <w:rPr>
      <w:kern w:val="0"/>
      <w:szCs w:val="20"/>
      <w:lang w:val="zh-CN" w:eastAsia="zh-CN"/>
    </w:rPr>
  </w:style>
  <w:style w:type="paragraph" w:customStyle="1" w:styleId="114">
    <w:name w:val="标准"/>
    <w:basedOn w:val="1"/>
    <w:qFormat/>
    <w:uiPriority w:val="0"/>
    <w:pPr>
      <w:adjustRightInd w:val="0"/>
      <w:spacing w:line="312" w:lineRule="atLeast"/>
      <w:jc w:val="center"/>
      <w:textAlignment w:val="baseline"/>
    </w:pPr>
    <w:rPr>
      <w:kern w:val="0"/>
      <w:sz w:val="21"/>
      <w:szCs w:val="20"/>
    </w:rPr>
  </w:style>
  <w:style w:type="paragraph" w:customStyle="1" w:styleId="115">
    <w:name w:val="样式1"/>
    <w:basedOn w:val="1"/>
    <w:link w:val="669"/>
    <w:qFormat/>
    <w:uiPriority w:val="0"/>
    <w:pPr>
      <w:widowControl/>
      <w:autoSpaceDE w:val="0"/>
      <w:autoSpaceDN w:val="0"/>
      <w:jc w:val="center"/>
      <w:textAlignment w:val="bottom"/>
    </w:pPr>
    <w:rPr>
      <w:sz w:val="28"/>
      <w:szCs w:val="20"/>
      <w:lang w:val="zh-CN" w:eastAsia="zh-CN"/>
    </w:rPr>
  </w:style>
  <w:style w:type="paragraph" w:customStyle="1" w:styleId="116">
    <w:name w:val="样式2"/>
    <w:basedOn w:val="2"/>
    <w:qFormat/>
    <w:uiPriority w:val="0"/>
    <w:pPr>
      <w:numPr>
        <w:numId w:val="0"/>
      </w:numPr>
      <w:tabs>
        <w:tab w:val="left" w:pos="454"/>
      </w:tabs>
      <w:spacing w:before="240" w:after="240"/>
      <w:ind w:left="425" w:hanging="425"/>
      <w:textAlignment w:val="baseline"/>
    </w:pPr>
    <w:rPr>
      <w:rFonts w:eastAsia="宋体"/>
      <w:b/>
      <w:bCs/>
      <w:sz w:val="32"/>
    </w:rPr>
  </w:style>
  <w:style w:type="paragraph" w:customStyle="1" w:styleId="117">
    <w:name w:val="样式3"/>
    <w:basedOn w:val="2"/>
    <w:qFormat/>
    <w:uiPriority w:val="0"/>
    <w:pPr>
      <w:numPr>
        <w:numId w:val="0"/>
      </w:numPr>
      <w:tabs>
        <w:tab w:val="left" w:pos="454"/>
      </w:tabs>
      <w:spacing w:before="240" w:after="240"/>
      <w:ind w:left="425" w:hanging="425"/>
      <w:textAlignment w:val="baseline"/>
    </w:pPr>
    <w:rPr>
      <w:rFonts w:eastAsia="宋体"/>
      <w:b/>
      <w:bCs/>
      <w:sz w:val="32"/>
    </w:rPr>
  </w:style>
  <w:style w:type="paragraph" w:customStyle="1" w:styleId="118">
    <w:name w:val="样式5"/>
    <w:basedOn w:val="2"/>
    <w:next w:val="2"/>
    <w:qFormat/>
    <w:uiPriority w:val="0"/>
    <w:pPr>
      <w:numPr>
        <w:numId w:val="0"/>
      </w:numPr>
      <w:spacing w:before="240" w:after="240"/>
      <w:textAlignment w:val="baseline"/>
    </w:pPr>
    <w:rPr>
      <w:rFonts w:eastAsia="宋体"/>
      <w:kern w:val="2"/>
    </w:rPr>
  </w:style>
  <w:style w:type="paragraph" w:customStyle="1" w:styleId="119">
    <w:name w:val="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20">
    <w:name w:val="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21">
    <w:name w:val="Default"/>
    <w:qFormat/>
    <w:uiPriority w:val="0"/>
    <w:pPr>
      <w:widowControl w:val="0"/>
      <w:autoSpaceDE w:val="0"/>
      <w:autoSpaceDN w:val="0"/>
      <w:adjustRightInd w:val="0"/>
    </w:pPr>
    <w:rPr>
      <w:rFonts w:ascii=".." w:hAnsi="Times New Roman" w:eastAsia=".." w:cs="Century"/>
      <w:color w:val="000000"/>
      <w:sz w:val="24"/>
      <w:szCs w:val="24"/>
      <w:lang w:val="en-US" w:eastAsia="zh-CN" w:bidi="ar-SA"/>
    </w:rPr>
  </w:style>
  <w:style w:type="paragraph" w:customStyle="1" w:styleId="122">
    <w:name w:val="501表内图内字体"/>
    <w:basedOn w:val="1"/>
    <w:next w:val="1"/>
    <w:link w:val="436"/>
    <w:qFormat/>
    <w:uiPriority w:val="0"/>
    <w:pPr>
      <w:overflowPunct w:val="0"/>
      <w:topLinePunct/>
      <w:adjustRightInd w:val="0"/>
      <w:snapToGrid w:val="0"/>
      <w:spacing w:line="360" w:lineRule="auto"/>
      <w:jc w:val="center"/>
    </w:pPr>
    <w:rPr>
      <w:sz w:val="21"/>
      <w:lang w:val="zh-CN" w:eastAsia="zh-CN"/>
    </w:rPr>
  </w:style>
  <w:style w:type="paragraph" w:customStyle="1" w:styleId="123">
    <w:name w:val="501标题1级"/>
    <w:basedOn w:val="2"/>
    <w:next w:val="1"/>
    <w:link w:val="168"/>
    <w:qFormat/>
    <w:uiPriority w:val="0"/>
    <w:pPr>
      <w:numPr>
        <w:numId w:val="4"/>
      </w:numPr>
      <w:adjustRightInd/>
      <w:spacing w:before="340" w:after="330" w:line="360" w:lineRule="auto"/>
    </w:pPr>
    <w:rPr>
      <w:b/>
      <w:bCs/>
      <w:smallCaps w:val="0"/>
      <w:kern w:val="44"/>
      <w:szCs w:val="30"/>
    </w:rPr>
  </w:style>
  <w:style w:type="paragraph" w:customStyle="1" w:styleId="124">
    <w:name w:val="表格文字居中"/>
    <w:qFormat/>
    <w:uiPriority w:val="0"/>
    <w:pPr>
      <w:widowControl w:val="0"/>
      <w:jc w:val="center"/>
    </w:pPr>
    <w:rPr>
      <w:rFonts w:ascii="Times New Roman" w:hAnsi="Times New Roman" w:eastAsia="宋体" w:cs="宋体"/>
      <w:kern w:val="2"/>
      <w:sz w:val="21"/>
      <w:lang w:val="en-US" w:eastAsia="zh-CN" w:bidi="ar-SA"/>
    </w:rPr>
  </w:style>
  <w:style w:type="paragraph" w:customStyle="1" w:styleId="125">
    <w:name w:val="表格内容[SWIEE]"/>
    <w:basedOn w:val="1"/>
    <w:link w:val="383"/>
    <w:qFormat/>
    <w:uiPriority w:val="0"/>
    <w:pPr>
      <w:adjustRightInd w:val="0"/>
      <w:snapToGrid w:val="0"/>
      <w:spacing w:line="440" w:lineRule="atLeast"/>
      <w:jc w:val="center"/>
    </w:pPr>
    <w:rPr>
      <w:lang w:val="zh-CN" w:eastAsia="zh-CN"/>
    </w:rPr>
  </w:style>
  <w:style w:type="paragraph" w:customStyle="1" w:styleId="126">
    <w:name w:val="501正文"/>
    <w:basedOn w:val="1"/>
    <w:link w:val="543"/>
    <w:qFormat/>
    <w:uiPriority w:val="0"/>
    <w:pPr>
      <w:keepNext/>
      <w:keepLines/>
      <w:spacing w:line="360" w:lineRule="auto"/>
      <w:ind w:firstLine="420"/>
      <w:jc w:val="left"/>
    </w:pPr>
    <w:rPr>
      <w:rFonts w:ascii="黑体" w:hAnsi="宋体"/>
      <w:bCs/>
      <w:lang w:val="zh-CN" w:eastAsia="zh-CN"/>
    </w:rPr>
  </w:style>
  <w:style w:type="paragraph" w:customStyle="1" w:styleId="127">
    <w:name w:val="501文件名称"/>
    <w:basedOn w:val="126"/>
    <w:next w:val="126"/>
    <w:qFormat/>
    <w:uiPriority w:val="0"/>
    <w:pPr>
      <w:spacing w:before="320" w:after="320"/>
      <w:ind w:firstLine="0"/>
      <w:jc w:val="center"/>
    </w:pPr>
    <w:rPr>
      <w:rFonts w:eastAsia="黑体"/>
      <w:sz w:val="32"/>
    </w:rPr>
  </w:style>
  <w:style w:type="paragraph" w:customStyle="1" w:styleId="128">
    <w:name w:val="501标题2级"/>
    <w:basedOn w:val="4"/>
    <w:next w:val="126"/>
    <w:link w:val="188"/>
    <w:qFormat/>
    <w:uiPriority w:val="0"/>
    <w:pPr>
      <w:tabs>
        <w:tab w:val="left" w:pos="576"/>
        <w:tab w:val="clear" w:pos="564"/>
      </w:tabs>
      <w:adjustRightInd/>
      <w:spacing w:before="260" w:after="260" w:line="360" w:lineRule="auto"/>
      <w:ind w:left="576" w:hanging="576"/>
      <w:jc w:val="both"/>
    </w:pPr>
    <w:rPr>
      <w:rFonts w:ascii="Arial" w:hAnsi="Arial"/>
      <w:bCs/>
      <w:color w:val="FF0000"/>
      <w:kern w:val="2"/>
    </w:rPr>
  </w:style>
  <w:style w:type="paragraph" w:customStyle="1" w:styleId="129">
    <w:name w:val="501标题3级"/>
    <w:basedOn w:val="5"/>
    <w:next w:val="126"/>
    <w:link w:val="189"/>
    <w:qFormat/>
    <w:uiPriority w:val="0"/>
    <w:pPr>
      <w:tabs>
        <w:tab w:val="left" w:pos="720"/>
      </w:tabs>
      <w:adjustRightInd/>
      <w:spacing w:before="260" w:after="260" w:line="360" w:lineRule="auto"/>
      <w:ind w:left="720" w:hanging="720"/>
      <w:jc w:val="both"/>
    </w:pPr>
    <w:rPr>
      <w:b/>
      <w:bCs/>
      <w:kern w:val="2"/>
      <w:szCs w:val="32"/>
    </w:rPr>
  </w:style>
  <w:style w:type="paragraph" w:customStyle="1" w:styleId="130">
    <w:name w:val="501标题4级"/>
    <w:basedOn w:val="6"/>
    <w:next w:val="126"/>
    <w:link w:val="190"/>
    <w:qFormat/>
    <w:uiPriority w:val="0"/>
    <w:pPr>
      <w:tabs>
        <w:tab w:val="left" w:pos="864"/>
      </w:tabs>
      <w:adjustRightInd/>
      <w:spacing w:before="120" w:after="120" w:line="360" w:lineRule="auto"/>
      <w:ind w:left="864" w:hanging="864"/>
    </w:pPr>
    <w:rPr>
      <w:rFonts w:ascii="Arial" w:hAnsi="Arial" w:eastAsia="黑体"/>
      <w:kern w:val="2"/>
    </w:rPr>
  </w:style>
  <w:style w:type="paragraph" w:customStyle="1" w:styleId="131">
    <w:name w:val="501表头图名字体"/>
    <w:basedOn w:val="1"/>
    <w:next w:val="126"/>
    <w:link w:val="617"/>
    <w:qFormat/>
    <w:uiPriority w:val="0"/>
    <w:pPr>
      <w:spacing w:line="360" w:lineRule="auto"/>
      <w:jc w:val="center"/>
    </w:pPr>
    <w:rPr>
      <w:rFonts w:eastAsia="黑体"/>
      <w:sz w:val="21"/>
      <w:lang w:val="zh-CN" w:eastAsia="zh-CN"/>
    </w:rPr>
  </w:style>
  <w:style w:type="character" w:customStyle="1" w:styleId="132">
    <w:name w:val="标题 1 Char Char"/>
    <w:qFormat/>
    <w:uiPriority w:val="0"/>
    <w:rPr>
      <w:rFonts w:eastAsia="宋体"/>
      <w:b/>
      <w:bCs/>
      <w:kern w:val="44"/>
      <w:sz w:val="44"/>
      <w:szCs w:val="44"/>
      <w:lang w:val="en-US" w:eastAsia="zh-CN" w:bidi="ar-SA"/>
    </w:rPr>
  </w:style>
  <w:style w:type="character" w:customStyle="1" w:styleId="133">
    <w:name w:val="501标题1级 Char Char"/>
    <w:qFormat/>
    <w:uiPriority w:val="0"/>
    <w:rPr>
      <w:rFonts w:eastAsia="黑体"/>
      <w:b/>
      <w:bCs/>
      <w:kern w:val="44"/>
      <w:sz w:val="28"/>
      <w:szCs w:val="44"/>
      <w:lang w:val="en-US" w:eastAsia="zh-CN" w:bidi="ar-SA"/>
    </w:rPr>
  </w:style>
  <w:style w:type="paragraph" w:customStyle="1" w:styleId="134">
    <w:name w:val="样式4"/>
    <w:basedOn w:val="1"/>
    <w:qFormat/>
    <w:uiPriority w:val="0"/>
    <w:pPr>
      <w:numPr>
        <w:ilvl w:val="2"/>
        <w:numId w:val="5"/>
      </w:numPr>
    </w:pPr>
    <w:rPr>
      <w:sz w:val="21"/>
    </w:rPr>
  </w:style>
  <w:style w:type="paragraph" w:customStyle="1" w:styleId="135">
    <w:name w:val="Char Char Char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136">
    <w:name w:val="正文文本 Char"/>
    <w:link w:val="3"/>
    <w:qFormat/>
    <w:uiPriority w:val="0"/>
    <w:rPr>
      <w:rFonts w:eastAsia="宋体"/>
      <w:sz w:val="28"/>
      <w:szCs w:val="28"/>
      <w:lang w:val="en-US" w:eastAsia="zh-CN" w:bidi="ar-SA"/>
    </w:rPr>
  </w:style>
  <w:style w:type="character" w:customStyle="1" w:styleId="137">
    <w:name w:val="Char Char"/>
    <w:qFormat/>
    <w:uiPriority w:val="0"/>
    <w:rPr>
      <w:rFonts w:eastAsia="宋体"/>
      <w:sz w:val="28"/>
      <w:szCs w:val="28"/>
      <w:lang w:val="en-US" w:eastAsia="zh-CN" w:bidi="ar-SA"/>
    </w:rPr>
  </w:style>
  <w:style w:type="paragraph" w:customStyle="1" w:styleId="138">
    <w:name w:val="GF报告正文"/>
    <w:basedOn w:val="1"/>
    <w:qFormat/>
    <w:uiPriority w:val="0"/>
    <w:pPr>
      <w:widowControl/>
      <w:adjustRightInd w:val="0"/>
      <w:spacing w:line="360" w:lineRule="atLeast"/>
      <w:ind w:firstLine="431"/>
      <w:jc w:val="left"/>
      <w:textAlignment w:val="baseline"/>
    </w:pPr>
    <w:rPr>
      <w:rFonts w:ascii="黑体"/>
      <w:kern w:val="0"/>
      <w:sz w:val="21"/>
      <w:szCs w:val="20"/>
    </w:rPr>
  </w:style>
  <w:style w:type="character" w:customStyle="1" w:styleId="139">
    <w:name w:val="纯文本 Char"/>
    <w:link w:val="71"/>
    <w:qFormat/>
    <w:uiPriority w:val="0"/>
    <w:rPr>
      <w:rFonts w:ascii="宋体" w:hAnsi="Courier New" w:cs="宋体"/>
      <w:kern w:val="2"/>
      <w:sz w:val="21"/>
      <w:szCs w:val="21"/>
    </w:rPr>
  </w:style>
  <w:style w:type="character" w:customStyle="1" w:styleId="140">
    <w:name w:val="首行缩进正文 Char"/>
    <w:link w:val="141"/>
    <w:qFormat/>
    <w:uiPriority w:val="0"/>
    <w:rPr>
      <w:rFonts w:cs="宋体"/>
      <w:sz w:val="24"/>
    </w:rPr>
  </w:style>
  <w:style w:type="paragraph" w:customStyle="1" w:styleId="141">
    <w:name w:val="首行缩进正文"/>
    <w:basedOn w:val="1"/>
    <w:link w:val="140"/>
    <w:qFormat/>
    <w:uiPriority w:val="0"/>
    <w:pPr>
      <w:adjustRightInd w:val="0"/>
      <w:spacing w:line="360" w:lineRule="auto"/>
      <w:ind w:firstLine="480" w:firstLineChars="200"/>
      <w:jc w:val="left"/>
      <w:textAlignment w:val="baseline"/>
    </w:pPr>
    <w:rPr>
      <w:kern w:val="0"/>
      <w:szCs w:val="20"/>
      <w:lang w:val="zh-CN" w:eastAsia="zh-CN"/>
    </w:rPr>
  </w:style>
  <w:style w:type="character" w:customStyle="1" w:styleId="142">
    <w:name w:val="标题 1 Char"/>
    <w:link w:val="2"/>
    <w:qFormat/>
    <w:uiPriority w:val="9"/>
    <w:rPr>
      <w:rFonts w:eastAsia="黑体"/>
      <w:smallCaps/>
      <w:sz w:val="28"/>
      <w:szCs w:val="28"/>
      <w:lang w:val="zh-CN" w:eastAsia="zh-CN"/>
    </w:rPr>
  </w:style>
  <w:style w:type="character" w:customStyle="1" w:styleId="143">
    <w:name w:val="标题 2 Char"/>
    <w:link w:val="4"/>
    <w:qFormat/>
    <w:uiPriority w:val="9"/>
    <w:rPr>
      <w:rFonts w:eastAsia="黑体"/>
      <w:smallCaps/>
      <w:kern w:val="20"/>
      <w:sz w:val="28"/>
      <w:szCs w:val="28"/>
      <w:lang w:val="zh-CN" w:eastAsia="zh-CN"/>
    </w:rPr>
  </w:style>
  <w:style w:type="character" w:customStyle="1" w:styleId="144">
    <w:name w:val="标题 3 Char"/>
    <w:link w:val="5"/>
    <w:qFormat/>
    <w:uiPriority w:val="9"/>
    <w:rPr>
      <w:rFonts w:eastAsia="黑体"/>
      <w:kern w:val="20"/>
      <w:sz w:val="28"/>
      <w:szCs w:val="28"/>
      <w:lang w:val="zh-CN" w:eastAsia="zh-CN"/>
    </w:rPr>
  </w:style>
  <w:style w:type="character" w:customStyle="1" w:styleId="145">
    <w:name w:val="标题 4 Char"/>
    <w:link w:val="6"/>
    <w:qFormat/>
    <w:uiPriority w:val="9"/>
    <w:rPr>
      <w:b/>
      <w:bCs/>
      <w:smallCaps/>
      <w:kern w:val="20"/>
      <w:sz w:val="28"/>
      <w:szCs w:val="28"/>
      <w:lang w:val="zh-CN" w:eastAsia="zh-CN"/>
    </w:rPr>
  </w:style>
  <w:style w:type="character" w:customStyle="1" w:styleId="146">
    <w:name w:val="标题 5 Char"/>
    <w:link w:val="7"/>
    <w:qFormat/>
    <w:uiPriority w:val="9"/>
    <w:rPr>
      <w:b/>
      <w:bCs/>
      <w:kern w:val="20"/>
      <w:sz w:val="28"/>
      <w:szCs w:val="28"/>
      <w:lang w:val="zh-CN" w:eastAsia="zh-CN"/>
    </w:rPr>
  </w:style>
  <w:style w:type="character" w:customStyle="1" w:styleId="147">
    <w:name w:val="标题 6 Char"/>
    <w:link w:val="8"/>
    <w:qFormat/>
    <w:uiPriority w:val="9"/>
    <w:rPr>
      <w:b/>
      <w:bCs/>
      <w:kern w:val="20"/>
      <w:sz w:val="28"/>
      <w:szCs w:val="28"/>
      <w:lang w:val="zh-CN" w:eastAsia="zh-CN"/>
    </w:rPr>
  </w:style>
  <w:style w:type="character" w:customStyle="1" w:styleId="148">
    <w:name w:val="标题 7 Char"/>
    <w:link w:val="9"/>
    <w:qFormat/>
    <w:uiPriority w:val="9"/>
    <w:rPr>
      <w:smallCaps/>
      <w:kern w:val="20"/>
      <w:sz w:val="23"/>
      <w:szCs w:val="23"/>
      <w:lang w:val="zh-CN" w:eastAsia="zh-CN"/>
    </w:rPr>
  </w:style>
  <w:style w:type="character" w:customStyle="1" w:styleId="149">
    <w:name w:val="标题 8 Char"/>
    <w:link w:val="10"/>
    <w:qFormat/>
    <w:uiPriority w:val="9"/>
    <w:rPr>
      <w:i/>
      <w:iCs/>
      <w:kern w:val="20"/>
      <w:sz w:val="28"/>
      <w:szCs w:val="28"/>
      <w:lang w:val="zh-CN" w:eastAsia="zh-CN"/>
    </w:rPr>
  </w:style>
  <w:style w:type="character" w:customStyle="1" w:styleId="150">
    <w:name w:val="标题 9 Char"/>
    <w:link w:val="11"/>
    <w:qFormat/>
    <w:uiPriority w:val="9"/>
    <w:rPr>
      <w:kern w:val="20"/>
      <w:sz w:val="28"/>
      <w:szCs w:val="28"/>
      <w:lang w:val="zh-CN" w:eastAsia="zh-CN"/>
    </w:rPr>
  </w:style>
  <w:style w:type="character" w:customStyle="1" w:styleId="151">
    <w:name w:val="页眉 Char"/>
    <w:link w:val="33"/>
    <w:qFormat/>
    <w:uiPriority w:val="99"/>
    <w:rPr>
      <w:kern w:val="2"/>
      <w:sz w:val="18"/>
      <w:szCs w:val="18"/>
    </w:rPr>
  </w:style>
  <w:style w:type="character" w:customStyle="1" w:styleId="152">
    <w:name w:val="页脚 Char"/>
    <w:link w:val="31"/>
    <w:qFormat/>
    <w:uiPriority w:val="99"/>
    <w:rPr>
      <w:kern w:val="2"/>
      <w:sz w:val="18"/>
      <w:szCs w:val="18"/>
    </w:rPr>
  </w:style>
  <w:style w:type="character" w:customStyle="1" w:styleId="153">
    <w:name w:val="批注框文本 Char"/>
    <w:link w:val="12"/>
    <w:qFormat/>
    <w:uiPriority w:val="99"/>
    <w:rPr>
      <w:kern w:val="2"/>
      <w:sz w:val="18"/>
      <w:szCs w:val="18"/>
    </w:rPr>
  </w:style>
  <w:style w:type="character" w:customStyle="1" w:styleId="154">
    <w:name w:val="正文文本缩进 2 Char"/>
    <w:link w:val="19"/>
    <w:qFormat/>
    <w:uiPriority w:val="0"/>
    <w:rPr>
      <w:sz w:val="28"/>
      <w:szCs w:val="28"/>
    </w:rPr>
  </w:style>
  <w:style w:type="character" w:customStyle="1" w:styleId="155">
    <w:name w:val="日期 Char"/>
    <w:link w:val="25"/>
    <w:qFormat/>
    <w:uiPriority w:val="99"/>
    <w:rPr>
      <w:sz w:val="28"/>
      <w:szCs w:val="28"/>
    </w:rPr>
  </w:style>
  <w:style w:type="character" w:customStyle="1" w:styleId="156">
    <w:name w:val="正文首行缩进 Char"/>
    <w:basedOn w:val="136"/>
    <w:link w:val="16"/>
    <w:qFormat/>
    <w:uiPriority w:val="0"/>
    <w:rPr>
      <w:rFonts w:eastAsia="宋体"/>
      <w:sz w:val="28"/>
      <w:szCs w:val="28"/>
      <w:lang w:val="en-US" w:eastAsia="zh-CN" w:bidi="ar-SA"/>
    </w:rPr>
  </w:style>
  <w:style w:type="character" w:customStyle="1" w:styleId="157">
    <w:name w:val="标题 Char"/>
    <w:link w:val="76"/>
    <w:qFormat/>
    <w:uiPriority w:val="0"/>
    <w:rPr>
      <w:rFonts w:ascii="Arial" w:hAnsi="Arial" w:cs="Arial"/>
      <w:b/>
      <w:bCs/>
      <w:kern w:val="2"/>
      <w:sz w:val="32"/>
      <w:szCs w:val="32"/>
    </w:rPr>
  </w:style>
  <w:style w:type="character" w:customStyle="1" w:styleId="158">
    <w:name w:val="HTML 预设格式 Char"/>
    <w:link w:val="35"/>
    <w:qFormat/>
    <w:uiPriority w:val="99"/>
    <w:rPr>
      <w:rFonts w:ascii="Courier New" w:hAnsi="Courier New" w:cs="Courier New"/>
      <w:kern w:val="2"/>
    </w:rPr>
  </w:style>
  <w:style w:type="character" w:customStyle="1" w:styleId="159">
    <w:name w:val="正文文本缩进 Char"/>
    <w:link w:val="17"/>
    <w:qFormat/>
    <w:uiPriority w:val="0"/>
    <w:rPr>
      <w:kern w:val="2"/>
      <w:sz w:val="24"/>
      <w:szCs w:val="24"/>
    </w:rPr>
  </w:style>
  <w:style w:type="character" w:customStyle="1" w:styleId="160">
    <w:name w:val="正文文本缩进 3 Char"/>
    <w:link w:val="20"/>
    <w:qFormat/>
    <w:uiPriority w:val="0"/>
    <w:rPr>
      <w:kern w:val="2"/>
      <w:sz w:val="16"/>
      <w:szCs w:val="16"/>
    </w:rPr>
  </w:style>
  <w:style w:type="character" w:customStyle="1" w:styleId="161">
    <w:name w:val="文档结构图 Char"/>
    <w:link w:val="26"/>
    <w:qFormat/>
    <w:uiPriority w:val="0"/>
    <w:rPr>
      <w:kern w:val="2"/>
      <w:sz w:val="21"/>
      <w:szCs w:val="24"/>
      <w:shd w:val="clear" w:color="auto" w:fill="000080"/>
    </w:rPr>
  </w:style>
  <w:style w:type="character" w:customStyle="1" w:styleId="162">
    <w:name w:val="注释标题 Char"/>
    <w:link w:val="70"/>
    <w:qFormat/>
    <w:uiPriority w:val="0"/>
    <w:rPr>
      <w:kern w:val="2"/>
      <w:sz w:val="24"/>
    </w:rPr>
  </w:style>
  <w:style w:type="character" w:customStyle="1" w:styleId="163">
    <w:name w:val="批注文字 Char"/>
    <w:link w:val="23"/>
    <w:qFormat/>
    <w:uiPriority w:val="99"/>
    <w:rPr>
      <w:sz w:val="28"/>
      <w:szCs w:val="28"/>
    </w:rPr>
  </w:style>
  <w:style w:type="character" w:customStyle="1" w:styleId="164">
    <w:name w:val="批注主题 Char"/>
    <w:link w:val="24"/>
    <w:qFormat/>
    <w:uiPriority w:val="99"/>
    <w:rPr>
      <w:b/>
      <w:bCs/>
      <w:sz w:val="28"/>
      <w:szCs w:val="28"/>
    </w:rPr>
  </w:style>
  <w:style w:type="character" w:customStyle="1" w:styleId="165">
    <w:name w:val="dash6b63_6587__char1"/>
    <w:qFormat/>
    <w:uiPriority w:val="0"/>
    <w:rPr>
      <w:rFonts w:hint="default" w:ascii="Times New Roman" w:hAnsi="Times New Roman" w:cs="Times New Roman"/>
      <w:sz w:val="20"/>
      <w:szCs w:val="20"/>
      <w:u w:val="none"/>
    </w:rPr>
  </w:style>
  <w:style w:type="paragraph" w:customStyle="1" w:styleId="166">
    <w:name w:val="Char2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67">
    <w:name w:val="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168">
    <w:name w:val="501标题1级 Char"/>
    <w:link w:val="123"/>
    <w:qFormat/>
    <w:uiPriority w:val="0"/>
    <w:rPr>
      <w:rFonts w:eastAsia="黑体"/>
      <w:b/>
      <w:bCs/>
      <w:kern w:val="44"/>
      <w:sz w:val="28"/>
      <w:szCs w:val="30"/>
      <w:lang w:val="zh-CN" w:eastAsia="zh-CN"/>
    </w:rPr>
  </w:style>
  <w:style w:type="paragraph" w:customStyle="1" w:styleId="169">
    <w:name w:val="样式 标题 1 + 首行缩进:  0 厘米 段前: 12 磅 行距: 最小值 20 磅"/>
    <w:basedOn w:val="2"/>
    <w:qFormat/>
    <w:uiPriority w:val="0"/>
    <w:pPr>
      <w:numPr>
        <w:numId w:val="0"/>
      </w:numPr>
      <w:autoSpaceDE w:val="0"/>
      <w:autoSpaceDN w:val="0"/>
      <w:spacing w:beforeLines="200" w:afterLines="150" w:line="400" w:lineRule="atLeast"/>
      <w:jc w:val="center"/>
      <w:textAlignment w:val="baseline"/>
    </w:pPr>
    <w:rPr>
      <w:rFonts w:ascii="宋体" w:hAnsi="Tms Rmn" w:cs="宋体"/>
      <w:b/>
      <w:bCs/>
      <w:smallCaps w:val="0"/>
      <w:sz w:val="36"/>
      <w:szCs w:val="20"/>
    </w:rPr>
  </w:style>
  <w:style w:type="paragraph" w:customStyle="1" w:styleId="170">
    <w:name w:val="样式 标题 2 + (符号) 宋体 五号 首行缩进:  0 厘米 行距: 最小值 20 磅"/>
    <w:basedOn w:val="4"/>
    <w:qFormat/>
    <w:uiPriority w:val="0"/>
    <w:pPr>
      <w:numPr>
        <w:ilvl w:val="0"/>
        <w:numId w:val="0"/>
      </w:numPr>
      <w:autoSpaceDE w:val="0"/>
      <w:autoSpaceDN w:val="0"/>
      <w:spacing w:beforeLines="150" w:afterLines="50" w:line="400" w:lineRule="atLeast"/>
      <w:jc w:val="both"/>
      <w:textAlignment w:val="baseline"/>
    </w:pPr>
    <w:rPr>
      <w:rFonts w:ascii="宋体" w:hAnsi="宋体" w:eastAsia="宋体" w:cs="宋体"/>
      <w:b/>
      <w:bCs/>
      <w:smallCaps w:val="0"/>
      <w:kern w:val="0"/>
      <w:sz w:val="24"/>
      <w:szCs w:val="20"/>
    </w:rPr>
  </w:style>
  <w:style w:type="paragraph" w:customStyle="1" w:styleId="171">
    <w:name w:val="正文文本 21"/>
    <w:basedOn w:val="1"/>
    <w:qFormat/>
    <w:uiPriority w:val="0"/>
    <w:pPr>
      <w:adjustRightInd w:val="0"/>
      <w:ind w:firstLine="502"/>
      <w:textAlignment w:val="baseline"/>
    </w:pPr>
    <w:rPr>
      <w:sz w:val="28"/>
      <w:szCs w:val="20"/>
    </w:rPr>
  </w:style>
  <w:style w:type="paragraph" w:customStyle="1" w:styleId="172">
    <w:name w:val="Char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73">
    <w:name w:val="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74">
    <w:name w:val="列表hy"/>
    <w:basedOn w:val="47"/>
    <w:qFormat/>
    <w:uiPriority w:val="0"/>
    <w:pPr>
      <w:tabs>
        <w:tab w:val="left" w:pos="902"/>
        <w:tab w:val="clear" w:pos="620"/>
      </w:tabs>
      <w:adjustRightInd w:val="0"/>
      <w:spacing w:line="240" w:lineRule="auto"/>
      <w:ind w:left="902" w:hanging="420"/>
      <w:jc w:val="left"/>
      <w:textAlignment w:val="baseline"/>
    </w:pPr>
    <w:rPr>
      <w:sz w:val="24"/>
    </w:rPr>
  </w:style>
  <w:style w:type="paragraph" w:customStyle="1" w:styleId="175">
    <w:name w:val="正文hy Char Char"/>
    <w:basedOn w:val="1"/>
    <w:link w:val="176"/>
    <w:qFormat/>
    <w:uiPriority w:val="0"/>
    <w:pPr>
      <w:ind w:firstLine="420"/>
    </w:pPr>
    <w:rPr>
      <w:lang w:val="zh-CN" w:eastAsia="zh-CN"/>
    </w:rPr>
  </w:style>
  <w:style w:type="character" w:customStyle="1" w:styleId="176">
    <w:name w:val="正文hy Char Char Char"/>
    <w:link w:val="175"/>
    <w:qFormat/>
    <w:uiPriority w:val="0"/>
    <w:rPr>
      <w:kern w:val="2"/>
      <w:sz w:val="24"/>
      <w:szCs w:val="24"/>
    </w:rPr>
  </w:style>
  <w:style w:type="paragraph" w:customStyle="1" w:styleId="177">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78">
    <w:name w:val="样式 左侧:  2 字符 首行缩进:  1.73 字符"/>
    <w:basedOn w:val="1"/>
    <w:qFormat/>
    <w:uiPriority w:val="0"/>
    <w:pPr>
      <w:spacing w:line="440" w:lineRule="exact"/>
      <w:ind w:firstLine="462"/>
    </w:pPr>
  </w:style>
  <w:style w:type="paragraph" w:customStyle="1" w:styleId="179">
    <w:name w:val="样式 标题 1章 + 三号 段前: 0 磅 段后: 0 磅 行距: 1.5 倍行距"/>
    <w:basedOn w:val="2"/>
    <w:qFormat/>
    <w:uiPriority w:val="0"/>
    <w:pPr>
      <w:numPr>
        <w:numId w:val="0"/>
      </w:numPr>
      <w:tabs>
        <w:tab w:val="left" w:pos="1800"/>
      </w:tabs>
      <w:snapToGrid w:val="0"/>
      <w:spacing w:beforeLines="100" w:afterLines="50" w:line="360" w:lineRule="auto"/>
      <w:jc w:val="center"/>
      <w:textAlignment w:val="baseline"/>
      <w:outlineLvl w:val="2"/>
    </w:pPr>
    <w:rPr>
      <w:rFonts w:ascii="黑体"/>
      <w:b/>
      <w:bCs/>
      <w:smallCaps w:val="0"/>
      <w:sz w:val="24"/>
      <w:szCs w:val="24"/>
    </w:rPr>
  </w:style>
  <w:style w:type="paragraph" w:customStyle="1" w:styleId="180">
    <w:name w:val="Char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81">
    <w:name w:val="Char Char Char Char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82">
    <w:name w:val="Char Char Char Char Char Char Char Char Char Char Char Char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83">
    <w:name w:val="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84">
    <w:name w:val="Char Char Char"/>
    <w:basedOn w:val="2"/>
    <w:qFormat/>
    <w:uiPriority w:val="0"/>
    <w:pPr>
      <w:numPr>
        <w:numId w:val="0"/>
      </w:numPr>
      <w:adjustRightInd/>
      <w:spacing w:before="340" w:after="330" w:line="360" w:lineRule="auto"/>
      <w:jc w:val="center"/>
    </w:pPr>
    <w:rPr>
      <w:rFonts w:ascii="黑体"/>
      <w:b/>
      <w:bCs/>
      <w:smallCaps w:val="0"/>
      <w:kern w:val="44"/>
      <w:sz w:val="44"/>
      <w:szCs w:val="44"/>
    </w:rPr>
  </w:style>
  <w:style w:type="paragraph" w:customStyle="1" w:styleId="185">
    <w:name w:val="Char Char Char Char Char Char Char Char Char Char Char Char1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86">
    <w:name w:val="Char Char Char Char Char Char Char Char Char1 Char Char Char Char Char Char Char Char Char1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87">
    <w:name w:val="Char Char Char Char Char Char Char Char Char1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188">
    <w:name w:val="501标题2级 Char"/>
    <w:link w:val="128"/>
    <w:qFormat/>
    <w:uiPriority w:val="0"/>
    <w:rPr>
      <w:rFonts w:ascii="Arial" w:hAnsi="Arial" w:eastAsia="黑体"/>
      <w:bCs/>
      <w:smallCaps/>
      <w:color w:val="FF0000"/>
      <w:kern w:val="2"/>
      <w:sz w:val="28"/>
      <w:szCs w:val="28"/>
      <w:lang w:val="zh-CN" w:eastAsia="zh-CN"/>
    </w:rPr>
  </w:style>
  <w:style w:type="character" w:customStyle="1" w:styleId="189">
    <w:name w:val="501标题3级 Char"/>
    <w:link w:val="129"/>
    <w:qFormat/>
    <w:uiPriority w:val="0"/>
    <w:rPr>
      <w:rFonts w:eastAsia="黑体"/>
      <w:b/>
      <w:bCs/>
      <w:kern w:val="2"/>
      <w:sz w:val="28"/>
      <w:szCs w:val="32"/>
      <w:lang w:val="zh-CN" w:eastAsia="zh-CN"/>
    </w:rPr>
  </w:style>
  <w:style w:type="character" w:customStyle="1" w:styleId="190">
    <w:name w:val="501标题4级 Char"/>
    <w:link w:val="130"/>
    <w:qFormat/>
    <w:uiPriority w:val="0"/>
    <w:rPr>
      <w:rFonts w:ascii="Arial" w:hAnsi="Arial" w:eastAsia="黑体"/>
      <w:b/>
      <w:bCs/>
      <w:smallCaps/>
      <w:kern w:val="2"/>
      <w:sz w:val="28"/>
      <w:szCs w:val="28"/>
      <w:lang w:val="zh-CN" w:eastAsia="zh-CN"/>
    </w:rPr>
  </w:style>
  <w:style w:type="paragraph" w:customStyle="1" w:styleId="191">
    <w:name w:val="Char Char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92">
    <w:name w:val="Char Char Char Char Char Char Char Char Char Char Char Char1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93">
    <w:name w:val="Char Char Char Char1"/>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194">
    <w:name w:val="Char Char Char1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95">
    <w:name w:val="Char Char Char Char Char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96">
    <w:name w:val="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197">
    <w:name w:val="Char Char Char Char Char Char Char"/>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styleId="198">
    <w:name w:val="List Paragraph"/>
    <w:basedOn w:val="1"/>
    <w:link w:val="998"/>
    <w:qFormat/>
    <w:uiPriority w:val="34"/>
    <w:pPr>
      <w:ind w:firstLine="420" w:firstLineChars="200"/>
    </w:pPr>
    <w:rPr>
      <w:rFonts w:ascii="Calibri" w:hAnsi="Calibri"/>
      <w:sz w:val="21"/>
      <w:szCs w:val="22"/>
      <w:lang w:val="zh-CN" w:eastAsia="zh-CN"/>
    </w:rPr>
  </w:style>
  <w:style w:type="paragraph" w:customStyle="1" w:styleId="199">
    <w:name w:val="Char2 Char Char Char Char Char Char Char Char Char"/>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200">
    <w:name w:val="Char Char Char Char Char Char Char Char Char Char Char Char2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01">
    <w:name w:val="表格内容"/>
    <w:basedOn w:val="1"/>
    <w:link w:val="365"/>
    <w:qFormat/>
    <w:uiPriority w:val="0"/>
    <w:pPr>
      <w:adjustRightInd w:val="0"/>
      <w:spacing w:beforeLines="10" w:afterLines="10"/>
      <w:textAlignment w:val="baseline"/>
    </w:pPr>
    <w:rPr>
      <w:rFonts w:ascii="宋体" w:hAnsi="宋体"/>
      <w:kern w:val="0"/>
      <w:sz w:val="21"/>
      <w:szCs w:val="20"/>
      <w:lang w:val="zh-CN" w:eastAsia="zh-CN"/>
    </w:rPr>
  </w:style>
  <w:style w:type="paragraph" w:customStyle="1" w:styleId="202">
    <w:name w:val="悬挂缩进正文"/>
    <w:basedOn w:val="1"/>
    <w:qFormat/>
    <w:uiPriority w:val="0"/>
    <w:pPr>
      <w:spacing w:line="360" w:lineRule="auto"/>
      <w:ind w:firstLine="200" w:firstLineChars="200"/>
    </w:pPr>
    <w:rPr>
      <w:rFonts w:cs="宋体"/>
      <w:szCs w:val="20"/>
    </w:rPr>
  </w:style>
  <w:style w:type="character" w:customStyle="1" w:styleId="203">
    <w:name w:val="五院503所落款"/>
    <w:qFormat/>
    <w:uiPriority w:val="0"/>
    <w:rPr>
      <w:rFonts w:eastAsia="宋体"/>
      <w:b/>
      <w:bCs/>
      <w:sz w:val="44"/>
    </w:rPr>
  </w:style>
  <w:style w:type="character" w:customStyle="1" w:styleId="204">
    <w:name w:val="标题of编号密级阶段页数"/>
    <w:qFormat/>
    <w:uiPriority w:val="0"/>
    <w:rPr>
      <w:b/>
      <w:bCs/>
      <w:sz w:val="30"/>
    </w:rPr>
  </w:style>
  <w:style w:type="paragraph" w:customStyle="1" w:styleId="205">
    <w:name w:val="内容of编号密级阶段页数"/>
    <w:basedOn w:val="1"/>
    <w:qFormat/>
    <w:uiPriority w:val="0"/>
    <w:pPr>
      <w:adjustRightInd w:val="0"/>
      <w:spacing w:line="360" w:lineRule="auto"/>
      <w:jc w:val="center"/>
      <w:textAlignment w:val="baseline"/>
    </w:pPr>
    <w:rPr>
      <w:rFonts w:cs="宋体"/>
      <w:kern w:val="0"/>
      <w:sz w:val="30"/>
      <w:szCs w:val="20"/>
    </w:rPr>
  </w:style>
  <w:style w:type="character" w:customStyle="1" w:styleId="206">
    <w:name w:val="标题of代号名称"/>
    <w:qFormat/>
    <w:uiPriority w:val="0"/>
    <w:rPr>
      <w:b/>
      <w:bCs/>
      <w:sz w:val="48"/>
    </w:rPr>
  </w:style>
  <w:style w:type="paragraph" w:customStyle="1" w:styleId="207">
    <w:name w:val="内容of代号名称"/>
    <w:basedOn w:val="1"/>
    <w:qFormat/>
    <w:uiPriority w:val="0"/>
    <w:pPr>
      <w:adjustRightInd w:val="0"/>
      <w:spacing w:line="360" w:lineRule="auto"/>
      <w:jc w:val="center"/>
      <w:textAlignment w:val="baseline"/>
    </w:pPr>
    <w:rPr>
      <w:rFonts w:cs="宋体"/>
      <w:b/>
      <w:bCs/>
      <w:kern w:val="0"/>
      <w:sz w:val="36"/>
      <w:szCs w:val="20"/>
    </w:rPr>
  </w:style>
  <w:style w:type="paragraph" w:customStyle="1" w:styleId="208">
    <w:name w:val="标题of单位编写校对审核标审批准"/>
    <w:basedOn w:val="1"/>
    <w:qFormat/>
    <w:uiPriority w:val="0"/>
    <w:pPr>
      <w:adjustRightInd w:val="0"/>
      <w:spacing w:line="360" w:lineRule="auto"/>
      <w:jc w:val="center"/>
      <w:textAlignment w:val="baseline"/>
    </w:pPr>
    <w:rPr>
      <w:rFonts w:cs="宋体"/>
      <w:b/>
      <w:bCs/>
      <w:kern w:val="0"/>
      <w:sz w:val="30"/>
      <w:szCs w:val="20"/>
    </w:rPr>
  </w:style>
  <w:style w:type="paragraph" w:customStyle="1" w:styleId="209">
    <w:name w:val="图表标题"/>
    <w:basedOn w:val="21"/>
    <w:link w:val="219"/>
    <w:qFormat/>
    <w:uiPriority w:val="0"/>
    <w:pPr>
      <w:adjustRightInd w:val="0"/>
      <w:spacing w:before="31" w:after="31"/>
      <w:jc w:val="center"/>
      <w:textAlignment w:val="baseline"/>
    </w:pPr>
    <w:rPr>
      <w:rFonts w:ascii="黑体"/>
      <w:sz w:val="21"/>
    </w:rPr>
  </w:style>
  <w:style w:type="paragraph" w:customStyle="1" w:styleId="210">
    <w:name w:val="Table Heading"/>
    <w:basedOn w:val="1"/>
    <w:qFormat/>
    <w:uiPriority w:val="0"/>
    <w:pPr>
      <w:widowControl/>
      <w:spacing w:before="240"/>
      <w:ind w:right="16"/>
      <w:jc w:val="center"/>
    </w:pPr>
    <w:rPr>
      <w:rFonts w:ascii="Times" w:hAnsi="Times" w:eastAsia="黑体"/>
      <w:b/>
      <w:kern w:val="0"/>
      <w:sz w:val="21"/>
      <w:szCs w:val="20"/>
      <w:lang w:eastAsia="en-US"/>
    </w:rPr>
  </w:style>
  <w:style w:type="paragraph" w:customStyle="1" w:styleId="211">
    <w:name w:val="TOC-title"/>
    <w:basedOn w:val="1"/>
    <w:qFormat/>
    <w:uiPriority w:val="0"/>
    <w:pPr>
      <w:widowControl/>
      <w:spacing w:before="240" w:after="60"/>
      <w:jc w:val="center"/>
    </w:pPr>
    <w:rPr>
      <w:b/>
      <w:caps/>
      <w:kern w:val="0"/>
      <w:szCs w:val="20"/>
      <w:lang w:eastAsia="en-US"/>
    </w:rPr>
  </w:style>
  <w:style w:type="paragraph" w:customStyle="1" w:styleId="212">
    <w:name w:val="TOC-headings"/>
    <w:basedOn w:val="211"/>
    <w:qFormat/>
    <w:uiPriority w:val="0"/>
    <w:pPr>
      <w:tabs>
        <w:tab w:val="right" w:pos="9360"/>
      </w:tabs>
      <w:spacing w:before="120" w:after="120" w:line="360" w:lineRule="auto"/>
      <w:jc w:val="left"/>
    </w:pPr>
    <w:rPr>
      <w:caps w:val="0"/>
      <w:sz w:val="22"/>
    </w:rPr>
  </w:style>
  <w:style w:type="paragraph" w:customStyle="1" w:styleId="213">
    <w:name w:val="附录"/>
    <w:next w:val="141"/>
    <w:qFormat/>
    <w:uiPriority w:val="0"/>
    <w:pPr>
      <w:jc w:val="center"/>
    </w:pPr>
    <w:rPr>
      <w:rFonts w:ascii="Times New Roman" w:hAnsi="Times New Roman" w:eastAsia="黑体" w:cs="宋体"/>
      <w:b/>
      <w:bCs/>
      <w:kern w:val="44"/>
      <w:sz w:val="28"/>
      <w:lang w:val="en-US" w:eastAsia="zh-CN" w:bidi="ar-SA"/>
    </w:rPr>
  </w:style>
  <w:style w:type="paragraph" w:customStyle="1" w:styleId="214">
    <w:name w:val="目录标题"/>
    <w:basedOn w:val="1"/>
    <w:qFormat/>
    <w:uiPriority w:val="0"/>
    <w:pPr>
      <w:adjustRightInd w:val="0"/>
      <w:spacing w:line="360" w:lineRule="auto"/>
      <w:jc w:val="center"/>
      <w:textAlignment w:val="baseline"/>
    </w:pPr>
    <w:rPr>
      <w:rFonts w:ascii="黑体" w:eastAsia="黑体" w:cs="宋体"/>
      <w:b/>
      <w:bCs/>
      <w:kern w:val="0"/>
      <w:sz w:val="32"/>
      <w:szCs w:val="20"/>
    </w:rPr>
  </w:style>
  <w:style w:type="paragraph" w:customStyle="1" w:styleId="215">
    <w:name w:val="图表名称"/>
    <w:basedOn w:val="1"/>
    <w:next w:val="1"/>
    <w:link w:val="220"/>
    <w:qFormat/>
    <w:uiPriority w:val="0"/>
    <w:pPr>
      <w:adjustRightInd w:val="0"/>
      <w:spacing w:line="360" w:lineRule="auto"/>
      <w:jc w:val="center"/>
      <w:textAlignment w:val="baseline"/>
    </w:pPr>
    <w:rPr>
      <w:rFonts w:eastAsia="黑体"/>
      <w:kern w:val="0"/>
      <w:sz w:val="21"/>
      <w:szCs w:val="20"/>
      <w:lang w:val="zh-CN" w:eastAsia="zh-CN"/>
    </w:rPr>
  </w:style>
  <w:style w:type="paragraph" w:customStyle="1" w:styleId="216">
    <w:name w:val="标题5"/>
    <w:basedOn w:val="1"/>
    <w:qFormat/>
    <w:uiPriority w:val="0"/>
    <w:pPr>
      <w:adjustRightInd w:val="0"/>
      <w:spacing w:line="360" w:lineRule="atLeast"/>
      <w:jc w:val="left"/>
      <w:textAlignment w:val="baseline"/>
    </w:pPr>
    <w:rPr>
      <w:kern w:val="0"/>
      <w:sz w:val="21"/>
      <w:szCs w:val="20"/>
    </w:rPr>
  </w:style>
  <w:style w:type="paragraph" w:customStyle="1" w:styleId="217">
    <w:name w:val="正文块"/>
    <w:basedOn w:val="3"/>
    <w:qFormat/>
    <w:uiPriority w:val="0"/>
    <w:pPr>
      <w:keepNext/>
      <w:spacing w:line="360" w:lineRule="atLeast"/>
      <w:jc w:val="left"/>
      <w:textAlignment w:val="baseline"/>
    </w:pPr>
    <w:rPr>
      <w:spacing w:val="-20"/>
      <w:sz w:val="24"/>
      <w:szCs w:val="20"/>
    </w:rPr>
  </w:style>
  <w:style w:type="character" w:customStyle="1" w:styleId="218">
    <w:name w:val="题注 Char"/>
    <w:link w:val="21"/>
    <w:qFormat/>
    <w:uiPriority w:val="0"/>
    <w:rPr>
      <w:rFonts w:ascii="Arial" w:hAnsi="Arial" w:eastAsia="黑体" w:cs="Arial"/>
      <w:kern w:val="2"/>
    </w:rPr>
  </w:style>
  <w:style w:type="character" w:customStyle="1" w:styleId="219">
    <w:name w:val="图表标题 Char"/>
    <w:link w:val="209"/>
    <w:qFormat/>
    <w:uiPriority w:val="0"/>
    <w:rPr>
      <w:rFonts w:ascii="黑体" w:hAnsi="Arial" w:eastAsia="黑体" w:cs="宋体"/>
      <w:kern w:val="2"/>
      <w:sz w:val="21"/>
    </w:rPr>
  </w:style>
  <w:style w:type="character" w:customStyle="1" w:styleId="220">
    <w:name w:val="图表名称 Char"/>
    <w:link w:val="215"/>
    <w:qFormat/>
    <w:uiPriority w:val="0"/>
    <w:rPr>
      <w:rFonts w:eastAsia="黑体"/>
      <w:sz w:val="21"/>
    </w:rPr>
  </w:style>
  <w:style w:type="character" w:customStyle="1" w:styleId="221">
    <w:name w:val="题注1"/>
    <w:qFormat/>
    <w:uiPriority w:val="0"/>
    <w:rPr>
      <w:rFonts w:ascii="Arial" w:hAnsi="Arial" w:eastAsia="黑体" w:cs="Arial"/>
      <w:kern w:val="2"/>
      <w:sz w:val="21"/>
    </w:rPr>
  </w:style>
  <w:style w:type="paragraph" w:customStyle="1" w:styleId="222">
    <w:name w:val="样式 标题 11级标题H1第一章 标题136标题 136标题1章节 + 小四"/>
    <w:basedOn w:val="2"/>
    <w:link w:val="223"/>
    <w:qFormat/>
    <w:uiPriority w:val="0"/>
    <w:pPr>
      <w:keepNext w:val="0"/>
      <w:numPr>
        <w:numId w:val="0"/>
      </w:numPr>
      <w:tabs>
        <w:tab w:val="left" w:pos="425"/>
      </w:tabs>
      <w:snapToGrid w:val="0"/>
      <w:spacing w:beforeLines="120" w:after="0" w:line="360" w:lineRule="auto"/>
      <w:ind w:left="425" w:hanging="425"/>
      <w:textAlignment w:val="baseline"/>
    </w:pPr>
    <w:rPr>
      <w:b/>
      <w:bCs/>
      <w:kern w:val="44"/>
      <w:sz w:val="32"/>
      <w:szCs w:val="44"/>
    </w:rPr>
  </w:style>
  <w:style w:type="character" w:customStyle="1" w:styleId="223">
    <w:name w:val="样式 标题 11级标题H1第一章 标题136标题 136标题1章节 + 小四 Char Char"/>
    <w:link w:val="222"/>
    <w:qFormat/>
    <w:uiPriority w:val="0"/>
    <w:rPr>
      <w:rFonts w:eastAsia="黑体"/>
      <w:b/>
      <w:bCs/>
      <w:smallCaps/>
      <w:kern w:val="44"/>
      <w:sz w:val="32"/>
      <w:szCs w:val="44"/>
    </w:rPr>
  </w:style>
  <w:style w:type="paragraph" w:customStyle="1" w:styleId="224">
    <w:name w:val="样式 样式 标题 11级标题H1第一章 标题136标题 136标题1章节 + 小四 + (西文) 宋体 小四"/>
    <w:basedOn w:val="222"/>
    <w:next w:val="2"/>
    <w:link w:val="226"/>
    <w:qFormat/>
    <w:uiPriority w:val="0"/>
    <w:rPr>
      <w:rFonts w:ascii="宋体" w:hAnsi="宋体"/>
      <w:sz w:val="24"/>
    </w:rPr>
  </w:style>
  <w:style w:type="paragraph" w:customStyle="1" w:styleId="225">
    <w:name w:val="样式 标题 336标题3第二层条36标题 3 + 宋体"/>
    <w:basedOn w:val="1"/>
    <w:qFormat/>
    <w:uiPriority w:val="0"/>
    <w:pPr>
      <w:tabs>
        <w:tab w:val="left" w:pos="709"/>
      </w:tabs>
      <w:adjustRightInd w:val="0"/>
      <w:spacing w:line="360" w:lineRule="auto"/>
      <w:ind w:left="709" w:hanging="709"/>
      <w:jc w:val="left"/>
      <w:textAlignment w:val="baseline"/>
    </w:pPr>
    <w:rPr>
      <w:kern w:val="0"/>
      <w:szCs w:val="20"/>
    </w:rPr>
  </w:style>
  <w:style w:type="character" w:customStyle="1" w:styleId="226">
    <w:name w:val="样式 样式 标题 11级标题H1第一章 标题136标题 136标题1章节 + 小四 + (西文) 宋体 小四 Char"/>
    <w:link w:val="224"/>
    <w:qFormat/>
    <w:uiPriority w:val="0"/>
    <w:rPr>
      <w:rFonts w:ascii="宋体" w:hAnsi="宋体" w:eastAsia="黑体"/>
      <w:b/>
      <w:bCs/>
      <w:smallCaps/>
      <w:kern w:val="44"/>
      <w:sz w:val="24"/>
      <w:szCs w:val="44"/>
    </w:rPr>
  </w:style>
  <w:style w:type="paragraph" w:customStyle="1" w:styleId="227">
    <w:name w:val="TOC Heading"/>
    <w:basedOn w:val="2"/>
    <w:next w:val="1"/>
    <w:qFormat/>
    <w:uiPriority w:val="39"/>
    <w:pPr>
      <w:widowControl/>
      <w:numPr>
        <w:numId w:val="0"/>
      </w:numPr>
      <w:adjustRightInd/>
      <w:spacing w:before="480" w:after="0" w:line="276" w:lineRule="auto"/>
      <w:outlineLvl w:val="9"/>
    </w:pPr>
    <w:rPr>
      <w:rFonts w:ascii="Cambria" w:hAnsi="Cambria" w:eastAsia="宋体"/>
      <w:b/>
      <w:bCs/>
      <w:smallCaps w:val="0"/>
      <w:color w:val="365F91"/>
    </w:rPr>
  </w:style>
  <w:style w:type="paragraph" w:customStyle="1" w:styleId="228">
    <w:name w:val="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229">
    <w:name w:val="正文缩进 Char1"/>
    <w:link w:val="69"/>
    <w:qFormat/>
    <w:uiPriority w:val="0"/>
    <w:rPr>
      <w:kern w:val="2"/>
      <w:sz w:val="24"/>
      <w:szCs w:val="24"/>
    </w:rPr>
  </w:style>
  <w:style w:type="paragraph" w:customStyle="1" w:styleId="230">
    <w:name w:val="样式6"/>
    <w:basedOn w:val="33"/>
    <w:qFormat/>
    <w:uiPriority w:val="0"/>
    <w:pPr>
      <w:pBdr>
        <w:bottom w:val="none" w:color="auto" w:sz="0" w:space="0"/>
      </w:pBdr>
    </w:pPr>
  </w:style>
  <w:style w:type="paragraph" w:customStyle="1" w:styleId="231">
    <w:name w:val="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32">
    <w:name w:val="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33">
    <w:name w:val="正文1_0"/>
    <w:basedOn w:val="1"/>
    <w:next w:val="36"/>
    <w:qFormat/>
    <w:uiPriority w:val="0"/>
    <w:pPr>
      <w:snapToGrid w:val="0"/>
      <w:spacing w:line="240" w:lineRule="atLeast"/>
    </w:pPr>
    <w:rPr>
      <w:rFonts w:eastAsia="楷体_GB2312"/>
      <w:sz w:val="28"/>
      <w:szCs w:val="20"/>
    </w:rPr>
  </w:style>
  <w:style w:type="paragraph" w:customStyle="1" w:styleId="234">
    <w:name w:val="正文hy"/>
    <w:basedOn w:val="1"/>
    <w:qFormat/>
    <w:uiPriority w:val="0"/>
    <w:pPr>
      <w:ind w:firstLine="420"/>
    </w:pPr>
    <w:rPr>
      <w:szCs w:val="20"/>
    </w:rPr>
  </w:style>
  <w:style w:type="paragraph" w:customStyle="1" w:styleId="235">
    <w:name w:val="正文首行缩进两字"/>
    <w:basedOn w:val="1"/>
    <w:qFormat/>
    <w:uiPriority w:val="0"/>
    <w:pPr>
      <w:spacing w:line="360" w:lineRule="auto"/>
      <w:ind w:firstLine="200" w:firstLineChars="200"/>
    </w:pPr>
  </w:style>
  <w:style w:type="paragraph" w:customStyle="1" w:styleId="236">
    <w:name w:val="正文2"/>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237">
    <w:name w:val="MTDisplayEquation"/>
    <w:basedOn w:val="1"/>
    <w:next w:val="1"/>
    <w:link w:val="743"/>
    <w:qFormat/>
    <w:uiPriority w:val="0"/>
    <w:pPr>
      <w:tabs>
        <w:tab w:val="center" w:pos="4160"/>
        <w:tab w:val="right" w:pos="8300"/>
      </w:tabs>
      <w:ind w:firstLine="1400" w:firstLineChars="500"/>
    </w:pPr>
    <w:rPr>
      <w:sz w:val="28"/>
      <w:szCs w:val="28"/>
      <w:lang w:val="zh-CN" w:eastAsia="zh-CN"/>
    </w:rPr>
  </w:style>
  <w:style w:type="paragraph" w:customStyle="1" w:styleId="238">
    <w:name w:val="Char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39">
    <w:name w:val="5"/>
    <w:basedOn w:val="1"/>
    <w:qFormat/>
    <w:uiPriority w:val="0"/>
    <w:rPr>
      <w:sz w:val="21"/>
    </w:rPr>
  </w:style>
  <w:style w:type="character" w:customStyle="1" w:styleId="240">
    <w:name w:val="正文文本 2 Char"/>
    <w:link w:val="14"/>
    <w:qFormat/>
    <w:uiPriority w:val="0"/>
    <w:rPr>
      <w:kern w:val="2"/>
      <w:sz w:val="21"/>
      <w:szCs w:val="24"/>
    </w:rPr>
  </w:style>
  <w:style w:type="paragraph" w:customStyle="1" w:styleId="241">
    <w:name w:val="Char1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2">
    <w:name w:val="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3">
    <w:name w:val="Char Char1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4">
    <w:name w:val="Char Char Char Char Char Char Char Char Char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5">
    <w:name w:val="正文文本 21_0"/>
    <w:basedOn w:val="1"/>
    <w:qFormat/>
    <w:uiPriority w:val="0"/>
    <w:pPr>
      <w:adjustRightInd w:val="0"/>
      <w:ind w:firstLine="502"/>
      <w:textAlignment w:val="baseline"/>
    </w:pPr>
    <w:rPr>
      <w:sz w:val="28"/>
      <w:szCs w:val="20"/>
    </w:rPr>
  </w:style>
  <w:style w:type="paragraph" w:customStyle="1" w:styleId="246">
    <w:name w:val="Char Char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7">
    <w:name w:val="Char Char Char Char Char Char Char Char Char Char Char Char Char Char Char Char Char Char Char Char Char Char Char Char1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8">
    <w:name w:val="Char Char Char1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49">
    <w:name w:val="Char Char Char Char Char Char Char Char Char Char Char Char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250">
    <w:name w:val="CM1 Char"/>
    <w:qFormat/>
    <w:uiPriority w:val="0"/>
    <w:rPr>
      <w:rFonts w:ascii=".." w:eastAsia=".." w:cs="Century"/>
      <w:b/>
      <w:bCs/>
      <w:color w:val="000000"/>
      <w:kern w:val="44"/>
      <w:sz w:val="24"/>
      <w:szCs w:val="24"/>
      <w:lang w:val="en-US" w:eastAsia="zh-CN" w:bidi="ar-SA"/>
    </w:rPr>
  </w:style>
  <w:style w:type="paragraph" w:customStyle="1" w:styleId="251">
    <w:name w:val="Char Char Char Char Char Char Char1"/>
    <w:basedOn w:val="1"/>
    <w:qFormat/>
    <w:uiPriority w:val="0"/>
    <w:pPr>
      <w:widowControl/>
      <w:spacing w:after="160" w:line="240" w:lineRule="exact"/>
      <w:jc w:val="left"/>
    </w:pPr>
    <w:rPr>
      <w:rFonts w:ascii="Arial" w:hAnsi="Arial" w:cs="Arial"/>
      <w:b/>
      <w:bCs/>
      <w:kern w:val="0"/>
      <w:lang w:eastAsia="en-US"/>
    </w:rPr>
  </w:style>
  <w:style w:type="character" w:customStyle="1" w:styleId="252">
    <w:name w:val="表题注 Char Char"/>
    <w:qFormat/>
    <w:uiPriority w:val="0"/>
    <w:rPr>
      <w:rFonts w:ascii="Arial" w:hAnsi="Arial" w:eastAsia="宋体" w:cs="Arial"/>
      <w:kern w:val="2"/>
      <w:sz w:val="24"/>
      <w:lang w:val="en-US" w:eastAsia="zh-CN" w:bidi="ar-SA"/>
    </w:rPr>
  </w:style>
  <w:style w:type="paragraph" w:customStyle="1" w:styleId="253">
    <w:name w:val="样式 首行缩进: 2字符 Char"/>
    <w:basedOn w:val="1"/>
    <w:link w:val="254"/>
    <w:qFormat/>
    <w:uiPriority w:val="0"/>
    <w:pPr>
      <w:ind w:firstLine="506"/>
    </w:pPr>
    <w:rPr>
      <w:szCs w:val="20"/>
      <w:lang w:val="zh-CN" w:eastAsia="zh-CN"/>
    </w:rPr>
  </w:style>
  <w:style w:type="character" w:customStyle="1" w:styleId="254">
    <w:name w:val="样式 首行缩进: 2字符 Char Char"/>
    <w:link w:val="253"/>
    <w:qFormat/>
    <w:uiPriority w:val="0"/>
    <w:rPr>
      <w:rFonts w:cs="宋体"/>
      <w:kern w:val="2"/>
      <w:sz w:val="24"/>
    </w:rPr>
  </w:style>
  <w:style w:type="paragraph" w:customStyle="1" w:styleId="255">
    <w:name w:val="样式 首行缩进: 2字符"/>
    <w:basedOn w:val="1"/>
    <w:qFormat/>
    <w:uiPriority w:val="0"/>
    <w:pPr>
      <w:ind w:firstLine="506"/>
    </w:pPr>
    <w:rPr>
      <w:rFonts w:cs="宋体"/>
      <w:szCs w:val="20"/>
    </w:rPr>
  </w:style>
  <w:style w:type="character" w:customStyle="1" w:styleId="256">
    <w:name w:val="501标题1级 Char Char1"/>
    <w:qFormat/>
    <w:uiPriority w:val="0"/>
    <w:rPr>
      <w:rFonts w:eastAsia="黑体"/>
      <w:b/>
      <w:bCs/>
      <w:kern w:val="44"/>
      <w:sz w:val="28"/>
      <w:szCs w:val="28"/>
      <w:lang w:val="en-US" w:eastAsia="zh-CN" w:bidi="ar-SA"/>
    </w:rPr>
  </w:style>
  <w:style w:type="paragraph" w:customStyle="1" w:styleId="257">
    <w:name w:val="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58">
    <w:name w:val="Char Char Char Char Char Char Char Char Char Char Char Char Char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59">
    <w:name w:val="Char Char Char1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260">
    <w:name w:val="Char1 Char Char Char Char Char Char"/>
    <w:basedOn w:val="1"/>
    <w:qFormat/>
    <w:uiPriority w:val="0"/>
    <w:pPr>
      <w:widowControl/>
      <w:spacing w:after="160" w:line="240" w:lineRule="exact"/>
    </w:pPr>
    <w:rPr>
      <w:rFonts w:ascii="Arial" w:hAnsi="Arial" w:eastAsia="Times New Roman" w:cs="Verdana"/>
      <w:b/>
      <w:sz w:val="21"/>
      <w:lang w:eastAsia="en-US"/>
    </w:rPr>
  </w:style>
  <w:style w:type="paragraph" w:customStyle="1" w:styleId="261">
    <w:name w:val="*新建样式-正文"/>
    <w:basedOn w:val="1"/>
    <w:link w:val="629"/>
    <w:qFormat/>
    <w:uiPriority w:val="0"/>
    <w:pPr>
      <w:widowControl/>
      <w:spacing w:line="360" w:lineRule="auto"/>
      <w:ind w:firstLine="480" w:firstLineChars="200"/>
      <w:jc w:val="left"/>
    </w:pPr>
    <w:rPr>
      <w:lang w:val="zh-CN" w:eastAsia="zh-CN"/>
    </w:rPr>
  </w:style>
  <w:style w:type="paragraph" w:customStyle="1" w:styleId="262">
    <w:name w:val="*新建样式-项目编号"/>
    <w:basedOn w:val="261"/>
    <w:qFormat/>
    <w:uiPriority w:val="0"/>
    <w:pPr>
      <w:ind w:firstLine="0" w:firstLineChars="0"/>
    </w:pPr>
  </w:style>
  <w:style w:type="character" w:customStyle="1" w:styleId="263">
    <w:name w:val="首行缩进正文 Char Char"/>
    <w:qFormat/>
    <w:uiPriority w:val="0"/>
    <w:rPr>
      <w:rFonts w:cs="宋体"/>
      <w:sz w:val="24"/>
    </w:rPr>
  </w:style>
  <w:style w:type="character" w:customStyle="1" w:styleId="264">
    <w:name w:val="表格正文居中 Char"/>
    <w:link w:val="265"/>
    <w:qFormat/>
    <w:uiPriority w:val="0"/>
    <w:rPr>
      <w:rFonts w:cs="Arial"/>
      <w:kern w:val="2"/>
      <w:sz w:val="21"/>
      <w:szCs w:val="24"/>
    </w:rPr>
  </w:style>
  <w:style w:type="paragraph" w:customStyle="1" w:styleId="265">
    <w:name w:val="表格正文居中"/>
    <w:basedOn w:val="266"/>
    <w:link w:val="264"/>
    <w:qFormat/>
    <w:uiPriority w:val="0"/>
    <w:pPr>
      <w:jc w:val="center"/>
    </w:pPr>
    <w:rPr>
      <w:kern w:val="2"/>
    </w:rPr>
  </w:style>
  <w:style w:type="paragraph" w:customStyle="1" w:styleId="266">
    <w:name w:val="表格正文"/>
    <w:basedOn w:val="1"/>
    <w:link w:val="267"/>
    <w:qFormat/>
    <w:uiPriority w:val="0"/>
    <w:pPr>
      <w:spacing w:beforeLines="10" w:afterLines="10"/>
    </w:pPr>
    <w:rPr>
      <w:kern w:val="0"/>
      <w:sz w:val="21"/>
      <w:lang w:val="zh-CN" w:eastAsia="zh-CN"/>
    </w:rPr>
  </w:style>
  <w:style w:type="character" w:customStyle="1" w:styleId="267">
    <w:name w:val="表格正文 Char"/>
    <w:link w:val="266"/>
    <w:qFormat/>
    <w:uiPriority w:val="0"/>
    <w:rPr>
      <w:sz w:val="21"/>
      <w:szCs w:val="24"/>
    </w:rPr>
  </w:style>
  <w:style w:type="character" w:customStyle="1" w:styleId="268">
    <w:name w:val="题注1 Char Char"/>
    <w:qFormat/>
    <w:uiPriority w:val="0"/>
    <w:rPr>
      <w:rFonts w:ascii="仿宋_GB2312"/>
    </w:rPr>
  </w:style>
  <w:style w:type="character" w:customStyle="1" w:styleId="269">
    <w:name w:val="已访问的超链接1"/>
    <w:qFormat/>
    <w:uiPriority w:val="0"/>
    <w:rPr>
      <w:color w:val="800080"/>
      <w:u w:val="single"/>
    </w:rPr>
  </w:style>
  <w:style w:type="paragraph" w:customStyle="1" w:styleId="270">
    <w:name w:val="文档结构图1"/>
    <w:basedOn w:val="1"/>
    <w:qFormat/>
    <w:uiPriority w:val="0"/>
    <w:pPr>
      <w:shd w:val="clear" w:color="auto" w:fill="000080"/>
    </w:pPr>
    <w:rPr>
      <w:sz w:val="21"/>
    </w:rPr>
  </w:style>
  <w:style w:type="character" w:customStyle="1" w:styleId="271">
    <w:name w:val="批注引用1"/>
    <w:qFormat/>
    <w:uiPriority w:val="0"/>
    <w:rPr>
      <w:sz w:val="21"/>
      <w:szCs w:val="21"/>
    </w:rPr>
  </w:style>
  <w:style w:type="character" w:customStyle="1" w:styleId="272">
    <w:name w:val="正文首行缩进 2 Char"/>
    <w:link w:val="273"/>
    <w:qFormat/>
    <w:uiPriority w:val="0"/>
    <w:rPr>
      <w:bCs/>
      <w:kern w:val="2"/>
      <w:sz w:val="24"/>
      <w:szCs w:val="24"/>
    </w:rPr>
  </w:style>
  <w:style w:type="paragraph" w:customStyle="1" w:styleId="273">
    <w:name w:val="正文首行缩进 21"/>
    <w:basedOn w:val="1"/>
    <w:link w:val="272"/>
    <w:qFormat/>
    <w:uiPriority w:val="0"/>
    <w:pPr>
      <w:tabs>
        <w:tab w:val="left" w:pos="420"/>
      </w:tabs>
      <w:spacing w:beforeLines="30" w:afterLines="30" w:line="360" w:lineRule="auto"/>
      <w:ind w:firstLine="200" w:firstLineChars="200"/>
    </w:pPr>
    <w:rPr>
      <w:bCs/>
      <w:lang w:val="zh-CN" w:eastAsia="zh-CN"/>
    </w:rPr>
  </w:style>
  <w:style w:type="paragraph" w:customStyle="1" w:styleId="274">
    <w:name w:val="索引 71"/>
    <w:basedOn w:val="1"/>
    <w:next w:val="1"/>
    <w:qFormat/>
    <w:uiPriority w:val="0"/>
    <w:pPr>
      <w:ind w:left="1470" w:hanging="210"/>
      <w:jc w:val="left"/>
    </w:pPr>
    <w:rPr>
      <w:sz w:val="20"/>
    </w:rPr>
  </w:style>
  <w:style w:type="paragraph" w:customStyle="1" w:styleId="275">
    <w:name w:val="段前2"/>
    <w:basedOn w:val="1"/>
    <w:qFormat/>
    <w:uiPriority w:val="0"/>
    <w:pPr>
      <w:snapToGrid w:val="0"/>
      <w:spacing w:beforeLines="100"/>
      <w:jc w:val="center"/>
    </w:pPr>
    <w:rPr>
      <w:szCs w:val="21"/>
    </w:rPr>
  </w:style>
  <w:style w:type="character" w:customStyle="1" w:styleId="276">
    <w:name w:val="尾注文本 Char"/>
    <w:link w:val="28"/>
    <w:qFormat/>
    <w:uiPriority w:val="0"/>
    <w:rPr>
      <w:kern w:val="2"/>
      <w:sz w:val="21"/>
      <w:szCs w:val="24"/>
    </w:rPr>
  </w:style>
  <w:style w:type="paragraph" w:customStyle="1" w:styleId="277">
    <w:name w:val="索引 81"/>
    <w:basedOn w:val="1"/>
    <w:next w:val="1"/>
    <w:qFormat/>
    <w:uiPriority w:val="0"/>
    <w:pPr>
      <w:ind w:left="1680" w:hanging="210"/>
      <w:jc w:val="left"/>
    </w:pPr>
    <w:rPr>
      <w:sz w:val="20"/>
    </w:rPr>
  </w:style>
  <w:style w:type="paragraph" w:customStyle="1" w:styleId="278">
    <w:name w:val="列项"/>
    <w:basedOn w:val="1"/>
    <w:qFormat/>
    <w:uiPriority w:val="0"/>
    <w:pPr>
      <w:tabs>
        <w:tab w:val="left" w:pos="420"/>
        <w:tab w:val="left" w:pos="1361"/>
      </w:tabs>
      <w:spacing w:line="360" w:lineRule="auto"/>
      <w:ind w:left="420" w:hanging="420"/>
    </w:pPr>
  </w:style>
  <w:style w:type="paragraph" w:customStyle="1" w:styleId="279">
    <w:name w:val="表格标号"/>
    <w:basedOn w:val="1"/>
    <w:qFormat/>
    <w:uiPriority w:val="0"/>
    <w:pPr>
      <w:tabs>
        <w:tab w:val="left" w:pos="420"/>
      </w:tabs>
      <w:spacing w:beforeLines="10" w:afterLines="10"/>
      <w:ind w:left="420" w:hanging="420"/>
      <w:jc w:val="center"/>
      <w:textAlignment w:val="center"/>
    </w:pPr>
    <w:rPr>
      <w:sz w:val="21"/>
      <w:szCs w:val="21"/>
    </w:rPr>
  </w:style>
  <w:style w:type="paragraph" w:customStyle="1" w:styleId="280">
    <w:name w:val="索引 11"/>
    <w:basedOn w:val="1"/>
    <w:next w:val="1"/>
    <w:qFormat/>
    <w:uiPriority w:val="0"/>
    <w:pPr>
      <w:ind w:left="210" w:hanging="210"/>
      <w:jc w:val="left"/>
    </w:pPr>
    <w:rPr>
      <w:sz w:val="20"/>
    </w:rPr>
  </w:style>
  <w:style w:type="paragraph" w:customStyle="1" w:styleId="281">
    <w:name w:val="图表正文"/>
    <w:basedOn w:val="1"/>
    <w:link w:val="802"/>
    <w:qFormat/>
    <w:uiPriority w:val="0"/>
    <w:pPr>
      <w:spacing w:beforeLines="20" w:afterLines="20"/>
    </w:pPr>
    <w:rPr>
      <w:sz w:val="21"/>
      <w:lang w:val="zh-CN" w:eastAsia="zh-CN"/>
    </w:rPr>
  </w:style>
  <w:style w:type="paragraph" w:customStyle="1" w:styleId="282">
    <w:name w:val="索引 61"/>
    <w:basedOn w:val="1"/>
    <w:next w:val="1"/>
    <w:qFormat/>
    <w:uiPriority w:val="0"/>
    <w:pPr>
      <w:ind w:left="1260" w:hanging="210"/>
      <w:jc w:val="left"/>
    </w:pPr>
    <w:rPr>
      <w:sz w:val="20"/>
    </w:rPr>
  </w:style>
  <w:style w:type="paragraph" w:customStyle="1" w:styleId="283">
    <w:name w:val="索引 51"/>
    <w:basedOn w:val="1"/>
    <w:next w:val="1"/>
    <w:qFormat/>
    <w:uiPriority w:val="0"/>
    <w:pPr>
      <w:ind w:left="1050" w:hanging="210"/>
      <w:jc w:val="left"/>
    </w:pPr>
    <w:rPr>
      <w:sz w:val="20"/>
    </w:rPr>
  </w:style>
  <w:style w:type="paragraph" w:customStyle="1" w:styleId="284">
    <w:name w:val="表格内容排序"/>
    <w:basedOn w:val="266"/>
    <w:qFormat/>
    <w:uiPriority w:val="0"/>
    <w:pPr>
      <w:tabs>
        <w:tab w:val="left" w:pos="227"/>
        <w:tab w:val="left" w:pos="420"/>
      </w:tabs>
      <w:spacing w:beforeLines="0" w:afterLines="0"/>
      <w:ind w:left="420" w:hanging="420"/>
    </w:pPr>
  </w:style>
  <w:style w:type="character" w:customStyle="1" w:styleId="285">
    <w:name w:val="脚注文本 Char"/>
    <w:link w:val="32"/>
    <w:qFormat/>
    <w:uiPriority w:val="0"/>
    <w:rPr>
      <w:kern w:val="2"/>
      <w:sz w:val="18"/>
      <w:szCs w:val="24"/>
    </w:rPr>
  </w:style>
  <w:style w:type="paragraph" w:customStyle="1" w:styleId="286">
    <w:name w:val="索引 91"/>
    <w:basedOn w:val="1"/>
    <w:next w:val="1"/>
    <w:qFormat/>
    <w:uiPriority w:val="0"/>
    <w:pPr>
      <w:ind w:left="1890" w:hanging="210"/>
      <w:jc w:val="left"/>
    </w:pPr>
    <w:rPr>
      <w:sz w:val="20"/>
    </w:rPr>
  </w:style>
  <w:style w:type="paragraph" w:customStyle="1" w:styleId="287">
    <w:name w:val="批注主题1"/>
    <w:basedOn w:val="23"/>
    <w:next w:val="23"/>
    <w:qFormat/>
    <w:uiPriority w:val="0"/>
    <w:pPr>
      <w:adjustRightInd/>
      <w:spacing w:line="240" w:lineRule="auto"/>
      <w:textAlignment w:val="auto"/>
    </w:pPr>
    <w:rPr>
      <w:b/>
      <w:bCs/>
      <w:kern w:val="2"/>
      <w:sz w:val="21"/>
      <w:szCs w:val="24"/>
    </w:rPr>
  </w:style>
  <w:style w:type="paragraph" w:customStyle="1" w:styleId="288">
    <w:name w:val="索引标题1"/>
    <w:basedOn w:val="1"/>
    <w:next w:val="280"/>
    <w:qFormat/>
    <w:uiPriority w:val="0"/>
    <w:pPr>
      <w:spacing w:before="120" w:after="120"/>
      <w:jc w:val="left"/>
    </w:pPr>
    <w:rPr>
      <w:b/>
      <w:bCs/>
      <w:i/>
      <w:iCs/>
      <w:sz w:val="20"/>
    </w:rPr>
  </w:style>
  <w:style w:type="paragraph" w:customStyle="1" w:styleId="289">
    <w:name w:val="索引 41"/>
    <w:basedOn w:val="1"/>
    <w:next w:val="1"/>
    <w:qFormat/>
    <w:uiPriority w:val="0"/>
    <w:pPr>
      <w:ind w:left="840" w:hanging="210"/>
      <w:jc w:val="left"/>
    </w:pPr>
    <w:rPr>
      <w:sz w:val="20"/>
    </w:rPr>
  </w:style>
  <w:style w:type="paragraph" w:customStyle="1" w:styleId="290">
    <w:name w:val="索引 31"/>
    <w:basedOn w:val="1"/>
    <w:next w:val="1"/>
    <w:qFormat/>
    <w:uiPriority w:val="0"/>
    <w:pPr>
      <w:ind w:left="630" w:hanging="210"/>
      <w:jc w:val="left"/>
    </w:pPr>
    <w:rPr>
      <w:sz w:val="20"/>
    </w:rPr>
  </w:style>
  <w:style w:type="paragraph" w:customStyle="1" w:styleId="291">
    <w:name w:val="索引 21"/>
    <w:basedOn w:val="1"/>
    <w:next w:val="1"/>
    <w:qFormat/>
    <w:uiPriority w:val="0"/>
    <w:pPr>
      <w:ind w:left="420" w:hanging="210"/>
      <w:jc w:val="left"/>
    </w:pPr>
    <w:rPr>
      <w:sz w:val="20"/>
    </w:rPr>
  </w:style>
  <w:style w:type="character" w:customStyle="1" w:styleId="292">
    <w:name w:val="文档结构图 Char1"/>
    <w:semiHidden/>
    <w:qFormat/>
    <w:uiPriority w:val="99"/>
    <w:rPr>
      <w:rFonts w:ascii="宋体"/>
      <w:kern w:val="2"/>
      <w:sz w:val="18"/>
      <w:szCs w:val="18"/>
    </w:rPr>
  </w:style>
  <w:style w:type="paragraph" w:customStyle="1" w:styleId="293">
    <w:name w:val="MultipleNoteList"/>
    <w:basedOn w:val="121"/>
    <w:next w:val="121"/>
    <w:qFormat/>
    <w:uiPriority w:val="0"/>
    <w:pPr>
      <w:spacing w:before="60"/>
    </w:pPr>
    <w:rPr>
      <w:rFonts w:ascii="Courier New" w:hAnsi="Courier New" w:eastAsia="宋体" w:cs="Times New Roman"/>
      <w:color w:val="auto"/>
    </w:rPr>
  </w:style>
  <w:style w:type="paragraph" w:customStyle="1" w:styleId="294">
    <w:name w:val="avidm正文"/>
    <w:link w:val="295"/>
    <w:qFormat/>
    <w:uiPriority w:val="0"/>
    <w:pPr>
      <w:framePr w:hSpace="180" w:wrap="around" w:vAnchor="text" w:hAnchor="margin" w:x="12" w:y="158"/>
      <w:jc w:val="right"/>
    </w:pPr>
    <w:rPr>
      <w:rFonts w:ascii="Times New Roman" w:hAnsi="Times New Roman" w:eastAsia="宋体" w:cs="Times New Roman"/>
      <w:b/>
      <w:bCs/>
      <w:kern w:val="2"/>
      <w:sz w:val="21"/>
      <w:szCs w:val="21"/>
      <w:lang w:val="en-US" w:eastAsia="zh-CN" w:bidi="ar-SA"/>
    </w:rPr>
  </w:style>
  <w:style w:type="character" w:customStyle="1" w:styleId="295">
    <w:name w:val="avidm正文 Char"/>
    <w:link w:val="294"/>
    <w:qFormat/>
    <w:uiPriority w:val="0"/>
    <w:rPr>
      <w:b/>
      <w:bCs/>
      <w:kern w:val="2"/>
      <w:sz w:val="21"/>
      <w:szCs w:val="21"/>
      <w:lang w:bidi="ar-SA"/>
    </w:rPr>
  </w:style>
  <w:style w:type="paragraph" w:customStyle="1" w:styleId="296">
    <w:name w:val="avidm样式 加粗 居中"/>
    <w:basedOn w:val="1"/>
    <w:qFormat/>
    <w:uiPriority w:val="0"/>
    <w:pPr>
      <w:jc w:val="center"/>
    </w:pPr>
    <w:rPr>
      <w:rFonts w:cs="宋体"/>
      <w:b/>
      <w:bCs/>
      <w:sz w:val="21"/>
      <w:szCs w:val="20"/>
    </w:rPr>
  </w:style>
  <w:style w:type="paragraph" w:customStyle="1" w:styleId="297">
    <w:name w:val="überschrift 3"/>
    <w:basedOn w:val="121"/>
    <w:next w:val="121"/>
    <w:qFormat/>
    <w:uiPriority w:val="0"/>
    <w:pPr>
      <w:spacing w:before="120" w:after="120"/>
    </w:pPr>
    <w:rPr>
      <w:rFonts w:ascii="Times New Roman" w:eastAsia="宋体" w:cs="Times New Roman"/>
      <w:color w:val="auto"/>
    </w:rPr>
  </w:style>
  <w:style w:type="paragraph" w:customStyle="1" w:styleId="298">
    <w:name w:val="ArgList"/>
    <w:basedOn w:val="121"/>
    <w:next w:val="121"/>
    <w:qFormat/>
    <w:uiPriority w:val="0"/>
    <w:rPr>
      <w:rFonts w:ascii="Courier New" w:hAnsi="Courier New" w:eastAsia="宋体" w:cs="Times New Roman"/>
      <w:color w:val="auto"/>
    </w:rPr>
  </w:style>
  <w:style w:type="paragraph" w:customStyle="1" w:styleId="299">
    <w:name w:val="IdpStruct"/>
    <w:basedOn w:val="121"/>
    <w:next w:val="121"/>
    <w:qFormat/>
    <w:uiPriority w:val="0"/>
    <w:rPr>
      <w:rFonts w:ascii="Courier New" w:hAnsi="Courier New" w:eastAsia="宋体" w:cs="Times New Roman"/>
      <w:color w:val="auto"/>
    </w:rPr>
  </w:style>
  <w:style w:type="paragraph" w:customStyle="1" w:styleId="300">
    <w:name w:val="CmdDescrHead"/>
    <w:basedOn w:val="121"/>
    <w:next w:val="121"/>
    <w:qFormat/>
    <w:uiPriority w:val="0"/>
    <w:rPr>
      <w:rFonts w:ascii="Courier New" w:hAnsi="Courier New" w:eastAsia="宋体" w:cs="Times New Roman"/>
      <w:color w:val="auto"/>
    </w:rPr>
  </w:style>
  <w:style w:type="paragraph" w:customStyle="1" w:styleId="301">
    <w:name w:val="Verzeichnis 8"/>
    <w:basedOn w:val="121"/>
    <w:next w:val="121"/>
    <w:qFormat/>
    <w:uiPriority w:val="0"/>
    <w:rPr>
      <w:rFonts w:ascii="Courier New" w:hAnsi="Courier New" w:eastAsia="宋体" w:cs="Times New Roman"/>
      <w:color w:val="auto"/>
    </w:rPr>
  </w:style>
  <w:style w:type="paragraph" w:customStyle="1" w:styleId="302">
    <w:name w:val="MultipleNoteText"/>
    <w:basedOn w:val="121"/>
    <w:next w:val="121"/>
    <w:qFormat/>
    <w:uiPriority w:val="0"/>
    <w:rPr>
      <w:rFonts w:ascii="Times New Roman" w:eastAsia="宋体" w:cs="Times New Roman"/>
      <w:color w:val="auto"/>
    </w:rPr>
  </w:style>
  <w:style w:type="paragraph" w:customStyle="1" w:styleId="303">
    <w:name w:val="Curier_8"/>
    <w:basedOn w:val="121"/>
    <w:next w:val="121"/>
    <w:qFormat/>
    <w:uiPriority w:val="0"/>
    <w:rPr>
      <w:rFonts w:ascii="Courier New" w:hAnsi="Courier New" w:eastAsia="宋体" w:cs="Times New Roman"/>
      <w:color w:val="auto"/>
    </w:rPr>
  </w:style>
  <w:style w:type="paragraph" w:customStyle="1" w:styleId="304">
    <w:name w:val="NoteTitle"/>
    <w:basedOn w:val="121"/>
    <w:next w:val="121"/>
    <w:qFormat/>
    <w:uiPriority w:val="0"/>
    <w:rPr>
      <w:rFonts w:ascii="Courier New" w:hAnsi="Courier New" w:eastAsia="宋体" w:cs="Times New Roman"/>
      <w:color w:val="auto"/>
    </w:rPr>
  </w:style>
  <w:style w:type="paragraph" w:customStyle="1" w:styleId="305">
    <w:name w:val="Standard"/>
    <w:basedOn w:val="121"/>
    <w:next w:val="121"/>
    <w:qFormat/>
    <w:uiPriority w:val="0"/>
    <w:rPr>
      <w:rFonts w:ascii="Courier New" w:hAnsi="Courier New" w:eastAsia="宋体" w:cs="Times New Roman"/>
      <w:color w:val="auto"/>
    </w:rPr>
  </w:style>
  <w:style w:type="paragraph" w:customStyle="1" w:styleId="306">
    <w:name w:val="Dash_List"/>
    <w:basedOn w:val="121"/>
    <w:next w:val="121"/>
    <w:qFormat/>
    <w:uiPriority w:val="0"/>
    <w:pPr>
      <w:spacing w:before="40"/>
    </w:pPr>
    <w:rPr>
      <w:rFonts w:ascii="Courier New" w:hAnsi="Courier New" w:eastAsia="宋体" w:cs="Times New Roman"/>
      <w:color w:val="auto"/>
    </w:rPr>
  </w:style>
  <w:style w:type="paragraph" w:customStyle="1" w:styleId="307">
    <w:name w:val="躡erschrift 3"/>
    <w:basedOn w:val="121"/>
    <w:next w:val="121"/>
    <w:qFormat/>
    <w:uiPriority w:val="0"/>
    <w:pPr>
      <w:spacing w:before="120" w:after="120"/>
    </w:pPr>
    <w:rPr>
      <w:rFonts w:ascii="Courier New" w:hAnsi="Courier New" w:eastAsia="宋体" w:cs="Times New Roman"/>
      <w:color w:val="auto"/>
    </w:rPr>
  </w:style>
  <w:style w:type="paragraph" w:customStyle="1" w:styleId="308">
    <w:name w:val="样式 左侧:  0.85 厘米"/>
    <w:basedOn w:val="1"/>
    <w:qFormat/>
    <w:uiPriority w:val="0"/>
    <w:pPr>
      <w:spacing w:line="360" w:lineRule="auto"/>
    </w:pPr>
    <w:rPr>
      <w:rFonts w:cs="宋体"/>
      <w:szCs w:val="20"/>
    </w:rPr>
  </w:style>
  <w:style w:type="paragraph" w:customStyle="1" w:styleId="309">
    <w:name w:val="Verzeichnis 1"/>
    <w:basedOn w:val="121"/>
    <w:next w:val="121"/>
    <w:qFormat/>
    <w:uiPriority w:val="0"/>
    <w:pPr>
      <w:spacing w:before="120"/>
    </w:pPr>
    <w:rPr>
      <w:rFonts w:ascii="Times New Roman" w:eastAsia="宋体" w:cs="Times New Roman"/>
      <w:color w:val="auto"/>
    </w:rPr>
  </w:style>
  <w:style w:type="paragraph" w:customStyle="1" w:styleId="310">
    <w:name w:val="Kopfzeile"/>
    <w:basedOn w:val="121"/>
    <w:next w:val="121"/>
    <w:qFormat/>
    <w:uiPriority w:val="0"/>
    <w:rPr>
      <w:rFonts w:ascii="Times New Roman" w:eastAsia="宋体" w:cs="Times New Roman"/>
      <w:color w:val="auto"/>
    </w:rPr>
  </w:style>
  <w:style w:type="character" w:customStyle="1" w:styleId="311">
    <w:name w:val="Seitenzahl"/>
    <w:qFormat/>
    <w:uiPriority w:val="0"/>
    <w:rPr>
      <w:rFonts w:ascii="Courier New" w:hAnsi="Courier New" w:cs="Courier New"/>
      <w:b/>
      <w:bCs/>
      <w:color w:val="000000"/>
      <w:sz w:val="18"/>
      <w:szCs w:val="18"/>
    </w:rPr>
  </w:style>
  <w:style w:type="character" w:customStyle="1" w:styleId="312">
    <w:name w:val="副标题 Char"/>
    <w:link w:val="74"/>
    <w:qFormat/>
    <w:uiPriority w:val="0"/>
    <w:rPr>
      <w:rFonts w:ascii="Cambria" w:hAnsi="Cambria"/>
      <w:b/>
      <w:bCs/>
      <w:kern w:val="28"/>
      <w:sz w:val="32"/>
      <w:szCs w:val="32"/>
    </w:rPr>
  </w:style>
  <w:style w:type="paragraph" w:customStyle="1" w:styleId="313">
    <w:name w:val="TOC 标题1"/>
    <w:basedOn w:val="2"/>
    <w:next w:val="1"/>
    <w:semiHidden/>
    <w:unhideWhenUsed/>
    <w:qFormat/>
    <w:uiPriority w:val="39"/>
    <w:pPr>
      <w:widowControl/>
      <w:numPr>
        <w:numId w:val="0"/>
      </w:numPr>
      <w:adjustRightInd/>
      <w:spacing w:before="480" w:after="0" w:line="276" w:lineRule="auto"/>
      <w:outlineLvl w:val="9"/>
    </w:pPr>
    <w:rPr>
      <w:rFonts w:ascii="Cambria" w:hAnsi="Cambria" w:eastAsia="宋体"/>
      <w:b/>
      <w:bCs/>
      <w:smallCaps w:val="0"/>
      <w:color w:val="365F91"/>
    </w:rPr>
  </w:style>
  <w:style w:type="paragraph" w:customStyle="1" w:styleId="314">
    <w:name w:val="default"/>
    <w:basedOn w:val="1"/>
    <w:qFormat/>
    <w:uiPriority w:val="0"/>
    <w:pPr>
      <w:widowControl/>
      <w:jc w:val="left"/>
    </w:pPr>
    <w:rPr>
      <w:color w:val="000000"/>
      <w:kern w:val="0"/>
    </w:rPr>
  </w:style>
  <w:style w:type="paragraph" w:customStyle="1" w:styleId="315">
    <w:name w:val="arglist"/>
    <w:basedOn w:val="1"/>
    <w:qFormat/>
    <w:uiPriority w:val="0"/>
    <w:pPr>
      <w:widowControl/>
      <w:jc w:val="left"/>
    </w:pPr>
    <w:rPr>
      <w:rFonts w:ascii="Courier New" w:hAnsi="Courier New" w:cs="Courier New"/>
      <w:kern w:val="0"/>
    </w:rPr>
  </w:style>
  <w:style w:type="paragraph" w:customStyle="1" w:styleId="316">
    <w:name w:val="文档正文"/>
    <w:basedOn w:val="1"/>
    <w:link w:val="317"/>
    <w:qFormat/>
    <w:uiPriority w:val="0"/>
    <w:pPr>
      <w:spacing w:beforeLines="50" w:line="360" w:lineRule="auto"/>
      <w:ind w:firstLine="200" w:firstLineChars="200"/>
    </w:pPr>
    <w:rPr>
      <w:bCs/>
      <w:szCs w:val="21"/>
      <w:lang w:val="zh-CN" w:eastAsia="zh-CN"/>
    </w:rPr>
  </w:style>
  <w:style w:type="character" w:customStyle="1" w:styleId="317">
    <w:name w:val="文档正文 Char"/>
    <w:link w:val="316"/>
    <w:qFormat/>
    <w:uiPriority w:val="0"/>
    <w:rPr>
      <w:bCs/>
      <w:kern w:val="2"/>
      <w:sz w:val="24"/>
      <w:szCs w:val="21"/>
    </w:rPr>
  </w:style>
  <w:style w:type="character" w:customStyle="1" w:styleId="318">
    <w:name w:val="正文首行缩进 2 Char1"/>
    <w:basedOn w:val="159"/>
    <w:link w:val="18"/>
    <w:qFormat/>
    <w:uiPriority w:val="0"/>
    <w:rPr>
      <w:kern w:val="2"/>
      <w:sz w:val="24"/>
      <w:szCs w:val="24"/>
    </w:rPr>
  </w:style>
  <w:style w:type="paragraph" w:customStyle="1" w:styleId="319">
    <w:name w:val="表格编号"/>
    <w:basedOn w:val="1"/>
    <w:qFormat/>
    <w:uiPriority w:val="0"/>
    <w:pPr>
      <w:numPr>
        <w:ilvl w:val="0"/>
        <w:numId w:val="6"/>
      </w:numPr>
      <w:spacing w:beforeLines="10" w:afterLines="10"/>
      <w:jc w:val="center"/>
    </w:pPr>
    <w:rPr>
      <w:bCs/>
      <w:kern w:val="0"/>
      <w:sz w:val="21"/>
      <w:szCs w:val="21"/>
    </w:rPr>
  </w:style>
  <w:style w:type="paragraph" w:customStyle="1" w:styleId="320">
    <w:name w:val="font5"/>
    <w:basedOn w:val="1"/>
    <w:qFormat/>
    <w:uiPriority w:val="0"/>
    <w:pPr>
      <w:widowControl/>
      <w:spacing w:before="100" w:beforeAutospacing="1" w:after="100" w:afterAutospacing="1"/>
      <w:jc w:val="left"/>
    </w:pPr>
    <w:rPr>
      <w:color w:val="000000"/>
      <w:kern w:val="0"/>
      <w:sz w:val="21"/>
      <w:szCs w:val="21"/>
    </w:rPr>
  </w:style>
  <w:style w:type="paragraph" w:customStyle="1" w:styleId="321">
    <w:name w:val="font6"/>
    <w:basedOn w:val="1"/>
    <w:qFormat/>
    <w:uiPriority w:val="0"/>
    <w:pPr>
      <w:widowControl/>
      <w:spacing w:before="100" w:beforeAutospacing="1" w:after="100" w:afterAutospacing="1"/>
      <w:jc w:val="left"/>
    </w:pPr>
    <w:rPr>
      <w:color w:val="000000"/>
      <w:kern w:val="0"/>
      <w:sz w:val="21"/>
      <w:szCs w:val="21"/>
    </w:rPr>
  </w:style>
  <w:style w:type="paragraph" w:customStyle="1" w:styleId="322">
    <w:name w:val="font7"/>
    <w:basedOn w:val="1"/>
    <w:qFormat/>
    <w:uiPriority w:val="0"/>
    <w:pPr>
      <w:widowControl/>
      <w:spacing w:before="100" w:beforeAutospacing="1" w:after="100" w:afterAutospacing="1"/>
      <w:jc w:val="left"/>
    </w:pPr>
    <w:rPr>
      <w:rFonts w:ascii="宋体" w:hAnsi="宋体" w:cs="宋体"/>
      <w:color w:val="000000"/>
      <w:kern w:val="0"/>
      <w:sz w:val="21"/>
      <w:szCs w:val="21"/>
    </w:rPr>
  </w:style>
  <w:style w:type="paragraph" w:customStyle="1" w:styleId="323">
    <w:name w:val="font8"/>
    <w:basedOn w:val="1"/>
    <w:qFormat/>
    <w:uiPriority w:val="0"/>
    <w:pPr>
      <w:widowControl/>
      <w:spacing w:before="100" w:beforeAutospacing="1" w:after="100" w:afterAutospacing="1"/>
      <w:jc w:val="left"/>
    </w:pPr>
    <w:rPr>
      <w:rFonts w:ascii="宋体" w:hAnsi="宋体" w:cs="宋体"/>
      <w:color w:val="000000"/>
      <w:kern w:val="0"/>
      <w:sz w:val="13"/>
      <w:szCs w:val="13"/>
    </w:rPr>
  </w:style>
  <w:style w:type="paragraph" w:customStyle="1" w:styleId="324">
    <w:name w:val="font9"/>
    <w:basedOn w:val="1"/>
    <w:qFormat/>
    <w:uiPriority w:val="0"/>
    <w:pPr>
      <w:widowControl/>
      <w:spacing w:before="100" w:beforeAutospacing="1" w:after="100" w:afterAutospacing="1"/>
      <w:jc w:val="left"/>
    </w:pPr>
    <w:rPr>
      <w:color w:val="000000"/>
      <w:kern w:val="0"/>
      <w:sz w:val="13"/>
      <w:szCs w:val="13"/>
    </w:rPr>
  </w:style>
  <w:style w:type="paragraph" w:customStyle="1" w:styleId="325">
    <w:name w:val="font10"/>
    <w:basedOn w:val="1"/>
    <w:qFormat/>
    <w:uiPriority w:val="0"/>
    <w:pPr>
      <w:widowControl/>
      <w:spacing w:before="100" w:beforeAutospacing="1" w:after="100" w:afterAutospacing="1"/>
      <w:jc w:val="left"/>
    </w:pPr>
    <w:rPr>
      <w:rFonts w:ascii="宋体" w:hAnsi="宋体" w:cs="宋体"/>
      <w:color w:val="000000"/>
      <w:kern w:val="0"/>
      <w:sz w:val="21"/>
      <w:szCs w:val="21"/>
    </w:rPr>
  </w:style>
  <w:style w:type="paragraph" w:customStyle="1" w:styleId="326">
    <w:name w:val="font11"/>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27">
    <w:name w:val="font12"/>
    <w:basedOn w:val="1"/>
    <w:qFormat/>
    <w:uiPriority w:val="0"/>
    <w:pPr>
      <w:widowControl/>
      <w:spacing w:before="100" w:beforeAutospacing="1" w:after="100" w:afterAutospacing="1"/>
      <w:jc w:val="left"/>
    </w:pPr>
    <w:rPr>
      <w:color w:val="FF0000"/>
      <w:kern w:val="0"/>
      <w:sz w:val="21"/>
      <w:szCs w:val="21"/>
    </w:rPr>
  </w:style>
  <w:style w:type="paragraph" w:customStyle="1" w:styleId="328">
    <w:name w:val="font13"/>
    <w:basedOn w:val="1"/>
    <w:qFormat/>
    <w:uiPriority w:val="0"/>
    <w:pPr>
      <w:widowControl/>
      <w:spacing w:before="100" w:beforeAutospacing="1" w:after="100" w:afterAutospacing="1"/>
      <w:jc w:val="left"/>
    </w:pPr>
    <w:rPr>
      <w:rFonts w:ascii="宋体" w:hAnsi="宋体" w:cs="宋体"/>
      <w:color w:val="FF0000"/>
      <w:kern w:val="0"/>
      <w:sz w:val="21"/>
      <w:szCs w:val="21"/>
    </w:rPr>
  </w:style>
  <w:style w:type="paragraph" w:customStyle="1" w:styleId="329">
    <w:name w:val="font14"/>
    <w:basedOn w:val="1"/>
    <w:qFormat/>
    <w:uiPriority w:val="0"/>
    <w:pPr>
      <w:widowControl/>
      <w:spacing w:before="100" w:beforeAutospacing="1" w:after="100" w:afterAutospacing="1"/>
      <w:jc w:val="left"/>
    </w:pPr>
    <w:rPr>
      <w:rFonts w:ascii="宋体" w:hAnsi="宋体" w:cs="宋体"/>
      <w:color w:val="FF0000"/>
      <w:kern w:val="0"/>
      <w:sz w:val="22"/>
      <w:szCs w:val="22"/>
    </w:rPr>
  </w:style>
  <w:style w:type="paragraph" w:customStyle="1" w:styleId="330">
    <w:name w:val="font15"/>
    <w:basedOn w:val="1"/>
    <w:qFormat/>
    <w:uiPriority w:val="0"/>
    <w:pPr>
      <w:widowControl/>
      <w:spacing w:before="100" w:beforeAutospacing="1" w:after="100" w:afterAutospacing="1"/>
      <w:jc w:val="left"/>
    </w:pPr>
    <w:rPr>
      <w:rFonts w:ascii="宋体" w:hAnsi="宋体" w:cs="宋体"/>
      <w:color w:val="000000"/>
      <w:kern w:val="0"/>
      <w:sz w:val="21"/>
      <w:szCs w:val="21"/>
    </w:rPr>
  </w:style>
  <w:style w:type="paragraph" w:customStyle="1" w:styleId="331">
    <w:name w:val="font16"/>
    <w:basedOn w:val="1"/>
    <w:qFormat/>
    <w:uiPriority w:val="0"/>
    <w:pPr>
      <w:widowControl/>
      <w:spacing w:before="100" w:beforeAutospacing="1" w:after="100" w:afterAutospacing="1"/>
      <w:jc w:val="left"/>
    </w:pPr>
    <w:rPr>
      <w:rFonts w:ascii="宋体" w:hAnsi="宋体" w:cs="宋体"/>
      <w:color w:val="000000"/>
      <w:kern w:val="0"/>
      <w:sz w:val="21"/>
      <w:szCs w:val="21"/>
    </w:rPr>
  </w:style>
  <w:style w:type="paragraph" w:customStyle="1" w:styleId="332">
    <w:name w:val="font17"/>
    <w:basedOn w:val="1"/>
    <w:qFormat/>
    <w:uiPriority w:val="0"/>
    <w:pPr>
      <w:widowControl/>
      <w:spacing w:before="100" w:beforeAutospacing="1" w:after="100" w:afterAutospacing="1"/>
      <w:jc w:val="left"/>
    </w:pPr>
    <w:rPr>
      <w:rFonts w:ascii="宋体" w:hAnsi="宋体" w:cs="宋体"/>
      <w:color w:val="FF0000"/>
      <w:kern w:val="0"/>
      <w:sz w:val="21"/>
      <w:szCs w:val="21"/>
    </w:rPr>
  </w:style>
  <w:style w:type="paragraph" w:customStyle="1" w:styleId="333">
    <w:name w:val="xl63"/>
    <w:basedOn w:val="1"/>
    <w:qFormat/>
    <w:uiPriority w:val="0"/>
    <w:pPr>
      <w:widowControl/>
      <w:pBdr>
        <w:bottom w:val="single" w:color="auto" w:sz="8" w:space="0"/>
        <w:right w:val="single" w:color="auto" w:sz="12" w:space="0"/>
      </w:pBdr>
      <w:spacing w:before="100" w:beforeAutospacing="1" w:after="100" w:afterAutospacing="1"/>
      <w:jc w:val="left"/>
    </w:pPr>
    <w:rPr>
      <w:rFonts w:ascii="宋体" w:hAnsi="宋体" w:cs="宋体"/>
      <w:color w:val="000000"/>
      <w:kern w:val="0"/>
      <w:sz w:val="21"/>
      <w:szCs w:val="21"/>
    </w:rPr>
  </w:style>
  <w:style w:type="paragraph" w:customStyle="1" w:styleId="334">
    <w:name w:val="xl64"/>
    <w:basedOn w:val="1"/>
    <w:qFormat/>
    <w:uiPriority w:val="0"/>
    <w:pPr>
      <w:widowControl/>
      <w:spacing w:before="100" w:beforeAutospacing="1" w:after="100" w:afterAutospacing="1"/>
      <w:jc w:val="left"/>
    </w:pPr>
    <w:rPr>
      <w:rFonts w:ascii="宋体" w:hAnsi="宋体" w:cs="宋体"/>
      <w:color w:val="FF0000"/>
      <w:kern w:val="0"/>
    </w:rPr>
  </w:style>
  <w:style w:type="paragraph" w:customStyle="1" w:styleId="335">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rPr>
  </w:style>
  <w:style w:type="paragraph" w:customStyle="1" w:styleId="336">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21"/>
      <w:szCs w:val="21"/>
    </w:rPr>
  </w:style>
  <w:style w:type="paragraph" w:customStyle="1" w:styleId="337">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1"/>
      <w:szCs w:val="21"/>
    </w:rPr>
  </w:style>
  <w:style w:type="paragraph" w:customStyle="1" w:styleId="338">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21"/>
      <w:szCs w:val="21"/>
    </w:rPr>
  </w:style>
  <w:style w:type="paragraph" w:customStyle="1" w:styleId="339">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1"/>
      <w:szCs w:val="21"/>
    </w:rPr>
  </w:style>
  <w:style w:type="paragraph" w:customStyle="1" w:styleId="340">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kern w:val="0"/>
      <w:sz w:val="21"/>
      <w:szCs w:val="21"/>
    </w:rPr>
  </w:style>
  <w:style w:type="paragraph" w:customStyle="1" w:styleId="341">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rPr>
  </w:style>
  <w:style w:type="paragraph" w:customStyle="1" w:styleId="342">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rPr>
  </w:style>
  <w:style w:type="paragraph" w:customStyle="1" w:styleId="343">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color w:val="000000"/>
      <w:kern w:val="0"/>
      <w:sz w:val="21"/>
      <w:szCs w:val="21"/>
    </w:rPr>
  </w:style>
  <w:style w:type="paragraph" w:customStyle="1" w:styleId="344">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FF0000"/>
      <w:kern w:val="0"/>
      <w:sz w:val="21"/>
      <w:szCs w:val="21"/>
    </w:rPr>
  </w:style>
  <w:style w:type="paragraph" w:customStyle="1" w:styleId="345">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1"/>
      <w:szCs w:val="21"/>
    </w:rPr>
  </w:style>
  <w:style w:type="paragraph" w:customStyle="1" w:styleId="346">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FF0000"/>
      <w:kern w:val="0"/>
      <w:sz w:val="21"/>
      <w:szCs w:val="21"/>
    </w:rPr>
  </w:style>
  <w:style w:type="paragraph" w:customStyle="1" w:styleId="347">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FF0000"/>
      <w:kern w:val="0"/>
      <w:sz w:val="21"/>
      <w:szCs w:val="21"/>
    </w:rPr>
  </w:style>
  <w:style w:type="paragraph" w:customStyle="1" w:styleId="348">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FF0000"/>
      <w:kern w:val="0"/>
      <w:sz w:val="21"/>
      <w:szCs w:val="21"/>
    </w:rPr>
  </w:style>
  <w:style w:type="paragraph" w:customStyle="1" w:styleId="349">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FF0000"/>
      <w:kern w:val="0"/>
    </w:rPr>
  </w:style>
  <w:style w:type="paragraph" w:customStyle="1" w:styleId="350">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1"/>
      <w:szCs w:val="21"/>
    </w:rPr>
  </w:style>
  <w:style w:type="paragraph" w:customStyle="1" w:styleId="351">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1"/>
      <w:szCs w:val="21"/>
    </w:rPr>
  </w:style>
  <w:style w:type="paragraph" w:customStyle="1" w:styleId="352">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1"/>
      <w:szCs w:val="21"/>
    </w:rPr>
  </w:style>
  <w:style w:type="paragraph" w:customStyle="1" w:styleId="353">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kern w:val="0"/>
      <w:sz w:val="21"/>
      <w:szCs w:val="21"/>
    </w:rPr>
  </w:style>
  <w:style w:type="paragraph" w:customStyle="1" w:styleId="354">
    <w:name w:val="xl8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21"/>
      <w:szCs w:val="21"/>
    </w:rPr>
  </w:style>
  <w:style w:type="paragraph" w:customStyle="1" w:styleId="355">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rPr>
  </w:style>
  <w:style w:type="paragraph" w:customStyle="1" w:styleId="356">
    <w:name w:val="c封面标准名称"/>
    <w:basedOn w:val="1"/>
    <w:qFormat/>
    <w:uiPriority w:val="0"/>
    <w:pPr>
      <w:overflowPunct w:val="0"/>
      <w:adjustRightInd w:val="0"/>
      <w:jc w:val="center"/>
    </w:pPr>
    <w:rPr>
      <w:rFonts w:eastAsia="黑体"/>
      <w:kern w:val="0"/>
      <w:sz w:val="52"/>
      <w:szCs w:val="20"/>
    </w:rPr>
  </w:style>
  <w:style w:type="paragraph" w:customStyle="1" w:styleId="357">
    <w:name w:val="正文表标题[SWIEE]"/>
    <w:next w:val="1"/>
    <w:link w:val="358"/>
    <w:qFormat/>
    <w:uiPriority w:val="0"/>
    <w:pPr>
      <w:widowControl w:val="0"/>
      <w:numPr>
        <w:ilvl w:val="0"/>
        <w:numId w:val="7"/>
      </w:numPr>
      <w:adjustRightInd w:val="0"/>
      <w:snapToGrid w:val="0"/>
      <w:spacing w:line="460" w:lineRule="atLeast"/>
      <w:jc w:val="center"/>
    </w:pPr>
    <w:rPr>
      <w:rFonts w:ascii="Times New Roman" w:hAnsi="Times New Roman" w:eastAsia="黑体" w:cs="Times New Roman"/>
      <w:sz w:val="24"/>
      <w:lang w:val="en-US" w:eastAsia="zh-CN" w:bidi="ar-SA"/>
    </w:rPr>
  </w:style>
  <w:style w:type="character" w:customStyle="1" w:styleId="358">
    <w:name w:val="正文表标题[SWIEE] Char Char"/>
    <w:link w:val="357"/>
    <w:qFormat/>
    <w:uiPriority w:val="0"/>
    <w:rPr>
      <w:rFonts w:eastAsia="黑体"/>
      <w:sz w:val="24"/>
    </w:rPr>
  </w:style>
  <w:style w:type="paragraph" w:customStyle="1" w:styleId="359">
    <w:name w:val="正文图标题[SWIEE]"/>
    <w:next w:val="1"/>
    <w:link w:val="360"/>
    <w:qFormat/>
    <w:uiPriority w:val="0"/>
    <w:pPr>
      <w:widowControl w:val="0"/>
      <w:tabs>
        <w:tab w:val="left" w:pos="420"/>
      </w:tabs>
      <w:snapToGrid w:val="0"/>
      <w:spacing w:line="460" w:lineRule="atLeast"/>
      <w:ind w:left="420" w:hanging="420"/>
      <w:jc w:val="center"/>
    </w:pPr>
    <w:rPr>
      <w:rFonts w:ascii="Times New Roman" w:hAnsi="Times New Roman" w:eastAsia="黑体" w:cs="Times New Roman"/>
      <w:sz w:val="24"/>
      <w:lang w:val="en-US" w:eastAsia="zh-CN" w:bidi="ar-SA"/>
    </w:rPr>
  </w:style>
  <w:style w:type="character" w:customStyle="1" w:styleId="360">
    <w:name w:val="正文图标题[SWIEE] Char"/>
    <w:link w:val="359"/>
    <w:qFormat/>
    <w:uiPriority w:val="0"/>
    <w:rPr>
      <w:rFonts w:eastAsia="黑体"/>
      <w:sz w:val="24"/>
      <w:lang w:bidi="ar-SA"/>
    </w:rPr>
  </w:style>
  <w:style w:type="paragraph" w:customStyle="1" w:styleId="361">
    <w:name w:val="注1：[SWIEE]"/>
    <w:basedOn w:val="1"/>
    <w:qFormat/>
    <w:uiPriority w:val="0"/>
    <w:pPr>
      <w:kinsoku w:val="0"/>
      <w:wordWrap w:val="0"/>
      <w:overflowPunct w:val="0"/>
      <w:adjustRightInd w:val="0"/>
      <w:snapToGrid w:val="0"/>
      <w:spacing w:line="360" w:lineRule="auto"/>
      <w:ind w:left="480" w:leftChars="200" w:hanging="280" w:hangingChars="280"/>
      <w:jc w:val="left"/>
    </w:pPr>
    <w:rPr>
      <w:kern w:val="0"/>
      <w:sz w:val="21"/>
    </w:rPr>
  </w:style>
  <w:style w:type="paragraph" w:customStyle="1" w:styleId="362">
    <w:name w:val="封面系统名称"/>
    <w:basedOn w:val="1"/>
    <w:qFormat/>
    <w:uiPriority w:val="0"/>
    <w:pPr>
      <w:overflowPunct w:val="0"/>
      <w:adjustRightInd w:val="0"/>
      <w:snapToGrid w:val="0"/>
      <w:spacing w:after="120" w:line="0" w:lineRule="atLeast"/>
      <w:ind w:left="1157" w:firstLine="482"/>
      <w:jc w:val="center"/>
    </w:pPr>
    <w:rPr>
      <w:rFonts w:ascii="楷体_GB2312" w:eastAsia="楷体_GB2312"/>
      <w:b/>
      <w:kern w:val="0"/>
      <w:sz w:val="44"/>
    </w:rPr>
  </w:style>
  <w:style w:type="paragraph" w:customStyle="1" w:styleId="363">
    <w:name w:val="目次"/>
    <w:basedOn w:val="1"/>
    <w:qFormat/>
    <w:uiPriority w:val="0"/>
    <w:pPr>
      <w:overflowPunct w:val="0"/>
      <w:adjustRightInd w:val="0"/>
      <w:snapToGrid w:val="0"/>
      <w:spacing w:line="360" w:lineRule="auto"/>
    </w:pPr>
    <w:rPr>
      <w:rFonts w:eastAsia="黑体"/>
      <w:kern w:val="0"/>
      <w:sz w:val="32"/>
    </w:rPr>
  </w:style>
  <w:style w:type="paragraph" w:customStyle="1" w:styleId="364">
    <w:name w:val="c封面发布日期"/>
    <w:basedOn w:val="1"/>
    <w:qFormat/>
    <w:uiPriority w:val="0"/>
    <w:pPr>
      <w:overflowPunct w:val="0"/>
      <w:adjustRightInd w:val="0"/>
    </w:pPr>
    <w:rPr>
      <w:rFonts w:eastAsia="黑体"/>
      <w:kern w:val="0"/>
      <w:sz w:val="28"/>
      <w:szCs w:val="20"/>
    </w:rPr>
  </w:style>
  <w:style w:type="character" w:customStyle="1" w:styleId="365">
    <w:name w:val="表格内容 Char"/>
    <w:link w:val="201"/>
    <w:qFormat/>
    <w:uiPriority w:val="0"/>
    <w:rPr>
      <w:rFonts w:ascii="宋体" w:hAnsi="宋体" w:cs="宋体"/>
      <w:sz w:val="21"/>
    </w:rPr>
  </w:style>
  <w:style w:type="paragraph" w:customStyle="1" w:styleId="366">
    <w:name w:val="图表注[SWIEE]"/>
    <w:basedOn w:val="1"/>
    <w:qFormat/>
    <w:uiPriority w:val="0"/>
    <w:pPr>
      <w:kinsoku w:val="0"/>
      <w:wordWrap w:val="0"/>
      <w:overflowPunct w:val="0"/>
      <w:adjustRightInd w:val="0"/>
      <w:snapToGrid w:val="0"/>
      <w:spacing w:line="360" w:lineRule="auto"/>
      <w:ind w:left="682" w:leftChars="200" w:hanging="482"/>
    </w:pPr>
    <w:rPr>
      <w:kern w:val="0"/>
      <w:sz w:val="21"/>
    </w:rPr>
  </w:style>
  <w:style w:type="paragraph" w:customStyle="1" w:styleId="367">
    <w:name w:val="篇标题[Alt+~]"/>
    <w:basedOn w:val="2"/>
    <w:next w:val="2"/>
    <w:qFormat/>
    <w:uiPriority w:val="0"/>
    <w:pPr>
      <w:keepNext w:val="0"/>
      <w:keepLines w:val="0"/>
      <w:widowControl/>
      <w:numPr>
        <w:numId w:val="0"/>
      </w:numPr>
      <w:adjustRightInd/>
      <w:snapToGrid w:val="0"/>
      <w:spacing w:before="600" w:after="400" w:line="360" w:lineRule="auto"/>
      <w:jc w:val="center"/>
    </w:pPr>
    <w:rPr>
      <w:rFonts w:ascii="黑体"/>
      <w:smallCaps w:val="0"/>
      <w:snapToGrid w:val="0"/>
      <w:sz w:val="32"/>
      <w:szCs w:val="24"/>
    </w:rPr>
  </w:style>
  <w:style w:type="paragraph" w:customStyle="1" w:styleId="368">
    <w:name w:val="引言[SWIEE]"/>
    <w:basedOn w:val="1"/>
    <w:qFormat/>
    <w:uiPriority w:val="0"/>
    <w:pPr>
      <w:numPr>
        <w:ilvl w:val="0"/>
        <w:numId w:val="8"/>
      </w:numPr>
      <w:tabs>
        <w:tab w:val="clear" w:pos="1814"/>
      </w:tabs>
      <w:overflowPunct w:val="0"/>
      <w:adjustRightInd w:val="0"/>
      <w:snapToGrid w:val="0"/>
      <w:spacing w:line="360" w:lineRule="auto"/>
      <w:ind w:left="0" w:firstLine="482"/>
      <w:jc w:val="center"/>
    </w:pPr>
    <w:rPr>
      <w:rFonts w:eastAsia="黑体"/>
      <w:kern w:val="0"/>
      <w:sz w:val="28"/>
    </w:rPr>
  </w:style>
  <w:style w:type="paragraph" w:customStyle="1" w:styleId="369">
    <w:name w:val="正文图表标题[Alt+T][SWIEE]"/>
    <w:next w:val="1"/>
    <w:qFormat/>
    <w:uiPriority w:val="0"/>
    <w:pPr>
      <w:widowControl w:val="0"/>
      <w:overflowPunct w:val="0"/>
      <w:adjustRightInd w:val="0"/>
      <w:snapToGrid w:val="0"/>
      <w:spacing w:before="120" w:after="120" w:line="360" w:lineRule="auto"/>
      <w:jc w:val="center"/>
    </w:pPr>
    <w:rPr>
      <w:rFonts w:ascii="黑体" w:hAnsi="Times New Roman" w:eastAsia="黑体" w:cs="Times New Roman"/>
      <w:sz w:val="24"/>
      <w:lang w:val="en-US" w:eastAsia="zh-CN" w:bidi="ar-SA"/>
    </w:rPr>
  </w:style>
  <w:style w:type="paragraph" w:customStyle="1" w:styleId="370">
    <w:name w:val="第1层字母编号列项1[Alt+S][SWIEE]"/>
    <w:qFormat/>
    <w:uiPriority w:val="0"/>
    <w:pPr>
      <w:widowControl w:val="0"/>
      <w:numPr>
        <w:ilvl w:val="0"/>
        <w:numId w:val="9"/>
      </w:numPr>
      <w:adjustRightInd w:val="0"/>
      <w:snapToGrid w:val="0"/>
      <w:spacing w:line="360" w:lineRule="auto"/>
      <w:jc w:val="both"/>
    </w:pPr>
    <w:rPr>
      <w:rFonts w:ascii="Times New Roman" w:hAnsi="Times New Roman" w:eastAsia="宋体" w:cs="Times New Roman"/>
      <w:sz w:val="24"/>
      <w:lang w:val="en-US" w:eastAsia="zh-CN" w:bidi="ar-SA"/>
    </w:rPr>
  </w:style>
  <w:style w:type="paragraph" w:customStyle="1" w:styleId="371">
    <w:name w:val="第2层数字编号列项2[SWIEE]"/>
    <w:basedOn w:val="1"/>
    <w:qFormat/>
    <w:uiPriority w:val="0"/>
    <w:pPr>
      <w:numPr>
        <w:ilvl w:val="0"/>
        <w:numId w:val="10"/>
      </w:numPr>
      <w:overflowPunct w:val="0"/>
      <w:adjustRightInd w:val="0"/>
      <w:snapToGrid w:val="0"/>
      <w:spacing w:line="360" w:lineRule="auto"/>
    </w:pPr>
    <w:rPr>
      <w:kern w:val="0"/>
    </w:rPr>
  </w:style>
  <w:style w:type="paragraph" w:customStyle="1" w:styleId="372">
    <w:name w:val="第3层符号编号列项3[SWIEE]"/>
    <w:basedOn w:val="1"/>
    <w:qFormat/>
    <w:uiPriority w:val="0"/>
    <w:pPr>
      <w:tabs>
        <w:tab w:val="left" w:pos="420"/>
      </w:tabs>
      <w:overflowPunct w:val="0"/>
      <w:adjustRightInd w:val="0"/>
      <w:snapToGrid w:val="0"/>
      <w:spacing w:line="360" w:lineRule="auto"/>
      <w:ind w:left="420" w:hanging="420"/>
      <w:jc w:val="left"/>
    </w:pPr>
    <w:rPr>
      <w:rFonts w:cs="Arial"/>
      <w:kern w:val="0"/>
      <w:szCs w:val="28"/>
    </w:rPr>
  </w:style>
  <w:style w:type="paragraph" w:customStyle="1" w:styleId="373">
    <w:name w:val="注：[SWIEE]"/>
    <w:basedOn w:val="1"/>
    <w:next w:val="1"/>
    <w:uiPriority w:val="0"/>
    <w:pPr>
      <w:kinsoku w:val="0"/>
      <w:wordWrap w:val="0"/>
      <w:overflowPunct w:val="0"/>
      <w:autoSpaceDE w:val="0"/>
      <w:autoSpaceDN w:val="0"/>
      <w:adjustRightInd w:val="0"/>
      <w:snapToGrid w:val="0"/>
      <w:spacing w:line="360" w:lineRule="auto"/>
      <w:ind w:left="400" w:leftChars="200" w:hanging="200" w:hangingChars="200"/>
      <w:jc w:val="left"/>
    </w:pPr>
    <w:rPr>
      <w:rFonts w:ascii="宋体"/>
      <w:kern w:val="0"/>
      <w:sz w:val="21"/>
    </w:rPr>
  </w:style>
  <w:style w:type="paragraph" w:customStyle="1" w:styleId="374">
    <w:name w:val="附录编号[SWIEE]"/>
    <w:uiPriority w:val="0"/>
    <w:pPr>
      <w:spacing w:line="480" w:lineRule="auto"/>
      <w:ind w:left="482"/>
      <w:jc w:val="center"/>
    </w:pPr>
    <w:rPr>
      <w:rFonts w:ascii="Times New Roman" w:hAnsi="Times New Roman" w:eastAsia="黑体" w:cs="Times New Roman"/>
      <w:sz w:val="24"/>
      <w:lang w:val="en-US" w:eastAsia="zh-CN" w:bidi="ar-SA"/>
    </w:rPr>
  </w:style>
  <w:style w:type="paragraph" w:customStyle="1" w:styleId="375">
    <w:name w:val="附录名称[SWIEE]"/>
    <w:basedOn w:val="374"/>
    <w:qFormat/>
    <w:uiPriority w:val="0"/>
    <w:pPr>
      <w:spacing w:line="360" w:lineRule="auto"/>
    </w:pPr>
  </w:style>
  <w:style w:type="paragraph" w:customStyle="1" w:styleId="376">
    <w:name w:val="第1层字母编号列项1[Alt+A][SWIEE]"/>
    <w:link w:val="453"/>
    <w:qFormat/>
    <w:uiPriority w:val="0"/>
    <w:pPr>
      <w:widowControl w:val="0"/>
      <w:tabs>
        <w:tab w:val="left" w:pos="885"/>
      </w:tabs>
      <w:adjustRightInd w:val="0"/>
      <w:snapToGrid w:val="0"/>
      <w:spacing w:line="360" w:lineRule="auto"/>
      <w:ind w:left="885" w:hanging="431"/>
      <w:jc w:val="both"/>
    </w:pPr>
    <w:rPr>
      <w:rFonts w:ascii="Times New Roman" w:hAnsi="Times New Roman" w:eastAsia="宋体" w:cs="Times New Roman"/>
      <w:sz w:val="24"/>
      <w:lang w:val="en-US" w:eastAsia="zh-CN" w:bidi="ar-SA"/>
    </w:rPr>
  </w:style>
  <w:style w:type="paragraph" w:customStyle="1" w:styleId="377">
    <w:name w:val="第2层数字编号列项2[ALT+S][SWIEE]"/>
    <w:basedOn w:val="1"/>
    <w:qFormat/>
    <w:uiPriority w:val="0"/>
    <w:pPr>
      <w:tabs>
        <w:tab w:val="left" w:pos="1474"/>
      </w:tabs>
      <w:overflowPunct w:val="0"/>
      <w:adjustRightInd w:val="0"/>
      <w:snapToGrid w:val="0"/>
      <w:spacing w:line="360" w:lineRule="auto"/>
      <w:ind w:left="1474" w:hanging="567"/>
    </w:pPr>
    <w:rPr>
      <w:kern w:val="0"/>
    </w:rPr>
  </w:style>
  <w:style w:type="paragraph" w:customStyle="1" w:styleId="378">
    <w:name w:val="图表中的注[SWIEE]"/>
    <w:basedOn w:val="1"/>
    <w:qFormat/>
    <w:uiPriority w:val="0"/>
    <w:pPr>
      <w:kinsoku w:val="0"/>
      <w:wordWrap w:val="0"/>
      <w:overflowPunct w:val="0"/>
      <w:autoSpaceDE w:val="0"/>
      <w:autoSpaceDN w:val="0"/>
      <w:adjustRightInd w:val="0"/>
      <w:snapToGrid w:val="0"/>
      <w:spacing w:line="420" w:lineRule="atLeast"/>
      <w:ind w:left="400" w:leftChars="200" w:hanging="200" w:hangingChars="200"/>
      <w:jc w:val="left"/>
    </w:pPr>
    <w:rPr>
      <w:rFonts w:ascii="宋体"/>
      <w:kern w:val="0"/>
      <w:szCs w:val="21"/>
    </w:rPr>
  </w:style>
  <w:style w:type="paragraph" w:customStyle="1" w:styleId="379">
    <w:name w:val="正文表标题[ALT+B][SWIEE]"/>
    <w:next w:val="1"/>
    <w:link w:val="380"/>
    <w:qFormat/>
    <w:uiPriority w:val="0"/>
    <w:pPr>
      <w:snapToGrid w:val="0"/>
      <w:spacing w:line="360" w:lineRule="auto"/>
      <w:jc w:val="center"/>
    </w:pPr>
    <w:rPr>
      <w:rFonts w:ascii="Times New Roman" w:hAnsi="Times New Roman" w:eastAsia="黑体" w:cs="Times New Roman"/>
      <w:sz w:val="24"/>
      <w:lang w:val="en-US" w:eastAsia="zh-CN" w:bidi="ar-SA"/>
    </w:rPr>
  </w:style>
  <w:style w:type="character" w:customStyle="1" w:styleId="380">
    <w:name w:val="正文表标题[ALT+B][SWIEE] Char"/>
    <w:link w:val="379"/>
    <w:qFormat/>
    <w:uiPriority w:val="0"/>
    <w:rPr>
      <w:rFonts w:eastAsia="黑体"/>
      <w:sz w:val="24"/>
      <w:lang w:bidi="ar-SA"/>
    </w:rPr>
  </w:style>
  <w:style w:type="paragraph" w:customStyle="1" w:styleId="381">
    <w:name w:val="正文图标题[ALT+T][SWIEE]"/>
    <w:next w:val="1"/>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82">
    <w:name w:val="正文图表标题[Alt+Z][SWIEE]"/>
    <w:next w:val="1"/>
    <w:qFormat/>
    <w:uiPriority w:val="0"/>
    <w:pPr>
      <w:widowControl w:val="0"/>
      <w:overflowPunct w:val="0"/>
      <w:adjustRightInd w:val="0"/>
      <w:snapToGrid w:val="0"/>
      <w:spacing w:beforeLines="50" w:afterLines="50" w:line="360" w:lineRule="auto"/>
      <w:jc w:val="center"/>
    </w:pPr>
    <w:rPr>
      <w:rFonts w:ascii="Times New Roman" w:hAnsi="Times New Roman" w:eastAsia="黑体" w:cs="Times New Roman"/>
      <w:sz w:val="24"/>
      <w:lang w:val="en-US" w:eastAsia="zh-CN" w:bidi="ar-SA"/>
    </w:rPr>
  </w:style>
  <w:style w:type="character" w:customStyle="1" w:styleId="383">
    <w:name w:val="表格内容[SWIEE] Char"/>
    <w:link w:val="125"/>
    <w:qFormat/>
    <w:uiPriority w:val="0"/>
    <w:rPr>
      <w:kern w:val="2"/>
      <w:sz w:val="24"/>
      <w:szCs w:val="24"/>
    </w:rPr>
  </w:style>
  <w:style w:type="paragraph" w:customStyle="1" w:styleId="384">
    <w:name w:val="其它[SWIEE]"/>
    <w:basedOn w:val="1"/>
    <w:qFormat/>
    <w:uiPriority w:val="0"/>
    <w:pPr>
      <w:overflowPunct w:val="0"/>
      <w:adjustRightInd w:val="0"/>
      <w:snapToGrid w:val="0"/>
      <w:spacing w:line="460" w:lineRule="atLeast"/>
      <w:jc w:val="center"/>
    </w:pPr>
    <w:rPr>
      <w:rFonts w:eastAsia="黑体"/>
      <w:kern w:val="0"/>
    </w:rPr>
  </w:style>
  <w:style w:type="paragraph" w:customStyle="1" w:styleId="385">
    <w:name w:val="个人题注"/>
    <w:next w:val="1"/>
    <w:qFormat/>
    <w:uiPriority w:val="0"/>
    <w:pPr>
      <w:jc w:val="center"/>
    </w:pPr>
    <w:rPr>
      <w:rFonts w:ascii="Times New Roman" w:hAnsi="Times New Roman" w:eastAsia="黑体" w:cs="Times New Roman"/>
      <w:sz w:val="24"/>
      <w:szCs w:val="24"/>
      <w:lang w:val="en-US" w:eastAsia="zh-CN" w:bidi="ar-SA"/>
    </w:rPr>
  </w:style>
  <w:style w:type="character" w:customStyle="1" w:styleId="386">
    <w:name w:val="Char Char8"/>
    <w:uiPriority w:val="0"/>
    <w:rPr>
      <w:kern w:val="2"/>
      <w:sz w:val="24"/>
      <w:szCs w:val="24"/>
    </w:rPr>
  </w:style>
  <w:style w:type="paragraph" w:customStyle="1" w:styleId="387">
    <w:name w:val="数字编号列项[SWIEE]"/>
    <w:qFormat/>
    <w:uiPriority w:val="0"/>
    <w:pPr>
      <w:tabs>
        <w:tab w:val="left" w:pos="420"/>
      </w:tabs>
      <w:adjustRightInd w:val="0"/>
      <w:snapToGrid w:val="0"/>
      <w:spacing w:line="460" w:lineRule="atLeast"/>
      <w:ind w:left="420" w:leftChars="400" w:hanging="420" w:hangingChars="200"/>
      <w:jc w:val="both"/>
    </w:pPr>
    <w:rPr>
      <w:rFonts w:ascii="宋体" w:hAnsi="Times New Roman" w:eastAsia="宋体" w:cs="Times New Roman"/>
      <w:sz w:val="24"/>
      <w:lang w:val="en-US" w:eastAsia="zh-CN" w:bidi="ar-SA"/>
    </w:rPr>
  </w:style>
  <w:style w:type="paragraph" w:customStyle="1" w:styleId="388">
    <w:name w:val="警示内容"/>
    <w:basedOn w:val="1"/>
    <w:qFormat/>
    <w:uiPriority w:val="0"/>
    <w:pPr>
      <w:overflowPunct w:val="0"/>
      <w:adjustRightInd w:val="0"/>
      <w:snapToGrid w:val="0"/>
      <w:spacing w:line="480" w:lineRule="auto"/>
      <w:ind w:left="1440" w:firstLine="482"/>
    </w:pPr>
    <w:rPr>
      <w:rFonts w:eastAsia="黑体"/>
      <w:kern w:val="0"/>
      <w:sz w:val="28"/>
      <w:szCs w:val="20"/>
    </w:rPr>
  </w:style>
  <w:style w:type="paragraph" w:customStyle="1" w:styleId="389">
    <w:name w:val="警示"/>
    <w:basedOn w:val="1"/>
    <w:qFormat/>
    <w:uiPriority w:val="0"/>
    <w:pPr>
      <w:overflowPunct w:val="0"/>
      <w:adjustRightInd w:val="0"/>
      <w:snapToGrid w:val="0"/>
      <w:spacing w:line="360" w:lineRule="auto"/>
      <w:ind w:left="1440" w:firstLine="482"/>
      <w:jc w:val="center"/>
    </w:pPr>
    <w:rPr>
      <w:rFonts w:eastAsia="黑体"/>
      <w:kern w:val="0"/>
      <w:sz w:val="52"/>
      <w:szCs w:val="20"/>
    </w:rPr>
  </w:style>
  <w:style w:type="paragraph" w:customStyle="1" w:styleId="390">
    <w:name w:val="警示标题"/>
    <w:basedOn w:val="2"/>
    <w:qFormat/>
    <w:uiPriority w:val="0"/>
    <w:pPr>
      <w:keepNext w:val="0"/>
      <w:keepLines w:val="0"/>
      <w:numPr>
        <w:ilvl w:val="2"/>
        <w:numId w:val="11"/>
      </w:numPr>
      <w:tabs>
        <w:tab w:val="left" w:pos="819"/>
      </w:tabs>
      <w:overflowPunct w:val="0"/>
      <w:snapToGrid w:val="0"/>
      <w:spacing w:before="240" w:after="240" w:line="360" w:lineRule="auto"/>
      <w:ind w:left="819" w:hanging="420"/>
      <w:jc w:val="both"/>
    </w:pPr>
    <w:rPr>
      <w:rFonts w:ascii="黑体"/>
      <w:smallCaps w:val="0"/>
      <w:snapToGrid w:val="0"/>
      <w:szCs w:val="24"/>
    </w:rPr>
  </w:style>
  <w:style w:type="paragraph" w:customStyle="1" w:styleId="391">
    <w:name w:val="页脚标题"/>
    <w:basedOn w:val="1"/>
    <w:qFormat/>
    <w:uiPriority w:val="0"/>
    <w:pPr>
      <w:widowControl/>
      <w:numPr>
        <w:ilvl w:val="3"/>
        <w:numId w:val="11"/>
      </w:numPr>
      <w:tabs>
        <w:tab w:val="center" w:pos="4153"/>
        <w:tab w:val="right" w:pos="8306"/>
      </w:tabs>
      <w:overflowPunct w:val="0"/>
      <w:spacing w:line="360" w:lineRule="auto"/>
      <w:jc w:val="center"/>
    </w:pPr>
    <w:rPr>
      <w:rFonts w:eastAsia="楷体_GB2312"/>
      <w:b/>
      <w:kern w:val="0"/>
      <w:szCs w:val="20"/>
    </w:rPr>
  </w:style>
  <w:style w:type="paragraph" w:customStyle="1" w:styleId="392">
    <w:name w:val="一级条标题[SWIEE]"/>
    <w:basedOn w:val="1"/>
    <w:next w:val="1"/>
    <w:qFormat/>
    <w:uiPriority w:val="0"/>
    <w:pPr>
      <w:widowControl/>
      <w:numPr>
        <w:ilvl w:val="4"/>
        <w:numId w:val="11"/>
      </w:numPr>
      <w:adjustRightInd w:val="0"/>
      <w:snapToGrid w:val="0"/>
      <w:spacing w:line="460" w:lineRule="atLeast"/>
      <w:outlineLvl w:val="2"/>
    </w:pPr>
    <w:rPr>
      <w:rFonts w:ascii="黑体" w:eastAsia="黑体"/>
      <w:kern w:val="0"/>
      <w:szCs w:val="20"/>
    </w:rPr>
  </w:style>
  <w:style w:type="paragraph" w:customStyle="1" w:styleId="393">
    <w:name w:val="二级条标题[SWIEE]"/>
    <w:basedOn w:val="392"/>
    <w:next w:val="1"/>
    <w:qFormat/>
    <w:uiPriority w:val="0"/>
    <w:pPr>
      <w:numPr>
        <w:ilvl w:val="5"/>
      </w:numPr>
      <w:outlineLvl w:val="3"/>
    </w:pPr>
  </w:style>
  <w:style w:type="paragraph" w:customStyle="1" w:styleId="394">
    <w:name w:val="三级条标题[SWIEE]"/>
    <w:basedOn w:val="1"/>
    <w:next w:val="1"/>
    <w:qFormat/>
    <w:uiPriority w:val="0"/>
    <w:pPr>
      <w:widowControl/>
      <w:numPr>
        <w:ilvl w:val="1"/>
        <w:numId w:val="11"/>
      </w:numPr>
      <w:adjustRightInd w:val="0"/>
      <w:snapToGrid w:val="0"/>
      <w:outlineLvl w:val="4"/>
    </w:pPr>
    <w:rPr>
      <w:rFonts w:ascii="黑体" w:eastAsia="黑体"/>
      <w:kern w:val="0"/>
      <w:szCs w:val="20"/>
    </w:rPr>
  </w:style>
  <w:style w:type="paragraph" w:customStyle="1" w:styleId="395">
    <w:name w:val="四级条标题[SWIEE]"/>
    <w:basedOn w:val="394"/>
    <w:next w:val="1"/>
    <w:qFormat/>
    <w:uiPriority w:val="0"/>
    <w:pPr>
      <w:numPr>
        <w:ilvl w:val="0"/>
        <w:numId w:val="0"/>
      </w:numPr>
      <w:tabs>
        <w:tab w:val="left" w:pos="2520"/>
      </w:tabs>
      <w:ind w:left="2520" w:hanging="420"/>
      <w:outlineLvl w:val="5"/>
    </w:pPr>
  </w:style>
  <w:style w:type="paragraph" w:customStyle="1" w:styleId="396">
    <w:name w:val="章标题[SWIEE]"/>
    <w:next w:val="1"/>
    <w:qFormat/>
    <w:uiPriority w:val="0"/>
    <w:pPr>
      <w:tabs>
        <w:tab w:val="left" w:pos="840"/>
      </w:tabs>
      <w:adjustRightInd w:val="0"/>
      <w:snapToGrid w:val="0"/>
      <w:spacing w:before="240" w:after="120" w:line="440" w:lineRule="atLeast"/>
      <w:ind w:left="840" w:hanging="420"/>
      <w:jc w:val="both"/>
      <w:outlineLvl w:val="1"/>
    </w:pPr>
    <w:rPr>
      <w:rFonts w:ascii="黑体" w:hAnsi="Times New Roman" w:eastAsia="黑体" w:cs="Times New Roman"/>
      <w:sz w:val="24"/>
      <w:lang w:val="en-US" w:eastAsia="zh-CN" w:bidi="ar-SA"/>
    </w:rPr>
  </w:style>
  <w:style w:type="paragraph" w:customStyle="1" w:styleId="397">
    <w:name w:val="附录标识"/>
    <w:next w:val="1"/>
    <w:uiPriority w:val="0"/>
    <w:pPr>
      <w:shd w:val="clear" w:color="FFFFFF" w:fill="FFFFFF"/>
      <w:tabs>
        <w:tab w:val="left" w:pos="2395"/>
        <w:tab w:val="left" w:pos="6405"/>
      </w:tabs>
      <w:spacing w:before="640" w:after="100"/>
      <w:ind w:left="2395" w:hanging="420"/>
      <w:jc w:val="center"/>
      <w:outlineLvl w:val="0"/>
    </w:pPr>
    <w:rPr>
      <w:rFonts w:ascii="黑体" w:hAnsi="Times New Roman" w:eastAsia="黑体" w:cs="Times New Roman"/>
      <w:sz w:val="21"/>
      <w:lang w:val="en-US" w:eastAsia="zh-CN" w:bidi="ar-SA"/>
    </w:rPr>
  </w:style>
  <w:style w:type="paragraph" w:customStyle="1" w:styleId="398">
    <w:name w:val="段[SWIEE]"/>
    <w:basedOn w:val="1"/>
    <w:next w:val="1"/>
    <w:uiPriority w:val="0"/>
    <w:pPr>
      <w:numPr>
        <w:ilvl w:val="0"/>
        <w:numId w:val="12"/>
      </w:numPr>
      <w:tabs>
        <w:tab w:val="clear" w:pos="1159"/>
      </w:tabs>
      <w:adjustRightInd w:val="0"/>
      <w:snapToGrid w:val="0"/>
      <w:spacing w:line="460" w:lineRule="atLeast"/>
      <w:ind w:left="0" w:firstLine="0"/>
      <w:jc w:val="center"/>
    </w:pPr>
  </w:style>
  <w:style w:type="paragraph" w:customStyle="1" w:styleId="399">
    <w:name w:val="示例：[SWIEE]"/>
    <w:next w:val="1"/>
    <w:qFormat/>
    <w:uiPriority w:val="0"/>
    <w:pPr>
      <w:widowControl w:val="0"/>
      <w:tabs>
        <w:tab w:val="left" w:pos="1100"/>
      </w:tabs>
      <w:adjustRightInd w:val="0"/>
      <w:snapToGrid w:val="0"/>
      <w:spacing w:line="460" w:lineRule="atLeast"/>
      <w:ind w:firstLine="482"/>
      <w:jc w:val="both"/>
    </w:pPr>
    <w:rPr>
      <w:rFonts w:ascii="Times New Roman" w:hAnsi="Times New Roman" w:eastAsia="宋体" w:cs="Times New Roman"/>
      <w:sz w:val="18"/>
      <w:lang w:val="en-US" w:eastAsia="zh-CN" w:bidi="ar-SA"/>
    </w:rPr>
  </w:style>
  <w:style w:type="paragraph" w:customStyle="1" w:styleId="400">
    <w:name w:val="字母编号列项[SWIEE]"/>
    <w:link w:val="1046"/>
    <w:qFormat/>
    <w:uiPriority w:val="0"/>
    <w:pPr>
      <w:tabs>
        <w:tab w:val="left" w:pos="420"/>
        <w:tab w:val="left" w:pos="907"/>
      </w:tabs>
      <w:adjustRightInd w:val="0"/>
      <w:snapToGrid w:val="0"/>
      <w:spacing w:line="460" w:lineRule="atLeast"/>
      <w:ind w:left="907" w:hanging="431"/>
      <w:jc w:val="both"/>
    </w:pPr>
    <w:rPr>
      <w:rFonts w:ascii="Times New Roman" w:hAnsi="Times New Roman" w:eastAsia="宋体" w:cs="Times New Roman"/>
      <w:sz w:val="24"/>
      <w:lang w:val="en-US" w:eastAsia="zh-CN" w:bidi="ar-SA"/>
    </w:rPr>
  </w:style>
  <w:style w:type="paragraph" w:customStyle="1" w:styleId="401">
    <w:name w:val="图表脚注[SWIEE]"/>
    <w:next w:val="398"/>
    <w:qFormat/>
    <w:uiPriority w:val="0"/>
    <w:pPr>
      <w:adjustRightInd w:val="0"/>
      <w:snapToGrid w:val="0"/>
      <w:spacing w:line="460" w:lineRule="atLeast"/>
      <w:ind w:left="300" w:leftChars="200" w:hanging="100" w:hangingChars="100"/>
      <w:jc w:val="both"/>
    </w:pPr>
    <w:rPr>
      <w:rFonts w:ascii="Times New Roman" w:hAnsi="Times New Roman" w:eastAsia="宋体" w:cs="Times New Roman"/>
      <w:sz w:val="21"/>
      <w:lang w:val="en-US" w:eastAsia="zh-CN" w:bidi="ar-SA"/>
    </w:rPr>
  </w:style>
  <w:style w:type="paragraph" w:customStyle="1" w:styleId="402">
    <w:name w:val="文档表格文字"/>
    <w:basedOn w:val="1"/>
    <w:qFormat/>
    <w:uiPriority w:val="0"/>
    <w:pPr>
      <w:adjustRightInd w:val="0"/>
      <w:snapToGrid w:val="0"/>
      <w:jc w:val="center"/>
    </w:pPr>
    <w:rPr>
      <w:color w:val="000000"/>
      <w:szCs w:val="20"/>
    </w:rPr>
  </w:style>
  <w:style w:type="paragraph" w:customStyle="1" w:styleId="403">
    <w:name w:val="四级条标题"/>
    <w:basedOn w:val="1"/>
    <w:next w:val="1"/>
    <w:qFormat/>
    <w:uiPriority w:val="0"/>
    <w:pPr>
      <w:widowControl/>
      <w:adjustRightInd w:val="0"/>
      <w:snapToGrid w:val="0"/>
      <w:outlineLvl w:val="5"/>
    </w:pPr>
    <w:rPr>
      <w:rFonts w:ascii="宋体" w:hAnsi="宋体"/>
      <w:b/>
      <w:bCs/>
      <w:kern w:val="0"/>
      <w:sz w:val="28"/>
      <w:szCs w:val="20"/>
    </w:rPr>
  </w:style>
  <w:style w:type="paragraph" w:customStyle="1" w:styleId="404">
    <w:name w:val="篇标题"/>
    <w:basedOn w:val="2"/>
    <w:next w:val="2"/>
    <w:uiPriority w:val="0"/>
    <w:pPr>
      <w:keepNext w:val="0"/>
      <w:keepLines w:val="0"/>
      <w:numPr>
        <w:numId w:val="0"/>
      </w:numPr>
      <w:overflowPunct w:val="0"/>
      <w:snapToGrid w:val="0"/>
      <w:spacing w:before="600" w:after="400" w:line="480" w:lineRule="atLeast"/>
      <w:jc w:val="center"/>
    </w:pPr>
    <w:rPr>
      <w:rFonts w:ascii="宋体" w:eastAsia="宋体"/>
      <w:b/>
      <w:bCs/>
      <w:smallCaps w:val="0"/>
      <w:snapToGrid w:val="0"/>
      <w:sz w:val="32"/>
      <w:szCs w:val="24"/>
    </w:rPr>
  </w:style>
  <w:style w:type="paragraph" w:customStyle="1" w:styleId="405">
    <w:name w:val="章标题(SWIEE)"/>
    <w:next w:val="1"/>
    <w:qFormat/>
    <w:uiPriority w:val="0"/>
    <w:pPr>
      <w:numPr>
        <w:ilvl w:val="0"/>
        <w:numId w:val="13"/>
      </w:numPr>
      <w:tabs>
        <w:tab w:val="clear" w:pos="1226"/>
      </w:tabs>
      <w:adjustRightInd w:val="0"/>
      <w:snapToGrid w:val="0"/>
      <w:spacing w:before="120" w:after="120" w:line="460" w:lineRule="atLeast"/>
      <w:ind w:left="0" w:firstLine="0"/>
      <w:jc w:val="both"/>
      <w:outlineLvl w:val="1"/>
    </w:pPr>
    <w:rPr>
      <w:rFonts w:ascii="宋体" w:hAnsi="宋体" w:eastAsia="宋体" w:cs="Times New Roman"/>
      <w:b/>
      <w:bCs/>
      <w:sz w:val="28"/>
      <w:lang w:val="en-US" w:eastAsia="zh-CN" w:bidi="ar-SA"/>
    </w:rPr>
  </w:style>
  <w:style w:type="paragraph" w:customStyle="1" w:styleId="406">
    <w:name w:val="数字编号[SWIEE]"/>
    <w:basedOn w:val="1"/>
    <w:qFormat/>
    <w:uiPriority w:val="0"/>
    <w:pPr>
      <w:numPr>
        <w:ilvl w:val="3"/>
        <w:numId w:val="14"/>
      </w:numPr>
      <w:tabs>
        <w:tab w:val="left" w:pos="1226"/>
      </w:tabs>
      <w:adjustRightInd w:val="0"/>
      <w:snapToGrid w:val="0"/>
      <w:spacing w:line="360" w:lineRule="auto"/>
      <w:ind w:left="1226" w:hanging="420"/>
    </w:pPr>
  </w:style>
  <w:style w:type="paragraph" w:customStyle="1" w:styleId="407">
    <w:name w:val="二级无标题条[SWIEE]"/>
    <w:basedOn w:val="1"/>
    <w:qFormat/>
    <w:uiPriority w:val="0"/>
    <w:pPr>
      <w:tabs>
        <w:tab w:val="left" w:pos="1680"/>
      </w:tabs>
      <w:adjustRightInd w:val="0"/>
      <w:snapToGrid w:val="0"/>
      <w:ind w:left="1680" w:hanging="420"/>
    </w:pPr>
  </w:style>
  <w:style w:type="paragraph" w:customStyle="1" w:styleId="408">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409">
    <w:name w:val="前言、引言标题"/>
    <w:next w:val="1"/>
    <w:uiPriority w:val="0"/>
    <w:pPr>
      <w:shd w:val="clear" w:color="FFFFFF" w:fill="FFFFFF"/>
      <w:tabs>
        <w:tab w:val="left" w:pos="425"/>
      </w:tabs>
      <w:spacing w:before="567" w:after="680"/>
      <w:ind w:left="425" w:hanging="425"/>
      <w:jc w:val="center"/>
      <w:outlineLvl w:val="0"/>
    </w:pPr>
    <w:rPr>
      <w:rFonts w:ascii="黑体" w:hAnsi="Times New Roman" w:eastAsia="黑体" w:cs="Times New Roman"/>
      <w:spacing w:val="200"/>
      <w:sz w:val="32"/>
      <w:lang w:val="en-US" w:eastAsia="zh-CN" w:bidi="ar-SA"/>
    </w:rPr>
  </w:style>
  <w:style w:type="paragraph" w:customStyle="1" w:styleId="410">
    <w:name w:val="章标题"/>
    <w:next w:val="1"/>
    <w:qFormat/>
    <w:uiPriority w:val="0"/>
    <w:pPr>
      <w:adjustRightInd w:val="0"/>
      <w:snapToGrid w:val="0"/>
      <w:spacing w:before="360" w:after="120" w:line="460" w:lineRule="atLeast"/>
      <w:jc w:val="both"/>
      <w:outlineLvl w:val="0"/>
    </w:pPr>
    <w:rPr>
      <w:rFonts w:ascii="宋体" w:hAnsi="宋体" w:eastAsia="宋体" w:cs="Times New Roman"/>
      <w:b/>
      <w:bCs/>
      <w:sz w:val="28"/>
      <w:lang w:val="en-US" w:eastAsia="zh-CN" w:bidi="ar-SA"/>
    </w:rPr>
  </w:style>
  <w:style w:type="paragraph" w:customStyle="1" w:styleId="411">
    <w:name w:val="一级条标题"/>
    <w:basedOn w:val="410"/>
    <w:next w:val="1"/>
    <w:qFormat/>
    <w:uiPriority w:val="0"/>
    <w:pPr>
      <w:spacing w:before="0" w:after="0"/>
      <w:outlineLvl w:val="2"/>
    </w:pPr>
  </w:style>
  <w:style w:type="paragraph" w:customStyle="1" w:styleId="412">
    <w:name w:val="二级条标题"/>
    <w:basedOn w:val="411"/>
    <w:next w:val="1"/>
    <w:uiPriority w:val="0"/>
    <w:pPr>
      <w:spacing w:line="240" w:lineRule="auto"/>
      <w:outlineLvl w:val="3"/>
    </w:pPr>
  </w:style>
  <w:style w:type="paragraph" w:customStyle="1" w:styleId="413">
    <w:name w:val="三级条标题"/>
    <w:basedOn w:val="412"/>
    <w:next w:val="1"/>
    <w:qFormat/>
    <w:uiPriority w:val="0"/>
    <w:pPr>
      <w:outlineLvl w:val="4"/>
    </w:pPr>
  </w:style>
  <w:style w:type="paragraph" w:customStyle="1" w:styleId="414">
    <w:name w:val="五级条标题"/>
    <w:basedOn w:val="403"/>
    <w:next w:val="1"/>
    <w:qFormat/>
    <w:uiPriority w:val="0"/>
    <w:pPr>
      <w:outlineLvl w:val="6"/>
    </w:pPr>
  </w:style>
  <w:style w:type="paragraph" w:customStyle="1" w:styleId="415">
    <w:name w:val="正文图表标题[SWIEE]"/>
    <w:next w:val="1"/>
    <w:qFormat/>
    <w:uiPriority w:val="0"/>
    <w:pPr>
      <w:widowControl w:val="0"/>
      <w:overflowPunct w:val="0"/>
      <w:adjustRightInd w:val="0"/>
      <w:snapToGrid w:val="0"/>
      <w:spacing w:line="360" w:lineRule="auto"/>
      <w:jc w:val="center"/>
    </w:pPr>
    <w:rPr>
      <w:rFonts w:ascii="黑体" w:hAnsi="Times New Roman" w:eastAsia="黑体" w:cs="Times New Roman"/>
      <w:sz w:val="21"/>
      <w:lang w:val="en-US" w:eastAsia="zh-CN" w:bidi="ar-SA"/>
    </w:rPr>
  </w:style>
  <w:style w:type="paragraph" w:customStyle="1" w:styleId="416">
    <w:name w:val="GF报告参考文献"/>
    <w:basedOn w:val="1"/>
    <w:qFormat/>
    <w:uiPriority w:val="0"/>
    <w:pPr>
      <w:widowControl/>
      <w:spacing w:before="360" w:after="240" w:line="360" w:lineRule="auto"/>
      <w:jc w:val="center"/>
    </w:pPr>
    <w:rPr>
      <w:rFonts w:ascii="黑体" w:eastAsia="黑体"/>
      <w:spacing w:val="160"/>
      <w:kern w:val="0"/>
      <w:sz w:val="21"/>
      <w:szCs w:val="20"/>
    </w:rPr>
  </w:style>
  <w:style w:type="paragraph" w:customStyle="1" w:styleId="417">
    <w:name w:val="附录章标题"/>
    <w:next w:val="1"/>
    <w:qFormat/>
    <w:uiPriority w:val="0"/>
    <w:pPr>
      <w:tabs>
        <w:tab w:val="left" w:pos="840"/>
      </w:tabs>
      <w:wordWrap w:val="0"/>
      <w:overflowPunct w:val="0"/>
      <w:autoSpaceDE w:val="0"/>
      <w:spacing w:beforeLines="50" w:afterLines="50"/>
      <w:ind w:left="840" w:hanging="420"/>
      <w:jc w:val="both"/>
      <w:textAlignment w:val="baseline"/>
      <w:outlineLvl w:val="1"/>
    </w:pPr>
    <w:rPr>
      <w:rFonts w:ascii="黑体" w:hAnsi="Times New Roman" w:eastAsia="黑体" w:cs="Times New Roman"/>
      <w:kern w:val="21"/>
      <w:sz w:val="21"/>
      <w:lang w:val="en-US" w:eastAsia="zh-CN" w:bidi="ar-SA"/>
    </w:rPr>
  </w:style>
  <w:style w:type="paragraph" w:customStyle="1" w:styleId="418">
    <w:name w:val="附录一级条标题"/>
    <w:basedOn w:val="1"/>
    <w:next w:val="1"/>
    <w:qFormat/>
    <w:uiPriority w:val="0"/>
    <w:pPr>
      <w:widowControl/>
      <w:tabs>
        <w:tab w:val="left" w:pos="1260"/>
      </w:tabs>
      <w:wordWrap w:val="0"/>
      <w:overflowPunct w:val="0"/>
      <w:autoSpaceDE w:val="0"/>
      <w:autoSpaceDN w:val="0"/>
      <w:adjustRightInd w:val="0"/>
      <w:snapToGrid w:val="0"/>
      <w:spacing w:line="460" w:lineRule="atLeast"/>
      <w:ind w:left="1260" w:hanging="420"/>
      <w:jc w:val="left"/>
      <w:textAlignment w:val="baseline"/>
      <w:outlineLvl w:val="2"/>
    </w:pPr>
    <w:rPr>
      <w:rFonts w:ascii="黑体" w:eastAsia="黑体"/>
      <w:kern w:val="21"/>
      <w:szCs w:val="20"/>
    </w:rPr>
  </w:style>
  <w:style w:type="paragraph" w:customStyle="1" w:styleId="419">
    <w:name w:val="附录二级条标题"/>
    <w:basedOn w:val="418"/>
    <w:next w:val="1"/>
    <w:qFormat/>
    <w:uiPriority w:val="0"/>
    <w:pPr>
      <w:tabs>
        <w:tab w:val="left" w:pos="1680"/>
        <w:tab w:val="clear" w:pos="1260"/>
      </w:tabs>
      <w:ind w:left="1680"/>
      <w:outlineLvl w:val="3"/>
    </w:pPr>
  </w:style>
  <w:style w:type="paragraph" w:customStyle="1" w:styleId="420">
    <w:name w:val="附录三级条标题"/>
    <w:basedOn w:val="419"/>
    <w:next w:val="1"/>
    <w:qFormat/>
    <w:uiPriority w:val="0"/>
    <w:pPr>
      <w:tabs>
        <w:tab w:val="left" w:pos="2100"/>
        <w:tab w:val="clear" w:pos="1680"/>
      </w:tabs>
      <w:ind w:left="2100"/>
      <w:outlineLvl w:val="4"/>
    </w:pPr>
  </w:style>
  <w:style w:type="paragraph" w:customStyle="1" w:styleId="421">
    <w:name w:val="附录四级条标题"/>
    <w:basedOn w:val="420"/>
    <w:next w:val="1"/>
    <w:qFormat/>
    <w:uiPriority w:val="0"/>
    <w:pPr>
      <w:tabs>
        <w:tab w:val="left" w:pos="2520"/>
        <w:tab w:val="clear" w:pos="2100"/>
      </w:tabs>
      <w:ind w:left="2520"/>
      <w:outlineLvl w:val="5"/>
    </w:pPr>
  </w:style>
  <w:style w:type="paragraph" w:customStyle="1" w:styleId="422">
    <w:name w:val="附录五级条标题"/>
    <w:basedOn w:val="421"/>
    <w:next w:val="1"/>
    <w:qFormat/>
    <w:uiPriority w:val="0"/>
    <w:pPr>
      <w:tabs>
        <w:tab w:val="left" w:pos="2940"/>
        <w:tab w:val="clear" w:pos="2520"/>
      </w:tabs>
      <w:ind w:left="2940"/>
      <w:outlineLvl w:val="6"/>
    </w:pPr>
  </w:style>
  <w:style w:type="paragraph" w:customStyle="1" w:styleId="423">
    <w:name w:val="GF报告正文不缩进"/>
    <w:basedOn w:val="1"/>
    <w:qFormat/>
    <w:uiPriority w:val="0"/>
    <w:pPr>
      <w:widowControl/>
      <w:spacing w:line="360" w:lineRule="atLeast"/>
    </w:pPr>
    <w:rPr>
      <w:kern w:val="0"/>
      <w:szCs w:val="20"/>
    </w:rPr>
  </w:style>
  <w:style w:type="paragraph" w:customStyle="1" w:styleId="424">
    <w:name w:val="标题3"/>
    <w:basedOn w:val="5"/>
    <w:next w:val="425"/>
    <w:qFormat/>
    <w:uiPriority w:val="0"/>
    <w:pPr>
      <w:numPr>
        <w:ilvl w:val="0"/>
        <w:numId w:val="0"/>
      </w:numPr>
      <w:tabs>
        <w:tab w:val="left" w:pos="425"/>
      </w:tabs>
      <w:adjustRightInd/>
      <w:snapToGrid w:val="0"/>
      <w:spacing w:beforeLines="25" w:afterLines="25" w:line="240" w:lineRule="auto"/>
      <w:ind w:left="425" w:hanging="425"/>
      <w:jc w:val="both"/>
    </w:pPr>
    <w:rPr>
      <w:rFonts w:hAnsi="宋体" w:eastAsia="宋体"/>
      <w:b/>
      <w:bCs/>
      <w:kern w:val="2"/>
      <w:sz w:val="24"/>
      <w:szCs w:val="20"/>
    </w:rPr>
  </w:style>
  <w:style w:type="paragraph" w:customStyle="1" w:styleId="425">
    <w:name w:val="正文Me"/>
    <w:basedOn w:val="1"/>
    <w:qFormat/>
    <w:uiPriority w:val="0"/>
    <w:pPr>
      <w:adjustRightInd w:val="0"/>
      <w:snapToGrid w:val="0"/>
      <w:spacing w:line="480" w:lineRule="atLeast"/>
      <w:ind w:firstLine="567"/>
    </w:pPr>
    <w:rPr>
      <w:rFonts w:ascii="宋体"/>
      <w:sz w:val="28"/>
      <w:szCs w:val="20"/>
    </w:rPr>
  </w:style>
  <w:style w:type="paragraph" w:customStyle="1" w:styleId="426">
    <w:name w:val="样式 表格内容[SWIEE] + 首行缩进:  1 字符"/>
    <w:basedOn w:val="125"/>
    <w:link w:val="427"/>
    <w:qFormat/>
    <w:uiPriority w:val="0"/>
    <w:pPr>
      <w:widowControl/>
      <w:adjustRightInd/>
      <w:snapToGrid/>
      <w:spacing w:line="240" w:lineRule="auto"/>
    </w:pPr>
    <w:rPr>
      <w:rFonts w:ascii="宋体" w:hAnsi="宋体"/>
      <w:sz w:val="21"/>
      <w:szCs w:val="20"/>
    </w:rPr>
  </w:style>
  <w:style w:type="character" w:customStyle="1" w:styleId="427">
    <w:name w:val="样式 表格内容[SWIEE] + 首行缩进:  1 字符 Char"/>
    <w:link w:val="426"/>
    <w:qFormat/>
    <w:uiPriority w:val="0"/>
    <w:rPr>
      <w:rFonts w:ascii="宋体" w:hAnsi="宋体" w:cs="宋体"/>
      <w:kern w:val="2"/>
      <w:sz w:val="21"/>
    </w:rPr>
  </w:style>
  <w:style w:type="paragraph" w:customStyle="1" w:styleId="428">
    <w:name w:val="样式 正文表标题[SWIEE] + 小四 段前: 6 磅 行距: 多倍行距 1.25 字行"/>
    <w:basedOn w:val="357"/>
    <w:qFormat/>
    <w:uiPriority w:val="0"/>
    <w:pPr>
      <w:widowControl/>
      <w:numPr>
        <w:numId w:val="0"/>
      </w:numPr>
      <w:adjustRightInd/>
      <w:snapToGrid/>
      <w:spacing w:before="120" w:line="300" w:lineRule="auto"/>
      <w:ind w:left="2160"/>
    </w:pPr>
    <w:rPr>
      <w:rFonts w:ascii="黑体" w:cs="宋体"/>
    </w:rPr>
  </w:style>
  <w:style w:type="paragraph" w:styleId="429">
    <w:name w:val="No Spacing"/>
    <w:link w:val="430"/>
    <w:qFormat/>
    <w:uiPriority w:val="0"/>
    <w:rPr>
      <w:rFonts w:ascii="Calibri" w:hAnsi="Calibri" w:eastAsia="宋体" w:cs="Times New Roman"/>
      <w:sz w:val="22"/>
      <w:szCs w:val="22"/>
      <w:lang w:val="en-US" w:eastAsia="zh-CN" w:bidi="ar-SA"/>
    </w:rPr>
  </w:style>
  <w:style w:type="character" w:customStyle="1" w:styleId="430">
    <w:name w:val="无间隔 Char"/>
    <w:link w:val="429"/>
    <w:qFormat/>
    <w:uiPriority w:val="0"/>
    <w:rPr>
      <w:rFonts w:ascii="Calibri" w:hAnsi="Calibri"/>
      <w:sz w:val="22"/>
      <w:szCs w:val="22"/>
      <w:lang w:bidi="ar-SA"/>
    </w:rPr>
  </w:style>
  <w:style w:type="paragraph" w:customStyle="1" w:styleId="431">
    <w:name w:val="正文表格内容"/>
    <w:qFormat/>
    <w:uiPriority w:val="0"/>
    <w:pPr>
      <w:tabs>
        <w:tab w:val="left" w:pos="1320"/>
      </w:tabs>
      <w:jc w:val="center"/>
    </w:pPr>
    <w:rPr>
      <w:rFonts w:ascii="Times New Roman" w:hAnsi="Times New Roman" w:eastAsia="宋体" w:cs="Times New Roman"/>
      <w:kern w:val="2"/>
      <w:sz w:val="21"/>
      <w:lang w:val="en-US" w:eastAsia="zh-CN" w:bidi="ar-SA"/>
    </w:rPr>
  </w:style>
  <w:style w:type="paragraph" w:customStyle="1" w:styleId="432">
    <w:name w:val="a"/>
    <w:basedOn w:val="1"/>
    <w:qFormat/>
    <w:uiPriority w:val="0"/>
    <w:pPr>
      <w:widowControl/>
      <w:jc w:val="left"/>
    </w:pPr>
    <w:rPr>
      <w:rFonts w:ascii="宋体" w:hAnsi="宋体" w:cs="宋体"/>
      <w:kern w:val="0"/>
    </w:rPr>
  </w:style>
  <w:style w:type="paragraph" w:customStyle="1" w:styleId="433">
    <w:name w:val="altbswiee"/>
    <w:basedOn w:val="1"/>
    <w:qFormat/>
    <w:uiPriority w:val="0"/>
    <w:pPr>
      <w:widowControl/>
      <w:jc w:val="left"/>
    </w:pPr>
    <w:rPr>
      <w:rFonts w:ascii="宋体" w:hAnsi="宋体" w:cs="宋体"/>
      <w:kern w:val="0"/>
    </w:rPr>
  </w:style>
  <w:style w:type="paragraph" w:customStyle="1" w:styleId="434">
    <w:name w:val="11altaswiee"/>
    <w:basedOn w:val="1"/>
    <w:qFormat/>
    <w:uiPriority w:val="0"/>
    <w:pPr>
      <w:widowControl/>
      <w:jc w:val="left"/>
    </w:pPr>
    <w:rPr>
      <w:rFonts w:ascii="宋体" w:hAnsi="宋体" w:cs="宋体"/>
      <w:kern w:val="0"/>
    </w:rPr>
  </w:style>
  <w:style w:type="paragraph" w:customStyle="1" w:styleId="435">
    <w:name w:val="11altsswiee"/>
    <w:basedOn w:val="1"/>
    <w:qFormat/>
    <w:uiPriority w:val="0"/>
    <w:pPr>
      <w:widowControl/>
      <w:jc w:val="left"/>
    </w:pPr>
    <w:rPr>
      <w:rFonts w:ascii="宋体" w:hAnsi="宋体" w:cs="宋体"/>
      <w:kern w:val="0"/>
    </w:rPr>
  </w:style>
  <w:style w:type="character" w:customStyle="1" w:styleId="436">
    <w:name w:val="501表内图内字体 Char"/>
    <w:link w:val="122"/>
    <w:qFormat/>
    <w:uiPriority w:val="0"/>
    <w:rPr>
      <w:kern w:val="2"/>
      <w:sz w:val="21"/>
      <w:szCs w:val="24"/>
    </w:rPr>
  </w:style>
  <w:style w:type="paragraph" w:customStyle="1" w:styleId="437">
    <w:name w:val="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38">
    <w:name w:val="Char Char Char Char Char Char Char Char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39">
    <w:name w:val="Char Char Char Char Char Char Char Char Char Char Char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0">
    <w:name w:val="Char Char Char Char Char Char Char Char Char Char Char Char1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1">
    <w:name w:val="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2">
    <w:name w:val="Char Char Char Char Char Char Char Char Char Char Char Char1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3">
    <w:name w:val="Char Char Char Char Char Char Char Char Char1 Char Char Char Char Char Char Char Char Char1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4">
    <w:name w:val="Char Char Char Char Char Char Char Char Char1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5">
    <w:name w:val="Char Char Char Char Char Char Char Char Char Char Char Char1 Char Char Char Char Char Char Char Char Char Char_0"/>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46">
    <w:name w:val="Char Char Char Char1_0"/>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447">
    <w:name w:val="Char2 Char Char Char Char Char Char Char Char Char_0"/>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448">
    <w:name w:val="Char Char Char Char Char Char Char Char Char Char Char Char2 Char Char Char Char_0"/>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449">
    <w:name w:val="Char Char8_0"/>
    <w:qFormat/>
    <w:uiPriority w:val="0"/>
    <w:rPr>
      <w:kern w:val="2"/>
      <w:sz w:val="24"/>
      <w:szCs w:val="24"/>
    </w:rPr>
  </w:style>
  <w:style w:type="character" w:customStyle="1" w:styleId="450">
    <w:name w:val="Char Char5"/>
    <w:qFormat/>
    <w:uiPriority w:val="0"/>
    <w:rPr>
      <w:sz w:val="24"/>
      <w:szCs w:val="24"/>
    </w:rPr>
  </w:style>
  <w:style w:type="paragraph" w:customStyle="1" w:styleId="451">
    <w:name w:val="正文图标题[Alt+T][SWIEE]"/>
    <w:basedOn w:val="359"/>
    <w:next w:val="1"/>
    <w:link w:val="452"/>
    <w:qFormat/>
    <w:uiPriority w:val="0"/>
    <w:pPr>
      <w:widowControl/>
      <w:tabs>
        <w:tab w:val="clear" w:pos="420"/>
      </w:tabs>
      <w:adjustRightInd w:val="0"/>
      <w:spacing w:line="360" w:lineRule="auto"/>
      <w:ind w:left="0" w:firstLine="0"/>
    </w:pPr>
    <w:rPr>
      <w:rFonts w:ascii="黑体"/>
    </w:rPr>
  </w:style>
  <w:style w:type="character" w:customStyle="1" w:styleId="452">
    <w:name w:val="正文图标题[Alt+T][SWIEE] Char"/>
    <w:link w:val="451"/>
    <w:qFormat/>
    <w:uiPriority w:val="0"/>
    <w:rPr>
      <w:rFonts w:ascii="黑体" w:eastAsia="黑体"/>
      <w:sz w:val="24"/>
    </w:rPr>
  </w:style>
  <w:style w:type="character" w:customStyle="1" w:styleId="453">
    <w:name w:val="第1层字母编号列项1[Alt+A][SWIEE] Char"/>
    <w:link w:val="376"/>
    <w:qFormat/>
    <w:uiPriority w:val="0"/>
    <w:rPr>
      <w:sz w:val="24"/>
      <w:lang w:bidi="ar-SA"/>
    </w:rPr>
  </w:style>
  <w:style w:type="paragraph" w:customStyle="1" w:styleId="454">
    <w:name w:val="封面标题"/>
    <w:basedOn w:val="1"/>
    <w:qFormat/>
    <w:uiPriority w:val="0"/>
    <w:pPr>
      <w:overflowPunct w:val="0"/>
      <w:adjustRightInd w:val="0"/>
      <w:snapToGrid w:val="0"/>
      <w:spacing w:line="360" w:lineRule="auto"/>
      <w:jc w:val="center"/>
    </w:pPr>
    <w:rPr>
      <w:rFonts w:ascii="黑体" w:eastAsia="黑体" w:cs="宋体"/>
      <w:kern w:val="0"/>
      <w:sz w:val="48"/>
      <w:szCs w:val="20"/>
    </w:rPr>
  </w:style>
  <w:style w:type="paragraph" w:customStyle="1" w:styleId="455">
    <w:name w:val="swiee"/>
    <w:basedOn w:val="1"/>
    <w:qFormat/>
    <w:uiPriority w:val="0"/>
    <w:pPr>
      <w:widowControl/>
      <w:jc w:val="left"/>
    </w:pPr>
    <w:rPr>
      <w:rFonts w:ascii="宋体" w:hAnsi="宋体" w:cs="宋体"/>
      <w:kern w:val="0"/>
    </w:rPr>
  </w:style>
  <w:style w:type="paragraph" w:customStyle="1" w:styleId="456">
    <w:name w:val="正文文本 22"/>
    <w:basedOn w:val="1"/>
    <w:qFormat/>
    <w:uiPriority w:val="0"/>
    <w:pPr>
      <w:adjustRightInd w:val="0"/>
      <w:ind w:firstLine="502"/>
      <w:textAlignment w:val="baseline"/>
    </w:pPr>
    <w:rPr>
      <w:sz w:val="28"/>
      <w:szCs w:val="20"/>
    </w:rPr>
  </w:style>
  <w:style w:type="paragraph" w:customStyle="1" w:styleId="457">
    <w:name w:val="正文3"/>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458">
    <w:name w:val="题注文字"/>
    <w:basedOn w:val="1"/>
    <w:qFormat/>
    <w:uiPriority w:val="0"/>
    <w:pPr>
      <w:snapToGrid w:val="0"/>
      <w:jc w:val="left"/>
    </w:pPr>
    <w:rPr>
      <w:sz w:val="21"/>
    </w:rPr>
  </w:style>
  <w:style w:type="paragraph" w:customStyle="1" w:styleId="459">
    <w:name w:val="表"/>
    <w:basedOn w:val="1"/>
    <w:qFormat/>
    <w:uiPriority w:val="0"/>
    <w:pPr>
      <w:spacing w:line="360" w:lineRule="exact"/>
    </w:pPr>
    <w:rPr>
      <w:rFonts w:cs="宋体"/>
      <w:sz w:val="21"/>
      <w:szCs w:val="20"/>
    </w:rPr>
  </w:style>
  <w:style w:type="paragraph" w:customStyle="1" w:styleId="460">
    <w:name w:val="样式7"/>
    <w:basedOn w:val="33"/>
    <w:link w:val="894"/>
    <w:qFormat/>
    <w:uiPriority w:val="0"/>
    <w:pPr>
      <w:pBdr>
        <w:bottom w:val="none" w:color="auto" w:sz="0" w:space="0"/>
      </w:pBdr>
    </w:pPr>
  </w:style>
  <w:style w:type="paragraph" w:customStyle="1" w:styleId="461">
    <w:name w:val="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2">
    <w:name w:val="Char Char Char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3">
    <w:name w:val="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4">
    <w:name w:val="Char2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5">
    <w:name w:val="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6">
    <w:name w:val="正文文本 23"/>
    <w:basedOn w:val="1"/>
    <w:qFormat/>
    <w:uiPriority w:val="0"/>
    <w:pPr>
      <w:adjustRightInd w:val="0"/>
      <w:ind w:firstLine="502"/>
      <w:textAlignment w:val="baseline"/>
    </w:pPr>
    <w:rPr>
      <w:sz w:val="28"/>
      <w:szCs w:val="20"/>
    </w:rPr>
  </w:style>
  <w:style w:type="paragraph" w:customStyle="1" w:styleId="467">
    <w:name w:val="Char1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8">
    <w:name w:val="Char Char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69">
    <w:name w:val="正文4"/>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470">
    <w:name w:val="Char Char Char Char Char Char Char Char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1">
    <w:name w:val="Char Char Char Char Char Char Char Char Char Char Char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2">
    <w:name w:val="Char Char Char Char Char Char Char Char Char Char Char Char1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3">
    <w:name w:val="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4">
    <w:name w:val="Char Char Char_1"/>
    <w:basedOn w:val="2"/>
    <w:qFormat/>
    <w:uiPriority w:val="0"/>
    <w:pPr>
      <w:numPr>
        <w:numId w:val="0"/>
      </w:numPr>
      <w:adjustRightInd/>
      <w:spacing w:before="340" w:after="330" w:line="360" w:lineRule="auto"/>
      <w:jc w:val="center"/>
    </w:pPr>
    <w:rPr>
      <w:rFonts w:ascii="黑体"/>
      <w:b/>
      <w:bCs/>
      <w:smallCaps w:val="0"/>
      <w:kern w:val="44"/>
      <w:sz w:val="44"/>
      <w:szCs w:val="44"/>
    </w:rPr>
  </w:style>
  <w:style w:type="paragraph" w:customStyle="1" w:styleId="475">
    <w:name w:val="Char Char Char Char Char Char Char Char Char Char Char Char1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6">
    <w:name w:val="Char Char Char Char Char Char Char Char Char1 Char Char Char Char Char Char Char Char Char1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7">
    <w:name w:val="Char Char Char Char Char Char Char Char Char1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8">
    <w:name w:val="Char Char Char Char Char Char Char Char Char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79">
    <w:name w:val="Char Char Char Char Char Char Char Char Char Char Char Char1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80">
    <w:name w:val="Char Char Char Char1_1"/>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481">
    <w:name w:val="Char Char Char1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82">
    <w:name w:val="Char Char Char Char Char Char Char Char Char Char Char Char Char 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83">
    <w:name w:val="Char Char Char Char Char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84">
    <w:name w:val="Char Char Char Char Char Char Char_1"/>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485">
    <w:name w:val="Char2 Char Char Char Char Char Char Char Char Char_1"/>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486">
    <w:name w:val="Char Char Char Char Char Char Char Char Char Char Char Char2 Char Char Char Char_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487">
    <w:name w:val="文档结构图2"/>
    <w:basedOn w:val="1"/>
    <w:qFormat/>
    <w:uiPriority w:val="0"/>
    <w:pPr>
      <w:shd w:val="clear" w:color="auto" w:fill="000080"/>
    </w:pPr>
    <w:rPr>
      <w:sz w:val="21"/>
    </w:rPr>
  </w:style>
  <w:style w:type="character" w:customStyle="1" w:styleId="488">
    <w:name w:val="批注引用2"/>
    <w:qFormat/>
    <w:uiPriority w:val="0"/>
    <w:rPr>
      <w:sz w:val="21"/>
      <w:szCs w:val="21"/>
    </w:rPr>
  </w:style>
  <w:style w:type="paragraph" w:customStyle="1" w:styleId="489">
    <w:name w:val="正文首行缩进 22"/>
    <w:basedOn w:val="1"/>
    <w:qFormat/>
    <w:uiPriority w:val="0"/>
    <w:pPr>
      <w:tabs>
        <w:tab w:val="left" w:pos="420"/>
      </w:tabs>
      <w:spacing w:beforeLines="30" w:afterLines="30" w:line="360" w:lineRule="auto"/>
      <w:ind w:firstLine="200" w:firstLineChars="200"/>
    </w:pPr>
    <w:rPr>
      <w:bCs/>
    </w:rPr>
  </w:style>
  <w:style w:type="paragraph" w:customStyle="1" w:styleId="490">
    <w:name w:val="索引 72"/>
    <w:basedOn w:val="1"/>
    <w:next w:val="1"/>
    <w:qFormat/>
    <w:uiPriority w:val="0"/>
    <w:pPr>
      <w:ind w:left="1470" w:hanging="210"/>
      <w:jc w:val="left"/>
    </w:pPr>
    <w:rPr>
      <w:sz w:val="20"/>
    </w:rPr>
  </w:style>
  <w:style w:type="paragraph" w:customStyle="1" w:styleId="491">
    <w:name w:val="索引 82"/>
    <w:basedOn w:val="1"/>
    <w:next w:val="1"/>
    <w:qFormat/>
    <w:uiPriority w:val="0"/>
    <w:pPr>
      <w:ind w:left="1680" w:hanging="210"/>
      <w:jc w:val="left"/>
    </w:pPr>
    <w:rPr>
      <w:sz w:val="20"/>
    </w:rPr>
  </w:style>
  <w:style w:type="paragraph" w:customStyle="1" w:styleId="492">
    <w:name w:val="索引 12"/>
    <w:basedOn w:val="1"/>
    <w:next w:val="1"/>
    <w:qFormat/>
    <w:uiPriority w:val="0"/>
    <w:pPr>
      <w:ind w:left="210" w:hanging="210"/>
      <w:jc w:val="left"/>
    </w:pPr>
    <w:rPr>
      <w:sz w:val="20"/>
    </w:rPr>
  </w:style>
  <w:style w:type="paragraph" w:customStyle="1" w:styleId="493">
    <w:name w:val="索引 62"/>
    <w:basedOn w:val="1"/>
    <w:next w:val="1"/>
    <w:qFormat/>
    <w:uiPriority w:val="0"/>
    <w:pPr>
      <w:ind w:left="1260" w:hanging="210"/>
      <w:jc w:val="left"/>
    </w:pPr>
    <w:rPr>
      <w:sz w:val="20"/>
    </w:rPr>
  </w:style>
  <w:style w:type="paragraph" w:customStyle="1" w:styleId="494">
    <w:name w:val="索引 52"/>
    <w:basedOn w:val="1"/>
    <w:next w:val="1"/>
    <w:qFormat/>
    <w:uiPriority w:val="0"/>
    <w:pPr>
      <w:ind w:left="1050" w:hanging="210"/>
      <w:jc w:val="left"/>
    </w:pPr>
    <w:rPr>
      <w:sz w:val="20"/>
    </w:rPr>
  </w:style>
  <w:style w:type="paragraph" w:customStyle="1" w:styleId="495">
    <w:name w:val="索引 92"/>
    <w:basedOn w:val="1"/>
    <w:next w:val="1"/>
    <w:qFormat/>
    <w:uiPriority w:val="0"/>
    <w:pPr>
      <w:ind w:left="1890" w:hanging="210"/>
      <w:jc w:val="left"/>
    </w:pPr>
    <w:rPr>
      <w:sz w:val="20"/>
    </w:rPr>
  </w:style>
  <w:style w:type="paragraph" w:customStyle="1" w:styleId="496">
    <w:name w:val="批注主题2"/>
    <w:basedOn w:val="23"/>
    <w:next w:val="23"/>
    <w:qFormat/>
    <w:uiPriority w:val="0"/>
    <w:pPr>
      <w:adjustRightInd/>
      <w:spacing w:line="240" w:lineRule="auto"/>
      <w:textAlignment w:val="auto"/>
    </w:pPr>
    <w:rPr>
      <w:b/>
      <w:bCs/>
      <w:kern w:val="2"/>
      <w:sz w:val="21"/>
      <w:szCs w:val="24"/>
    </w:rPr>
  </w:style>
  <w:style w:type="paragraph" w:customStyle="1" w:styleId="497">
    <w:name w:val="索引标题2"/>
    <w:basedOn w:val="1"/>
    <w:next w:val="492"/>
    <w:qFormat/>
    <w:uiPriority w:val="0"/>
    <w:pPr>
      <w:spacing w:before="120" w:after="120"/>
      <w:jc w:val="left"/>
    </w:pPr>
    <w:rPr>
      <w:b/>
      <w:bCs/>
      <w:i/>
      <w:iCs/>
      <w:sz w:val="20"/>
    </w:rPr>
  </w:style>
  <w:style w:type="paragraph" w:customStyle="1" w:styleId="498">
    <w:name w:val="索引 42"/>
    <w:basedOn w:val="1"/>
    <w:next w:val="1"/>
    <w:qFormat/>
    <w:uiPriority w:val="0"/>
    <w:pPr>
      <w:ind w:left="840" w:hanging="210"/>
      <w:jc w:val="left"/>
    </w:pPr>
    <w:rPr>
      <w:sz w:val="20"/>
    </w:rPr>
  </w:style>
  <w:style w:type="paragraph" w:customStyle="1" w:styleId="499">
    <w:name w:val="索引 32"/>
    <w:basedOn w:val="1"/>
    <w:next w:val="1"/>
    <w:qFormat/>
    <w:uiPriority w:val="0"/>
    <w:pPr>
      <w:ind w:left="630" w:hanging="210"/>
      <w:jc w:val="left"/>
    </w:pPr>
    <w:rPr>
      <w:sz w:val="20"/>
    </w:rPr>
  </w:style>
  <w:style w:type="paragraph" w:customStyle="1" w:styleId="500">
    <w:name w:val="索引 22"/>
    <w:basedOn w:val="1"/>
    <w:next w:val="1"/>
    <w:qFormat/>
    <w:uiPriority w:val="0"/>
    <w:pPr>
      <w:ind w:left="420" w:hanging="210"/>
      <w:jc w:val="left"/>
    </w:pPr>
    <w:rPr>
      <w:sz w:val="20"/>
    </w:rPr>
  </w:style>
  <w:style w:type="character" w:customStyle="1" w:styleId="501">
    <w:name w:val="Char Char8_1"/>
    <w:qFormat/>
    <w:uiPriority w:val="0"/>
    <w:rPr>
      <w:kern w:val="2"/>
      <w:sz w:val="24"/>
      <w:szCs w:val="24"/>
    </w:rPr>
  </w:style>
  <w:style w:type="paragraph" w:customStyle="1" w:styleId="502">
    <w:name w:val="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03">
    <w:name w:val="Char Char Char 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04">
    <w:name w:val="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05">
    <w:name w:val="Char2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06">
    <w:name w:val="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07">
    <w:name w:val="正文文本 24"/>
    <w:basedOn w:val="1"/>
    <w:qFormat/>
    <w:uiPriority w:val="0"/>
    <w:pPr>
      <w:adjustRightInd w:val="0"/>
      <w:ind w:firstLine="502"/>
      <w:textAlignment w:val="baseline"/>
    </w:pPr>
    <w:rPr>
      <w:sz w:val="28"/>
      <w:szCs w:val="20"/>
    </w:rPr>
  </w:style>
  <w:style w:type="paragraph" w:customStyle="1" w:styleId="508">
    <w:name w:val="Char1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09">
    <w:name w:val="Char Char 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0">
    <w:name w:val="正文5"/>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511">
    <w:name w:val="Char Char Char Char Char Char Char Char 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2">
    <w:name w:val="Char Char Char Char Char Char Char Char Char Char Char 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3">
    <w:name w:val="Char Char Char Char Char Char Char Char Char Char Char Char1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4">
    <w:name w:val="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5">
    <w:name w:val="Char Char Char_2"/>
    <w:basedOn w:val="2"/>
    <w:qFormat/>
    <w:uiPriority w:val="0"/>
    <w:pPr>
      <w:numPr>
        <w:numId w:val="0"/>
      </w:numPr>
      <w:adjustRightInd/>
      <w:spacing w:before="340" w:after="330" w:line="360" w:lineRule="auto"/>
      <w:jc w:val="center"/>
    </w:pPr>
    <w:rPr>
      <w:rFonts w:ascii="黑体"/>
      <w:b/>
      <w:bCs/>
      <w:smallCaps w:val="0"/>
      <w:kern w:val="44"/>
      <w:sz w:val="44"/>
      <w:szCs w:val="44"/>
    </w:rPr>
  </w:style>
  <w:style w:type="paragraph" w:customStyle="1" w:styleId="516">
    <w:name w:val="Char Char Char Char Char Char Char Char Char Char Char Char1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7">
    <w:name w:val="Char Char Char Char Char Char Char Char Char1 Char Char Char Char Char Char Char Char Char1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8">
    <w:name w:val="Char Char Char Char Char Char Char Char Char1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19">
    <w:name w:val="Char Char Char Char Char Char Char Char Char Char Char Char Char Char Char Char Char Char Char_2"/>
    <w:basedOn w:val="1"/>
    <w:uiPriority w:val="0"/>
    <w:pPr>
      <w:widowControl/>
      <w:spacing w:after="160" w:line="240" w:lineRule="exact"/>
      <w:jc w:val="left"/>
    </w:pPr>
    <w:rPr>
      <w:rFonts w:ascii="Arial" w:hAnsi="Arial" w:eastAsia="Times New Roman" w:cs="Verdana"/>
      <w:b/>
      <w:kern w:val="0"/>
      <w:lang w:eastAsia="en-US"/>
    </w:rPr>
  </w:style>
  <w:style w:type="paragraph" w:customStyle="1" w:styleId="520">
    <w:name w:val="Char Char Char Char Char Char Char Char Char Char Char Char1 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21">
    <w:name w:val="Char Char Char Char1_2"/>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522">
    <w:name w:val="Char Char Char1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23">
    <w:name w:val="Char Char Char Char Char Char Char Char Char Char Char Char Char 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24">
    <w:name w:val="Char Char Char Char Char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25">
    <w:name w:val="Char Char Char Char Char Char Char_2"/>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526">
    <w:name w:val="Char2 Char Char Char Char Char Char Char Char Char_2"/>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527">
    <w:name w:val="Char Char Char Char Char Char Char Char Char Char Char Char2 Char Char Char Char_2"/>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28">
    <w:name w:val="文档结构图3"/>
    <w:basedOn w:val="1"/>
    <w:qFormat/>
    <w:uiPriority w:val="0"/>
    <w:pPr>
      <w:shd w:val="clear" w:color="auto" w:fill="000080"/>
    </w:pPr>
    <w:rPr>
      <w:sz w:val="21"/>
    </w:rPr>
  </w:style>
  <w:style w:type="character" w:customStyle="1" w:styleId="529">
    <w:name w:val="批注引用3"/>
    <w:qFormat/>
    <w:uiPriority w:val="0"/>
    <w:rPr>
      <w:sz w:val="21"/>
      <w:szCs w:val="21"/>
    </w:rPr>
  </w:style>
  <w:style w:type="paragraph" w:customStyle="1" w:styleId="530">
    <w:name w:val="正文首行缩进 23"/>
    <w:basedOn w:val="1"/>
    <w:qFormat/>
    <w:uiPriority w:val="0"/>
    <w:pPr>
      <w:tabs>
        <w:tab w:val="left" w:pos="420"/>
      </w:tabs>
      <w:spacing w:beforeLines="30" w:afterLines="30" w:line="360" w:lineRule="auto"/>
      <w:ind w:firstLine="200" w:firstLineChars="200"/>
    </w:pPr>
    <w:rPr>
      <w:bCs/>
    </w:rPr>
  </w:style>
  <w:style w:type="paragraph" w:customStyle="1" w:styleId="531">
    <w:name w:val="索引 73"/>
    <w:basedOn w:val="1"/>
    <w:next w:val="1"/>
    <w:qFormat/>
    <w:uiPriority w:val="0"/>
    <w:pPr>
      <w:ind w:left="1470" w:hanging="210"/>
      <w:jc w:val="left"/>
    </w:pPr>
    <w:rPr>
      <w:sz w:val="20"/>
    </w:rPr>
  </w:style>
  <w:style w:type="paragraph" w:customStyle="1" w:styleId="532">
    <w:name w:val="索引 83"/>
    <w:basedOn w:val="1"/>
    <w:next w:val="1"/>
    <w:qFormat/>
    <w:uiPriority w:val="0"/>
    <w:pPr>
      <w:ind w:left="1680" w:hanging="210"/>
      <w:jc w:val="left"/>
    </w:pPr>
    <w:rPr>
      <w:sz w:val="20"/>
    </w:rPr>
  </w:style>
  <w:style w:type="paragraph" w:customStyle="1" w:styleId="533">
    <w:name w:val="索引 13"/>
    <w:basedOn w:val="1"/>
    <w:next w:val="1"/>
    <w:qFormat/>
    <w:uiPriority w:val="0"/>
    <w:pPr>
      <w:ind w:left="210" w:hanging="210"/>
      <w:jc w:val="left"/>
    </w:pPr>
    <w:rPr>
      <w:sz w:val="20"/>
    </w:rPr>
  </w:style>
  <w:style w:type="paragraph" w:customStyle="1" w:styleId="534">
    <w:name w:val="索引 63"/>
    <w:basedOn w:val="1"/>
    <w:next w:val="1"/>
    <w:uiPriority w:val="0"/>
    <w:pPr>
      <w:ind w:left="1260" w:hanging="210"/>
      <w:jc w:val="left"/>
    </w:pPr>
    <w:rPr>
      <w:sz w:val="20"/>
    </w:rPr>
  </w:style>
  <w:style w:type="paragraph" w:customStyle="1" w:styleId="535">
    <w:name w:val="索引 53"/>
    <w:basedOn w:val="1"/>
    <w:next w:val="1"/>
    <w:qFormat/>
    <w:uiPriority w:val="0"/>
    <w:pPr>
      <w:ind w:left="1050" w:hanging="210"/>
      <w:jc w:val="left"/>
    </w:pPr>
    <w:rPr>
      <w:sz w:val="20"/>
    </w:rPr>
  </w:style>
  <w:style w:type="paragraph" w:customStyle="1" w:styleId="536">
    <w:name w:val="索引 93"/>
    <w:basedOn w:val="1"/>
    <w:next w:val="1"/>
    <w:qFormat/>
    <w:uiPriority w:val="0"/>
    <w:pPr>
      <w:ind w:left="1890" w:hanging="210"/>
      <w:jc w:val="left"/>
    </w:pPr>
    <w:rPr>
      <w:sz w:val="20"/>
    </w:rPr>
  </w:style>
  <w:style w:type="paragraph" w:customStyle="1" w:styleId="537">
    <w:name w:val="批注主题3"/>
    <w:basedOn w:val="23"/>
    <w:next w:val="23"/>
    <w:qFormat/>
    <w:uiPriority w:val="0"/>
    <w:pPr>
      <w:adjustRightInd/>
      <w:spacing w:line="240" w:lineRule="auto"/>
      <w:textAlignment w:val="auto"/>
    </w:pPr>
    <w:rPr>
      <w:b/>
      <w:bCs/>
      <w:kern w:val="2"/>
      <w:sz w:val="21"/>
      <w:szCs w:val="24"/>
    </w:rPr>
  </w:style>
  <w:style w:type="paragraph" w:customStyle="1" w:styleId="538">
    <w:name w:val="索引标题3"/>
    <w:basedOn w:val="1"/>
    <w:next w:val="533"/>
    <w:qFormat/>
    <w:uiPriority w:val="0"/>
    <w:pPr>
      <w:spacing w:before="120" w:after="120"/>
      <w:jc w:val="left"/>
    </w:pPr>
    <w:rPr>
      <w:b/>
      <w:bCs/>
      <w:i/>
      <w:iCs/>
      <w:sz w:val="20"/>
    </w:rPr>
  </w:style>
  <w:style w:type="paragraph" w:customStyle="1" w:styleId="539">
    <w:name w:val="索引 43"/>
    <w:basedOn w:val="1"/>
    <w:next w:val="1"/>
    <w:qFormat/>
    <w:uiPriority w:val="0"/>
    <w:pPr>
      <w:ind w:left="840" w:hanging="210"/>
      <w:jc w:val="left"/>
    </w:pPr>
    <w:rPr>
      <w:sz w:val="20"/>
    </w:rPr>
  </w:style>
  <w:style w:type="paragraph" w:customStyle="1" w:styleId="540">
    <w:name w:val="索引 33"/>
    <w:basedOn w:val="1"/>
    <w:next w:val="1"/>
    <w:qFormat/>
    <w:uiPriority w:val="0"/>
    <w:pPr>
      <w:ind w:left="630" w:hanging="210"/>
      <w:jc w:val="left"/>
    </w:pPr>
    <w:rPr>
      <w:sz w:val="20"/>
    </w:rPr>
  </w:style>
  <w:style w:type="paragraph" w:customStyle="1" w:styleId="541">
    <w:name w:val="索引 23"/>
    <w:basedOn w:val="1"/>
    <w:next w:val="1"/>
    <w:qFormat/>
    <w:uiPriority w:val="0"/>
    <w:pPr>
      <w:ind w:left="420" w:hanging="210"/>
      <w:jc w:val="left"/>
    </w:pPr>
    <w:rPr>
      <w:sz w:val="20"/>
    </w:rPr>
  </w:style>
  <w:style w:type="character" w:customStyle="1" w:styleId="542">
    <w:name w:val="Char Char8_2"/>
    <w:qFormat/>
    <w:uiPriority w:val="0"/>
    <w:rPr>
      <w:kern w:val="2"/>
      <w:sz w:val="24"/>
      <w:szCs w:val="24"/>
    </w:rPr>
  </w:style>
  <w:style w:type="character" w:customStyle="1" w:styleId="543">
    <w:name w:val="501正文 Char"/>
    <w:link w:val="126"/>
    <w:qFormat/>
    <w:uiPriority w:val="0"/>
    <w:rPr>
      <w:rFonts w:ascii="黑体" w:hAnsi="宋体"/>
      <w:bCs/>
      <w:kern w:val="2"/>
      <w:sz w:val="24"/>
      <w:szCs w:val="24"/>
    </w:rPr>
  </w:style>
  <w:style w:type="character" w:customStyle="1" w:styleId="544">
    <w:name w:val="页脚 Char1"/>
    <w:qFormat/>
    <w:uiPriority w:val="0"/>
    <w:rPr>
      <w:kern w:val="2"/>
      <w:sz w:val="18"/>
      <w:szCs w:val="18"/>
    </w:rPr>
  </w:style>
  <w:style w:type="character" w:customStyle="1" w:styleId="545">
    <w:name w:val="正文文本 Char1"/>
    <w:qFormat/>
    <w:uiPriority w:val="0"/>
    <w:rPr>
      <w:kern w:val="2"/>
      <w:sz w:val="21"/>
      <w:szCs w:val="24"/>
    </w:rPr>
  </w:style>
  <w:style w:type="character" w:customStyle="1" w:styleId="546">
    <w:name w:val="正文文本 3 Char"/>
    <w:link w:val="15"/>
    <w:qFormat/>
    <w:uiPriority w:val="0"/>
    <w:rPr>
      <w:kern w:val="2"/>
      <w:sz w:val="28"/>
      <w:lang w:val="zh-CN" w:eastAsia="zh-CN"/>
    </w:rPr>
  </w:style>
  <w:style w:type="character" w:customStyle="1" w:styleId="547">
    <w:name w:val="样式 题注"/>
    <w:qFormat/>
    <w:uiPriority w:val="0"/>
    <w:rPr>
      <w:rFonts w:ascii="黑体" w:hAnsi="黑体" w:eastAsia="Times New Roman" w:cs="黑体"/>
      <w:sz w:val="24"/>
    </w:rPr>
  </w:style>
  <w:style w:type="paragraph" w:customStyle="1" w:styleId="548">
    <w:name w:val="图题注"/>
    <w:basedOn w:val="1"/>
    <w:link w:val="717"/>
    <w:qFormat/>
    <w:uiPriority w:val="0"/>
    <w:pPr>
      <w:spacing w:line="360" w:lineRule="auto"/>
      <w:jc w:val="center"/>
    </w:pPr>
    <w:rPr>
      <w:lang w:val="zh-CN" w:eastAsia="zh-CN"/>
    </w:rPr>
  </w:style>
  <w:style w:type="paragraph" w:customStyle="1" w:styleId="549">
    <w:name w:val="标题A4"/>
    <w:basedOn w:val="1"/>
    <w:qFormat/>
    <w:uiPriority w:val="0"/>
    <w:pPr>
      <w:spacing w:line="360" w:lineRule="auto"/>
    </w:pPr>
    <w:rPr>
      <w:b/>
    </w:rPr>
  </w:style>
  <w:style w:type="paragraph" w:customStyle="1" w:styleId="550">
    <w:name w:val="标题A3"/>
    <w:basedOn w:val="1"/>
    <w:qFormat/>
    <w:uiPriority w:val="0"/>
    <w:pPr>
      <w:spacing w:line="360" w:lineRule="auto"/>
      <w:jc w:val="left"/>
    </w:pPr>
    <w:rPr>
      <w:szCs w:val="28"/>
    </w:rPr>
  </w:style>
  <w:style w:type="paragraph" w:customStyle="1" w:styleId="551">
    <w:name w:val="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52">
    <w:name w:val="Char Char4 Char Char Char Char Char Char Char Char Char Char Char Char Char Char Char Char"/>
    <w:basedOn w:val="1"/>
    <w:qFormat/>
    <w:uiPriority w:val="0"/>
    <w:pPr>
      <w:numPr>
        <w:ilvl w:val="0"/>
        <w:numId w:val="15"/>
      </w:numPr>
    </w:pPr>
    <w:rPr>
      <w:sz w:val="21"/>
    </w:rPr>
  </w:style>
  <w:style w:type="paragraph" w:customStyle="1" w:styleId="553">
    <w:name w:val="Char Char Char Char Char Char Char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54">
    <w:name w:val="Char Char Char Char_3"/>
    <w:basedOn w:val="1"/>
    <w:uiPriority w:val="0"/>
    <w:pPr>
      <w:widowControl/>
      <w:spacing w:after="160" w:line="240" w:lineRule="exact"/>
      <w:jc w:val="left"/>
    </w:pPr>
    <w:rPr>
      <w:rFonts w:ascii="Arial" w:hAnsi="Arial" w:eastAsia="Times New Roman" w:cs="Verdana"/>
      <w:b/>
      <w:kern w:val="0"/>
      <w:lang w:eastAsia="en-US"/>
    </w:rPr>
  </w:style>
  <w:style w:type="paragraph" w:customStyle="1" w:styleId="555">
    <w:name w:val="项列表"/>
    <w:basedOn w:val="8"/>
    <w:qFormat/>
    <w:uiPriority w:val="0"/>
    <w:pPr>
      <w:keepNext w:val="0"/>
      <w:keepLines w:val="0"/>
      <w:numPr>
        <w:ilvl w:val="0"/>
        <w:numId w:val="0"/>
      </w:numPr>
      <w:tabs>
        <w:tab w:val="left" w:pos="2520"/>
      </w:tabs>
      <w:adjustRightInd/>
      <w:spacing w:line="240" w:lineRule="auto"/>
      <w:ind w:left="2520" w:hanging="420"/>
      <w:jc w:val="both"/>
      <w:textAlignment w:val="center"/>
    </w:pPr>
    <w:rPr>
      <w:b w:val="0"/>
      <w:bCs w:val="0"/>
      <w:kern w:val="2"/>
      <w:sz w:val="24"/>
      <w:szCs w:val="24"/>
    </w:rPr>
  </w:style>
  <w:style w:type="paragraph" w:customStyle="1" w:styleId="556">
    <w:name w:val="表内序号"/>
    <w:basedOn w:val="10"/>
    <w:qFormat/>
    <w:uiPriority w:val="0"/>
    <w:pPr>
      <w:keepNext w:val="0"/>
      <w:keepLines w:val="0"/>
      <w:numPr>
        <w:ilvl w:val="0"/>
        <w:numId w:val="0"/>
      </w:numPr>
      <w:adjustRightInd/>
      <w:spacing w:line="240" w:lineRule="auto"/>
      <w:jc w:val="center"/>
      <w:textAlignment w:val="center"/>
    </w:pPr>
    <w:rPr>
      <w:i w:val="0"/>
      <w:iCs w:val="0"/>
      <w:kern w:val="2"/>
      <w:sz w:val="24"/>
      <w:szCs w:val="24"/>
    </w:rPr>
  </w:style>
  <w:style w:type="paragraph" w:customStyle="1" w:styleId="557">
    <w:name w:val="表内序号1"/>
    <w:basedOn w:val="11"/>
    <w:qFormat/>
    <w:uiPriority w:val="0"/>
    <w:pPr>
      <w:keepNext w:val="0"/>
      <w:keepLines w:val="0"/>
      <w:numPr>
        <w:ilvl w:val="0"/>
        <w:numId w:val="0"/>
      </w:numPr>
      <w:adjustRightInd/>
      <w:spacing w:line="240" w:lineRule="auto"/>
      <w:jc w:val="center"/>
      <w:textAlignment w:val="center"/>
    </w:pPr>
    <w:rPr>
      <w:bCs/>
      <w:kern w:val="2"/>
      <w:sz w:val="24"/>
      <w:szCs w:val="24"/>
    </w:rPr>
  </w:style>
  <w:style w:type="paragraph" w:customStyle="1" w:styleId="558">
    <w:name w:val="Char1 Char Char Char Char Char Char_0"/>
    <w:basedOn w:val="1"/>
    <w:qFormat/>
    <w:uiPriority w:val="0"/>
    <w:pPr>
      <w:widowControl/>
      <w:spacing w:after="160" w:line="240" w:lineRule="exact"/>
    </w:pPr>
    <w:rPr>
      <w:rFonts w:ascii="Arial" w:hAnsi="Arial" w:eastAsia="Times New Roman" w:cs="Verdana"/>
      <w:b/>
      <w:sz w:val="21"/>
      <w:lang w:eastAsia="en-US"/>
    </w:rPr>
  </w:style>
  <w:style w:type="paragraph" w:customStyle="1" w:styleId="559">
    <w:name w:val="Char Char Char1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60">
    <w:name w:val="Char4"/>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61">
    <w:name w:val="图表文字，居中"/>
    <w:basedOn w:val="1"/>
    <w:uiPriority w:val="0"/>
    <w:pPr>
      <w:adjustRightInd w:val="0"/>
      <w:jc w:val="center"/>
      <w:textAlignment w:val="center"/>
    </w:pPr>
    <w:rPr>
      <w:kern w:val="0"/>
      <w:sz w:val="21"/>
    </w:rPr>
  </w:style>
  <w:style w:type="paragraph" w:customStyle="1" w:styleId="562">
    <w:name w:val="报告正文格式"/>
    <w:basedOn w:val="1"/>
    <w:qFormat/>
    <w:uiPriority w:val="0"/>
    <w:pPr>
      <w:spacing w:line="400" w:lineRule="exact"/>
      <w:ind w:firstLine="200" w:firstLineChars="200"/>
    </w:pPr>
    <w:rPr>
      <w:rFonts w:cs="宋体"/>
      <w:kern w:val="0"/>
    </w:rPr>
  </w:style>
  <w:style w:type="paragraph" w:customStyle="1" w:styleId="563">
    <w:name w:val="affffffb"/>
    <w:unhideWhenUsed/>
    <w:uiPriority w:val="0"/>
    <w:pPr>
      <w:widowControl w:val="0"/>
      <w:jc w:val="both"/>
    </w:pPr>
    <w:rPr>
      <w:rFonts w:ascii="Times New Roman" w:hAnsi="Times New Roman" w:eastAsia="宋体" w:cs="Times New Roman"/>
      <w:kern w:val="2"/>
      <w:sz w:val="24"/>
      <w:szCs w:val="24"/>
      <w:lang w:val="en-US" w:eastAsia="zh-CN" w:bidi="ar-SA"/>
    </w:rPr>
  </w:style>
  <w:style w:type="character" w:customStyle="1" w:styleId="564">
    <w:name w:val="标题 6 Char1"/>
    <w:semiHidden/>
    <w:qFormat/>
    <w:uiPriority w:val="0"/>
    <w:rPr>
      <w:rFonts w:ascii="Cambria" w:hAnsi="Cambria" w:eastAsia="宋体" w:cs="Times New Roman"/>
      <w:b/>
      <w:bCs/>
      <w:kern w:val="2"/>
      <w:sz w:val="24"/>
      <w:szCs w:val="24"/>
    </w:rPr>
  </w:style>
  <w:style w:type="character" w:customStyle="1" w:styleId="565">
    <w:name w:val="标题 7 Char1"/>
    <w:semiHidden/>
    <w:uiPriority w:val="0"/>
    <w:rPr>
      <w:b/>
      <w:bCs/>
      <w:kern w:val="2"/>
      <w:sz w:val="24"/>
      <w:szCs w:val="24"/>
    </w:rPr>
  </w:style>
  <w:style w:type="character" w:customStyle="1" w:styleId="566">
    <w:name w:val="标题 8 Char1"/>
    <w:semiHidden/>
    <w:qFormat/>
    <w:uiPriority w:val="0"/>
    <w:rPr>
      <w:rFonts w:ascii="Cambria" w:hAnsi="Cambria" w:eastAsia="宋体" w:cs="Times New Roman"/>
      <w:kern w:val="2"/>
      <w:sz w:val="24"/>
      <w:szCs w:val="24"/>
    </w:rPr>
  </w:style>
  <w:style w:type="character" w:customStyle="1" w:styleId="567">
    <w:name w:val="标题 9 Char1"/>
    <w:semiHidden/>
    <w:qFormat/>
    <w:uiPriority w:val="0"/>
    <w:rPr>
      <w:rFonts w:ascii="Cambria" w:hAnsi="Cambria" w:eastAsia="宋体" w:cs="Times New Roman"/>
      <w:kern w:val="2"/>
      <w:sz w:val="21"/>
      <w:szCs w:val="21"/>
    </w:rPr>
  </w:style>
  <w:style w:type="character" w:customStyle="1" w:styleId="568">
    <w:name w:val="页眉 Char1"/>
    <w:semiHidden/>
    <w:uiPriority w:val="0"/>
    <w:rPr>
      <w:kern w:val="2"/>
      <w:sz w:val="18"/>
      <w:szCs w:val="18"/>
    </w:rPr>
  </w:style>
  <w:style w:type="paragraph" w:customStyle="1" w:styleId="569">
    <w:name w:val="正文文本 25"/>
    <w:basedOn w:val="1"/>
    <w:qFormat/>
    <w:uiPriority w:val="0"/>
    <w:pPr>
      <w:adjustRightInd w:val="0"/>
      <w:ind w:firstLine="502"/>
    </w:pPr>
    <w:rPr>
      <w:sz w:val="28"/>
      <w:szCs w:val="20"/>
    </w:rPr>
  </w:style>
  <w:style w:type="paragraph" w:customStyle="1" w:styleId="570">
    <w:name w:val="正文6"/>
    <w:uiPriority w:val="0"/>
    <w:pPr>
      <w:widowControl w:val="0"/>
      <w:adjustRightInd w:val="0"/>
      <w:spacing w:line="312" w:lineRule="atLeast"/>
      <w:jc w:val="both"/>
    </w:pPr>
    <w:rPr>
      <w:rFonts w:ascii="宋体" w:hAnsi="Times New Roman" w:eastAsia="宋体" w:cs="Times New Roman"/>
      <w:sz w:val="34"/>
      <w:lang w:val="en-US" w:eastAsia="zh-CN" w:bidi="ar-SA"/>
    </w:rPr>
  </w:style>
  <w:style w:type="paragraph" w:customStyle="1" w:styleId="571">
    <w:name w:val="Char Char Char Char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72">
    <w:name w:val="文档结构图4"/>
    <w:basedOn w:val="1"/>
    <w:qFormat/>
    <w:uiPriority w:val="0"/>
    <w:pPr>
      <w:shd w:val="clear" w:color="auto" w:fill="000080"/>
    </w:pPr>
    <w:rPr>
      <w:sz w:val="21"/>
    </w:rPr>
  </w:style>
  <w:style w:type="paragraph" w:customStyle="1" w:styleId="573">
    <w:name w:val="正文首行缩进 24"/>
    <w:basedOn w:val="1"/>
    <w:uiPriority w:val="0"/>
    <w:pPr>
      <w:tabs>
        <w:tab w:val="left" w:pos="420"/>
      </w:tabs>
      <w:spacing w:beforeLines="30" w:afterLines="30" w:line="360" w:lineRule="auto"/>
      <w:ind w:firstLine="200" w:firstLineChars="200"/>
    </w:pPr>
    <w:rPr>
      <w:rFonts w:ascii="宋体"/>
      <w:sz w:val="21"/>
    </w:rPr>
  </w:style>
  <w:style w:type="paragraph" w:customStyle="1" w:styleId="574">
    <w:name w:val="索引 74"/>
    <w:basedOn w:val="1"/>
    <w:next w:val="1"/>
    <w:uiPriority w:val="0"/>
    <w:pPr>
      <w:ind w:left="1470" w:hanging="210"/>
      <w:jc w:val="left"/>
    </w:pPr>
    <w:rPr>
      <w:sz w:val="20"/>
    </w:rPr>
  </w:style>
  <w:style w:type="paragraph" w:customStyle="1" w:styleId="575">
    <w:name w:val="索引 84"/>
    <w:basedOn w:val="1"/>
    <w:next w:val="1"/>
    <w:uiPriority w:val="0"/>
    <w:pPr>
      <w:ind w:left="1680" w:hanging="210"/>
      <w:jc w:val="left"/>
    </w:pPr>
    <w:rPr>
      <w:sz w:val="20"/>
    </w:rPr>
  </w:style>
  <w:style w:type="paragraph" w:customStyle="1" w:styleId="576">
    <w:name w:val="索引 14"/>
    <w:basedOn w:val="1"/>
    <w:next w:val="1"/>
    <w:qFormat/>
    <w:uiPriority w:val="0"/>
    <w:pPr>
      <w:ind w:left="210" w:hanging="210"/>
      <w:jc w:val="left"/>
    </w:pPr>
    <w:rPr>
      <w:sz w:val="20"/>
    </w:rPr>
  </w:style>
  <w:style w:type="paragraph" w:customStyle="1" w:styleId="577">
    <w:name w:val="索引 64"/>
    <w:basedOn w:val="1"/>
    <w:next w:val="1"/>
    <w:qFormat/>
    <w:uiPriority w:val="0"/>
    <w:pPr>
      <w:ind w:left="1260" w:hanging="210"/>
      <w:jc w:val="left"/>
    </w:pPr>
    <w:rPr>
      <w:sz w:val="20"/>
    </w:rPr>
  </w:style>
  <w:style w:type="paragraph" w:customStyle="1" w:styleId="578">
    <w:name w:val="索引 54"/>
    <w:basedOn w:val="1"/>
    <w:next w:val="1"/>
    <w:qFormat/>
    <w:uiPriority w:val="0"/>
    <w:pPr>
      <w:ind w:left="1050" w:hanging="210"/>
      <w:jc w:val="left"/>
    </w:pPr>
    <w:rPr>
      <w:sz w:val="20"/>
    </w:rPr>
  </w:style>
  <w:style w:type="paragraph" w:customStyle="1" w:styleId="579">
    <w:name w:val="索引 94"/>
    <w:basedOn w:val="1"/>
    <w:next w:val="1"/>
    <w:qFormat/>
    <w:uiPriority w:val="0"/>
    <w:pPr>
      <w:ind w:left="1890" w:hanging="210"/>
      <w:jc w:val="left"/>
    </w:pPr>
    <w:rPr>
      <w:sz w:val="20"/>
    </w:rPr>
  </w:style>
  <w:style w:type="paragraph" w:customStyle="1" w:styleId="580">
    <w:name w:val="批注主题4"/>
    <w:basedOn w:val="23"/>
    <w:next w:val="23"/>
    <w:qFormat/>
    <w:uiPriority w:val="0"/>
    <w:pPr>
      <w:adjustRightInd/>
      <w:spacing w:line="240" w:lineRule="auto"/>
      <w:textAlignment w:val="auto"/>
    </w:pPr>
    <w:rPr>
      <w:b/>
      <w:bCs/>
      <w:kern w:val="2"/>
      <w:sz w:val="21"/>
      <w:szCs w:val="24"/>
    </w:rPr>
  </w:style>
  <w:style w:type="paragraph" w:customStyle="1" w:styleId="581">
    <w:name w:val="索引标题4"/>
    <w:basedOn w:val="1"/>
    <w:next w:val="576"/>
    <w:qFormat/>
    <w:uiPriority w:val="0"/>
    <w:pPr>
      <w:spacing w:before="120" w:after="120"/>
      <w:jc w:val="left"/>
    </w:pPr>
    <w:rPr>
      <w:b/>
      <w:bCs/>
      <w:i/>
      <w:iCs/>
      <w:sz w:val="20"/>
    </w:rPr>
  </w:style>
  <w:style w:type="paragraph" w:customStyle="1" w:styleId="582">
    <w:name w:val="索引 44"/>
    <w:basedOn w:val="1"/>
    <w:next w:val="1"/>
    <w:qFormat/>
    <w:uiPriority w:val="0"/>
    <w:pPr>
      <w:ind w:left="840" w:hanging="210"/>
      <w:jc w:val="left"/>
    </w:pPr>
    <w:rPr>
      <w:sz w:val="20"/>
    </w:rPr>
  </w:style>
  <w:style w:type="paragraph" w:customStyle="1" w:styleId="583">
    <w:name w:val="索引 34"/>
    <w:basedOn w:val="1"/>
    <w:next w:val="1"/>
    <w:qFormat/>
    <w:uiPriority w:val="0"/>
    <w:pPr>
      <w:ind w:left="630" w:hanging="210"/>
      <w:jc w:val="left"/>
    </w:pPr>
    <w:rPr>
      <w:sz w:val="20"/>
    </w:rPr>
  </w:style>
  <w:style w:type="paragraph" w:customStyle="1" w:styleId="584">
    <w:name w:val="索引 24"/>
    <w:basedOn w:val="1"/>
    <w:next w:val="1"/>
    <w:qFormat/>
    <w:uiPriority w:val="0"/>
    <w:pPr>
      <w:ind w:left="420" w:hanging="210"/>
      <w:jc w:val="left"/>
    </w:pPr>
    <w:rPr>
      <w:sz w:val="20"/>
    </w:rPr>
  </w:style>
  <w:style w:type="character" w:customStyle="1" w:styleId="585">
    <w:name w:val="批注引用4"/>
    <w:qFormat/>
    <w:uiPriority w:val="0"/>
    <w:rPr>
      <w:sz w:val="21"/>
      <w:szCs w:val="21"/>
    </w:rPr>
  </w:style>
  <w:style w:type="paragraph" w:customStyle="1" w:styleId="586">
    <w:name w:val="affffffc"/>
    <w:unhideWhenUsed/>
    <w:qFormat/>
    <w:uiPriority w:val="0"/>
    <w:pPr>
      <w:widowControl w:val="0"/>
      <w:jc w:val="both"/>
    </w:pPr>
    <w:rPr>
      <w:rFonts w:ascii="Times New Roman" w:hAnsi="Times New Roman" w:eastAsia="宋体" w:cs="Times New Roman"/>
      <w:kern w:val="2"/>
      <w:sz w:val="24"/>
      <w:szCs w:val="24"/>
      <w:lang w:val="en-US" w:eastAsia="zh-CN" w:bidi="ar-SA"/>
    </w:rPr>
  </w:style>
  <w:style w:type="paragraph" w:customStyle="1" w:styleId="587">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588">
    <w:name w:val="表中文字"/>
    <w:basedOn w:val="1"/>
    <w:qFormat/>
    <w:uiPriority w:val="0"/>
    <w:pPr>
      <w:spacing w:before="20" w:after="20" w:line="320" w:lineRule="exact"/>
    </w:pPr>
    <w:rPr>
      <w:sz w:val="21"/>
    </w:rPr>
  </w:style>
  <w:style w:type="character" w:customStyle="1" w:styleId="589">
    <w:name w:val="标题 2 Char1"/>
    <w:semiHidden/>
    <w:qFormat/>
    <w:uiPriority w:val="0"/>
    <w:rPr>
      <w:rFonts w:ascii="Cambria" w:hAnsi="Cambria" w:eastAsia="宋体" w:cs="Times New Roman"/>
      <w:b/>
      <w:bCs/>
      <w:kern w:val="2"/>
      <w:sz w:val="32"/>
      <w:szCs w:val="32"/>
    </w:rPr>
  </w:style>
  <w:style w:type="character" w:customStyle="1" w:styleId="590">
    <w:name w:val="标题 3 Char1"/>
    <w:semiHidden/>
    <w:qFormat/>
    <w:uiPriority w:val="0"/>
    <w:rPr>
      <w:b/>
      <w:bCs/>
      <w:kern w:val="2"/>
      <w:sz w:val="32"/>
      <w:szCs w:val="32"/>
    </w:rPr>
  </w:style>
  <w:style w:type="character" w:customStyle="1" w:styleId="591">
    <w:name w:val="标题 4 Char1"/>
    <w:semiHidden/>
    <w:uiPriority w:val="0"/>
    <w:rPr>
      <w:rFonts w:ascii="Cambria" w:hAnsi="Cambria" w:eastAsia="宋体" w:cs="Times New Roman"/>
      <w:b/>
      <w:bCs/>
      <w:kern w:val="2"/>
      <w:sz w:val="28"/>
      <w:szCs w:val="28"/>
    </w:rPr>
  </w:style>
  <w:style w:type="character" w:customStyle="1" w:styleId="592">
    <w:name w:val="标题 5 Char1"/>
    <w:semiHidden/>
    <w:qFormat/>
    <w:uiPriority w:val="0"/>
    <w:rPr>
      <w:b/>
      <w:bCs/>
      <w:kern w:val="2"/>
      <w:sz w:val="28"/>
      <w:szCs w:val="28"/>
    </w:rPr>
  </w:style>
  <w:style w:type="paragraph" w:customStyle="1" w:styleId="593">
    <w:name w:val="Char4_0"/>
    <w:basedOn w:val="1"/>
    <w:uiPriority w:val="0"/>
    <w:pPr>
      <w:widowControl/>
      <w:spacing w:after="160" w:line="240" w:lineRule="exact"/>
      <w:jc w:val="left"/>
    </w:pPr>
    <w:rPr>
      <w:rFonts w:ascii="Arial" w:hAnsi="Arial" w:eastAsia="Times New Roman" w:cs="Verdana"/>
      <w:b/>
      <w:kern w:val="0"/>
      <w:lang w:eastAsia="en-US"/>
    </w:rPr>
  </w:style>
  <w:style w:type="paragraph" w:customStyle="1" w:styleId="594">
    <w:name w:val="Char2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95">
    <w:name w:val="Char Char Char Char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96">
    <w:name w:val="Char1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97">
    <w:name w:val="Char Char Char Char Char Char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98">
    <w:name w:val="Char Char Char Char Char Char Char Char Char Char Char Char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599">
    <w:name w:val="Char Char Char Char Char Char Char Char Char Char Char Char Char Char Char Char Char Char Char Char Char_3"/>
    <w:basedOn w:val="1"/>
    <w:uiPriority w:val="0"/>
    <w:pPr>
      <w:widowControl/>
      <w:spacing w:after="160" w:line="240" w:lineRule="exact"/>
      <w:jc w:val="left"/>
    </w:pPr>
    <w:rPr>
      <w:rFonts w:ascii="Arial" w:hAnsi="Arial" w:eastAsia="Times New Roman" w:cs="Verdana"/>
      <w:b/>
      <w:kern w:val="0"/>
      <w:lang w:eastAsia="en-US"/>
    </w:rPr>
  </w:style>
  <w:style w:type="paragraph" w:customStyle="1" w:styleId="600">
    <w:name w:val="Char Char Char Char Char Char Char Char Char Char Char Char1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601">
    <w:name w:val="Char Char Char Char Char Char_3"/>
    <w:basedOn w:val="1"/>
    <w:uiPriority w:val="0"/>
    <w:pPr>
      <w:widowControl/>
      <w:spacing w:after="160" w:line="240" w:lineRule="exact"/>
      <w:jc w:val="left"/>
    </w:pPr>
    <w:rPr>
      <w:rFonts w:ascii="Arial" w:hAnsi="Arial" w:eastAsia="Times New Roman" w:cs="Verdana"/>
      <w:b/>
      <w:kern w:val="0"/>
      <w:lang w:eastAsia="en-US"/>
    </w:rPr>
  </w:style>
  <w:style w:type="paragraph" w:customStyle="1" w:styleId="602">
    <w:name w:val="Char Char Char_3"/>
    <w:basedOn w:val="2"/>
    <w:qFormat/>
    <w:uiPriority w:val="0"/>
    <w:pPr>
      <w:numPr>
        <w:numId w:val="0"/>
      </w:numPr>
      <w:adjustRightInd/>
      <w:spacing w:before="340" w:after="330" w:line="360" w:lineRule="auto"/>
      <w:jc w:val="center"/>
    </w:pPr>
    <w:rPr>
      <w:rFonts w:ascii="黑体"/>
      <w:b/>
      <w:bCs/>
      <w:smallCaps w:val="0"/>
      <w:kern w:val="44"/>
      <w:sz w:val="44"/>
      <w:szCs w:val="44"/>
    </w:rPr>
  </w:style>
  <w:style w:type="paragraph" w:customStyle="1" w:styleId="603">
    <w:name w:val="Char Char Char Char Char Char Char Char Char Char Char Char1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604">
    <w:name w:val="Char Char Char Char Char Char Char Char Char1 Char Char Char Char Char Char Char Char Char1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605">
    <w:name w:val="Char Char Char Char Char Char Char Char Char1 Char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606">
    <w:name w:val="Char Char Char Char Char Char Char Char Char Char Char Char Char Char Char Char Char Char Char_3"/>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607">
    <w:name w:val="Char Char Char Char Char Char Char Char Char Char Char Char1 Char Char Char Char Char Char Char Char Char Char_3"/>
    <w:basedOn w:val="1"/>
    <w:uiPriority w:val="0"/>
    <w:pPr>
      <w:widowControl/>
      <w:spacing w:after="160" w:line="240" w:lineRule="exact"/>
      <w:jc w:val="left"/>
    </w:pPr>
    <w:rPr>
      <w:rFonts w:ascii="Arial" w:hAnsi="Arial" w:eastAsia="Times New Roman" w:cs="Verdana"/>
      <w:b/>
      <w:kern w:val="0"/>
      <w:lang w:eastAsia="en-US"/>
    </w:rPr>
  </w:style>
  <w:style w:type="paragraph" w:customStyle="1" w:styleId="608">
    <w:name w:val="Char Char Char Char1_3"/>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609">
    <w:name w:val="Char Char Char Char Char Char Char Char Char Char Char Char Char Char Char Char Char Char Char Char Char Char_3"/>
    <w:basedOn w:val="1"/>
    <w:uiPriority w:val="0"/>
    <w:pPr>
      <w:widowControl/>
      <w:spacing w:after="160" w:line="240" w:lineRule="exact"/>
      <w:jc w:val="left"/>
    </w:pPr>
    <w:rPr>
      <w:rFonts w:ascii="Arial" w:hAnsi="Arial" w:eastAsia="Times New Roman" w:cs="Verdana"/>
      <w:b/>
      <w:kern w:val="0"/>
      <w:lang w:eastAsia="en-US"/>
    </w:rPr>
  </w:style>
  <w:style w:type="paragraph" w:customStyle="1" w:styleId="610">
    <w:name w:val="Char Char Char Char Char Char Char Char Char_3"/>
    <w:basedOn w:val="1"/>
    <w:uiPriority w:val="0"/>
    <w:pPr>
      <w:widowControl/>
      <w:spacing w:after="160" w:line="240" w:lineRule="exact"/>
      <w:jc w:val="left"/>
    </w:pPr>
    <w:rPr>
      <w:rFonts w:ascii="Arial" w:hAnsi="Arial" w:eastAsia="Times New Roman" w:cs="Verdana"/>
      <w:b/>
      <w:kern w:val="0"/>
      <w:lang w:eastAsia="en-US"/>
    </w:rPr>
  </w:style>
  <w:style w:type="paragraph" w:customStyle="1" w:styleId="611">
    <w:name w:val="Char Char Char Char Char Char Char_3"/>
    <w:basedOn w:val="2"/>
    <w:qFormat/>
    <w:uiPriority w:val="0"/>
    <w:pPr>
      <w:numPr>
        <w:numId w:val="0"/>
      </w:numPr>
      <w:adjustRightInd/>
      <w:spacing w:before="340" w:after="330" w:line="360" w:lineRule="auto"/>
      <w:jc w:val="center"/>
    </w:pPr>
    <w:rPr>
      <w:rFonts w:ascii="黑体"/>
      <w:b/>
      <w:bCs/>
      <w:smallCaps w:val="0"/>
      <w:kern w:val="44"/>
      <w:sz w:val="32"/>
      <w:szCs w:val="32"/>
    </w:rPr>
  </w:style>
  <w:style w:type="paragraph" w:customStyle="1" w:styleId="612">
    <w:name w:val="Char2 Char Char Char Char Char Char Char Char Char_3"/>
    <w:basedOn w:val="1"/>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613">
    <w:name w:val="Char Char Char Char Char Char Char Char Char Char Char Char2 Char Char Char Char_3"/>
    <w:basedOn w:val="1"/>
    <w:uiPriority w:val="0"/>
    <w:pPr>
      <w:widowControl/>
      <w:spacing w:after="160" w:line="240" w:lineRule="exact"/>
      <w:jc w:val="left"/>
    </w:pPr>
    <w:rPr>
      <w:rFonts w:ascii="Arial" w:hAnsi="Arial" w:eastAsia="Times New Roman" w:cs="Verdana"/>
      <w:b/>
      <w:kern w:val="0"/>
      <w:lang w:eastAsia="en-US"/>
    </w:rPr>
  </w:style>
  <w:style w:type="character" w:customStyle="1" w:styleId="614">
    <w:name w:val="Char Char8_3"/>
    <w:qFormat/>
    <w:uiPriority w:val="0"/>
    <w:rPr>
      <w:kern w:val="2"/>
      <w:sz w:val="24"/>
      <w:szCs w:val="24"/>
      <w:lang w:val="zh-CN" w:eastAsia="zh-CN"/>
    </w:rPr>
  </w:style>
  <w:style w:type="character" w:customStyle="1" w:styleId="615">
    <w:name w:val="正文文本缩进 Char1"/>
    <w:qFormat/>
    <w:uiPriority w:val="0"/>
    <w:rPr>
      <w:kern w:val="2"/>
      <w:sz w:val="21"/>
      <w:szCs w:val="24"/>
    </w:rPr>
  </w:style>
  <w:style w:type="character" w:customStyle="1" w:styleId="616">
    <w:name w:val="纯文本 Char1"/>
    <w:qFormat/>
    <w:uiPriority w:val="0"/>
    <w:rPr>
      <w:rFonts w:ascii="宋体" w:hAnsi="Courier New" w:cs="Courier New"/>
      <w:kern w:val="2"/>
      <w:sz w:val="21"/>
      <w:szCs w:val="21"/>
    </w:rPr>
  </w:style>
  <w:style w:type="character" w:customStyle="1" w:styleId="617">
    <w:name w:val="501表头图名字体 Char"/>
    <w:link w:val="131"/>
    <w:qFormat/>
    <w:locked/>
    <w:uiPriority w:val="0"/>
    <w:rPr>
      <w:rFonts w:eastAsia="黑体"/>
      <w:kern w:val="2"/>
      <w:sz w:val="21"/>
      <w:szCs w:val="24"/>
    </w:rPr>
  </w:style>
  <w:style w:type="character" w:customStyle="1" w:styleId="618">
    <w:name w:val="Main Char"/>
    <w:link w:val="619"/>
    <w:qFormat/>
    <w:locked/>
    <w:uiPriority w:val="0"/>
    <w:rPr>
      <w:rFonts w:ascii="Arial" w:hAnsi="Arial" w:cs="Arial"/>
      <w:kern w:val="2"/>
      <w:sz w:val="24"/>
      <w:szCs w:val="24"/>
      <w:lang w:val="zh-CN" w:eastAsia="zh-CN"/>
    </w:rPr>
  </w:style>
  <w:style w:type="paragraph" w:customStyle="1" w:styleId="619">
    <w:name w:val="Main"/>
    <w:basedOn w:val="1"/>
    <w:link w:val="618"/>
    <w:qFormat/>
    <w:uiPriority w:val="0"/>
    <w:pPr>
      <w:spacing w:line="480" w:lineRule="exact"/>
      <w:ind w:firstLine="200" w:firstLineChars="200"/>
    </w:pPr>
    <w:rPr>
      <w:rFonts w:ascii="Arial" w:hAnsi="Arial"/>
      <w:lang w:val="zh-CN" w:eastAsia="zh-CN"/>
    </w:rPr>
  </w:style>
  <w:style w:type="character" w:customStyle="1" w:styleId="620">
    <w:name w:val="*新建-内容概要 Char"/>
    <w:link w:val="621"/>
    <w:locked/>
    <w:uiPriority w:val="0"/>
    <w:rPr>
      <w:kern w:val="2"/>
      <w:sz w:val="24"/>
      <w:szCs w:val="24"/>
      <w:lang w:val="en-US" w:eastAsia="en-US" w:bidi="en-US"/>
    </w:rPr>
  </w:style>
  <w:style w:type="paragraph" w:customStyle="1" w:styleId="621">
    <w:name w:val="*新建-内容概要"/>
    <w:link w:val="620"/>
    <w:uiPriority w:val="0"/>
    <w:pPr>
      <w:spacing w:after="200" w:line="360" w:lineRule="auto"/>
      <w:ind w:firstLine="480" w:firstLineChars="200"/>
    </w:pPr>
    <w:rPr>
      <w:rFonts w:ascii="Times New Roman" w:hAnsi="Times New Roman" w:eastAsia="宋体" w:cs="Times New Roman"/>
      <w:kern w:val="2"/>
      <w:sz w:val="24"/>
      <w:szCs w:val="24"/>
      <w:lang w:val="en-US" w:eastAsia="en-US" w:bidi="en-US"/>
    </w:rPr>
  </w:style>
  <w:style w:type="paragraph" w:customStyle="1" w:styleId="622">
    <w:name w:val="*新建样式-标题1"/>
    <w:basedOn w:val="1"/>
    <w:uiPriority w:val="0"/>
    <w:pPr>
      <w:keepNext/>
      <w:keepLines/>
      <w:widowControl/>
      <w:numPr>
        <w:ilvl w:val="0"/>
        <w:numId w:val="16"/>
      </w:numPr>
      <w:spacing w:before="340" w:after="330" w:line="360" w:lineRule="auto"/>
      <w:jc w:val="left"/>
      <w:outlineLvl w:val="0"/>
    </w:pPr>
    <w:rPr>
      <w:b/>
      <w:bCs/>
      <w:kern w:val="44"/>
      <w:lang w:eastAsia="en-US" w:bidi="en-US"/>
    </w:rPr>
  </w:style>
  <w:style w:type="paragraph" w:customStyle="1" w:styleId="623">
    <w:name w:val="*新建样式-标题2"/>
    <w:basedOn w:val="1"/>
    <w:next w:val="1"/>
    <w:qFormat/>
    <w:uiPriority w:val="0"/>
    <w:pPr>
      <w:keepNext/>
      <w:keepLines/>
      <w:widowControl/>
      <w:numPr>
        <w:ilvl w:val="1"/>
        <w:numId w:val="16"/>
      </w:numPr>
      <w:spacing w:before="120" w:after="120" w:line="360" w:lineRule="auto"/>
      <w:jc w:val="left"/>
      <w:outlineLvl w:val="1"/>
    </w:pPr>
    <w:rPr>
      <w:b/>
      <w:bCs/>
      <w:kern w:val="44"/>
      <w:lang w:bidi="en-US"/>
    </w:rPr>
  </w:style>
  <w:style w:type="paragraph" w:customStyle="1" w:styleId="624">
    <w:name w:val="*新建样式-标题3"/>
    <w:basedOn w:val="623"/>
    <w:next w:val="1"/>
    <w:qFormat/>
    <w:uiPriority w:val="0"/>
    <w:pPr>
      <w:numPr>
        <w:ilvl w:val="2"/>
      </w:numPr>
      <w:spacing w:before="80" w:after="80"/>
      <w:outlineLvl w:val="2"/>
    </w:pPr>
  </w:style>
  <w:style w:type="paragraph" w:customStyle="1" w:styleId="625">
    <w:name w:val="*新建样式-标题4"/>
    <w:basedOn w:val="624"/>
    <w:qFormat/>
    <w:uiPriority w:val="0"/>
    <w:pPr>
      <w:numPr>
        <w:ilvl w:val="3"/>
      </w:numPr>
      <w:spacing w:before="0" w:after="0"/>
      <w:outlineLvl w:val="3"/>
    </w:pPr>
  </w:style>
  <w:style w:type="paragraph" w:customStyle="1" w:styleId="626">
    <w:name w:val="*新建样式-表格"/>
    <w:basedOn w:val="1"/>
    <w:qFormat/>
    <w:uiPriority w:val="0"/>
    <w:pPr>
      <w:widowControl/>
      <w:jc w:val="center"/>
    </w:pPr>
    <w:rPr>
      <w:kern w:val="0"/>
      <w:szCs w:val="21"/>
      <w:lang w:eastAsia="en-US" w:bidi="en-US"/>
    </w:rPr>
  </w:style>
  <w:style w:type="paragraph" w:customStyle="1" w:styleId="627">
    <w:name w:val="*新建样式-表头"/>
    <w:basedOn w:val="1"/>
    <w:qFormat/>
    <w:uiPriority w:val="0"/>
    <w:pPr>
      <w:widowControl/>
      <w:spacing w:line="360" w:lineRule="auto"/>
      <w:jc w:val="center"/>
    </w:pPr>
    <w:rPr>
      <w:kern w:val="0"/>
      <w:lang w:eastAsia="en-US" w:bidi="en-US"/>
    </w:rPr>
  </w:style>
  <w:style w:type="paragraph" w:customStyle="1" w:styleId="628">
    <w:name w:val="*新建样式-目次标题"/>
    <w:basedOn w:val="1"/>
    <w:qFormat/>
    <w:uiPriority w:val="0"/>
    <w:pPr>
      <w:widowControl/>
      <w:numPr>
        <w:ilvl w:val="0"/>
        <w:numId w:val="17"/>
      </w:numPr>
      <w:spacing w:line="360" w:lineRule="auto"/>
      <w:jc w:val="left"/>
    </w:pPr>
    <w:rPr>
      <w:kern w:val="0"/>
      <w:lang w:eastAsia="en-US" w:bidi="en-US"/>
    </w:rPr>
  </w:style>
  <w:style w:type="character" w:customStyle="1" w:styleId="629">
    <w:name w:val="*新建样式-正文 Char"/>
    <w:link w:val="261"/>
    <w:qFormat/>
    <w:locked/>
    <w:uiPriority w:val="0"/>
    <w:rPr>
      <w:kern w:val="2"/>
      <w:sz w:val="24"/>
      <w:szCs w:val="24"/>
    </w:rPr>
  </w:style>
  <w:style w:type="paragraph" w:customStyle="1" w:styleId="630">
    <w:name w:val="*新建样式-正文标题"/>
    <w:qFormat/>
    <w:uiPriority w:val="0"/>
    <w:pPr>
      <w:jc w:val="center"/>
    </w:pPr>
    <w:rPr>
      <w:rFonts w:ascii="Times New Roman" w:hAnsi="Times New Roman" w:eastAsia="宋体" w:cs="Times New Roman"/>
      <w:b/>
      <w:sz w:val="28"/>
      <w:szCs w:val="28"/>
      <w:lang w:val="en-US" w:eastAsia="en-US" w:bidi="en-US"/>
    </w:rPr>
  </w:style>
  <w:style w:type="paragraph" w:customStyle="1" w:styleId="631">
    <w:name w:val="*新建样式-主题词"/>
    <w:basedOn w:val="621"/>
    <w:qFormat/>
    <w:uiPriority w:val="0"/>
    <w:pPr>
      <w:ind w:left="47" w:leftChars="47" w:firstLine="0" w:firstLineChars="0"/>
    </w:pPr>
  </w:style>
  <w:style w:type="paragraph" w:customStyle="1" w:styleId="632">
    <w:name w:val="*新建样式-编号"/>
    <w:basedOn w:val="1"/>
    <w:qFormat/>
    <w:uiPriority w:val="0"/>
    <w:pPr>
      <w:numPr>
        <w:ilvl w:val="0"/>
        <w:numId w:val="18"/>
      </w:numPr>
    </w:pPr>
    <w:rPr>
      <w:sz w:val="21"/>
    </w:rPr>
  </w:style>
  <w:style w:type="character" w:customStyle="1" w:styleId="633">
    <w:name w:val="*新建样式-正文 数字编号 Char"/>
    <w:link w:val="634"/>
    <w:qFormat/>
    <w:locked/>
    <w:uiPriority w:val="0"/>
    <w:rPr>
      <w:kern w:val="2"/>
      <w:sz w:val="24"/>
      <w:szCs w:val="24"/>
      <w:lang w:val="zh-CN" w:eastAsia="en-US" w:bidi="en-US"/>
    </w:rPr>
  </w:style>
  <w:style w:type="paragraph" w:customStyle="1" w:styleId="634">
    <w:name w:val="*新建样式-正文 数字编号"/>
    <w:basedOn w:val="261"/>
    <w:link w:val="633"/>
    <w:qFormat/>
    <w:uiPriority w:val="0"/>
    <w:pPr>
      <w:numPr>
        <w:ilvl w:val="0"/>
        <w:numId w:val="19"/>
      </w:numPr>
      <w:ind w:firstLine="0" w:firstLineChars="0"/>
    </w:pPr>
    <w:rPr>
      <w:lang w:eastAsia="en-US" w:bidi="en-US"/>
    </w:rPr>
  </w:style>
  <w:style w:type="character" w:customStyle="1" w:styleId="635">
    <w:name w:val="*新建样式-正文 字母 Char"/>
    <w:link w:val="636"/>
    <w:qFormat/>
    <w:locked/>
    <w:uiPriority w:val="0"/>
    <w:rPr>
      <w:kern w:val="2"/>
      <w:sz w:val="24"/>
      <w:szCs w:val="24"/>
      <w:lang w:val="zh-CN" w:eastAsia="en-US" w:bidi="en-US"/>
    </w:rPr>
  </w:style>
  <w:style w:type="paragraph" w:customStyle="1" w:styleId="636">
    <w:name w:val="*新建样式-正文 字母"/>
    <w:basedOn w:val="261"/>
    <w:link w:val="635"/>
    <w:qFormat/>
    <w:uiPriority w:val="0"/>
    <w:pPr>
      <w:numPr>
        <w:ilvl w:val="0"/>
        <w:numId w:val="20"/>
      </w:numPr>
      <w:ind w:firstLine="0" w:firstLineChars="0"/>
    </w:pPr>
    <w:rPr>
      <w:lang w:eastAsia="en-US" w:bidi="en-US"/>
    </w:rPr>
  </w:style>
  <w:style w:type="paragraph" w:customStyle="1" w:styleId="637">
    <w:name w:val="501正文_Alt+0"/>
    <w:basedOn w:val="1"/>
    <w:qFormat/>
    <w:uiPriority w:val="0"/>
    <w:pPr>
      <w:keepLines/>
      <w:spacing w:line="360" w:lineRule="auto"/>
      <w:ind w:firstLine="420"/>
      <w:jc w:val="left"/>
    </w:pPr>
    <w:rPr>
      <w:rFonts w:ascii="黑体" w:hAnsi="宋体"/>
      <w:bCs/>
    </w:rPr>
  </w:style>
  <w:style w:type="character" w:customStyle="1" w:styleId="638">
    <w:name w:val="501标题1级_Alt+1 Char"/>
    <w:link w:val="639"/>
    <w:qFormat/>
    <w:locked/>
    <w:uiPriority w:val="0"/>
    <w:rPr>
      <w:rFonts w:ascii="黑体" w:eastAsia="黑体"/>
      <w:b/>
      <w:bCs/>
      <w:kern w:val="44"/>
      <w:sz w:val="28"/>
      <w:szCs w:val="44"/>
      <w:lang w:val="zh-CN" w:eastAsia="zh-CN"/>
    </w:rPr>
  </w:style>
  <w:style w:type="paragraph" w:customStyle="1" w:styleId="639">
    <w:name w:val="501标题1级_Alt+1"/>
    <w:basedOn w:val="2"/>
    <w:next w:val="637"/>
    <w:link w:val="638"/>
    <w:qFormat/>
    <w:uiPriority w:val="0"/>
    <w:pPr>
      <w:numPr>
        <w:numId w:val="0"/>
      </w:numPr>
      <w:adjustRightInd/>
      <w:spacing w:before="340" w:after="330" w:line="360" w:lineRule="auto"/>
    </w:pPr>
    <w:rPr>
      <w:rFonts w:ascii="黑体"/>
      <w:b/>
      <w:bCs/>
      <w:smallCaps w:val="0"/>
      <w:kern w:val="44"/>
      <w:szCs w:val="44"/>
    </w:rPr>
  </w:style>
  <w:style w:type="paragraph" w:customStyle="1" w:styleId="640">
    <w:name w:val="501标题2级_Alt+2"/>
    <w:basedOn w:val="4"/>
    <w:next w:val="637"/>
    <w:qFormat/>
    <w:uiPriority w:val="0"/>
    <w:pPr>
      <w:numPr>
        <w:ilvl w:val="0"/>
        <w:numId w:val="0"/>
      </w:numPr>
      <w:jc w:val="both"/>
    </w:pPr>
    <w:rPr>
      <w:rFonts w:ascii="Arial" w:hAnsi="Arial"/>
      <w:b/>
      <w:bCs/>
      <w:smallCaps w:val="0"/>
      <w:kern w:val="2"/>
      <w:szCs w:val="32"/>
      <w:lang w:val="en-US" w:eastAsia="zh-CN"/>
    </w:rPr>
  </w:style>
  <w:style w:type="paragraph" w:customStyle="1" w:styleId="641">
    <w:name w:val="501标题3级_Alt+3"/>
    <w:basedOn w:val="5"/>
    <w:next w:val="637"/>
    <w:qFormat/>
    <w:uiPriority w:val="0"/>
    <w:pPr>
      <w:adjustRightInd/>
      <w:spacing w:before="100" w:beforeAutospacing="1" w:after="0" w:line="360" w:lineRule="auto"/>
      <w:ind w:left="709" w:hanging="709"/>
      <w:jc w:val="both"/>
    </w:pPr>
    <w:rPr>
      <w:b/>
      <w:bCs/>
      <w:kern w:val="2"/>
      <w:szCs w:val="32"/>
    </w:rPr>
  </w:style>
  <w:style w:type="paragraph" w:customStyle="1" w:styleId="642">
    <w:name w:val="501标题4级_Alt+4"/>
    <w:basedOn w:val="6"/>
    <w:next w:val="637"/>
    <w:qFormat/>
    <w:uiPriority w:val="0"/>
    <w:pPr>
      <w:numPr>
        <w:ilvl w:val="0"/>
        <w:numId w:val="0"/>
      </w:numPr>
      <w:adjustRightInd/>
      <w:spacing w:before="120" w:after="120" w:line="360" w:lineRule="auto"/>
    </w:pPr>
    <w:rPr>
      <w:rFonts w:ascii="Arial" w:hAnsi="Arial" w:eastAsia="黑体"/>
      <w:smallCaps w:val="0"/>
      <w:kern w:val="2"/>
    </w:rPr>
  </w:style>
  <w:style w:type="paragraph" w:customStyle="1" w:styleId="643">
    <w:name w:val="501表内图内字体_Alt+5"/>
    <w:basedOn w:val="1"/>
    <w:next w:val="637"/>
    <w:qFormat/>
    <w:uiPriority w:val="0"/>
    <w:pPr>
      <w:jc w:val="center"/>
    </w:pPr>
    <w:rPr>
      <w:sz w:val="21"/>
    </w:rPr>
  </w:style>
  <w:style w:type="paragraph" w:customStyle="1" w:styleId="644">
    <w:name w:val="样式 宋体 小四 行距: 1.5 倍行距"/>
    <w:basedOn w:val="1"/>
    <w:qFormat/>
    <w:uiPriority w:val="0"/>
    <w:pPr>
      <w:tabs>
        <w:tab w:val="left" w:pos="900"/>
      </w:tabs>
      <w:snapToGrid w:val="0"/>
      <w:spacing w:line="360" w:lineRule="auto"/>
      <w:ind w:left="333" w:firstLine="567"/>
    </w:pPr>
    <w:rPr>
      <w:rFonts w:ascii="宋体" w:hAnsi="宋体" w:cs="宋体"/>
      <w:color w:val="FF00FF"/>
      <w:kern w:val="0"/>
    </w:rPr>
  </w:style>
  <w:style w:type="paragraph" w:customStyle="1" w:styleId="645">
    <w:name w:val="样式 样式 标题 136标题"/>
    <w:basedOn w:val="1"/>
    <w:qFormat/>
    <w:uiPriority w:val="0"/>
    <w:pPr>
      <w:autoSpaceDE w:val="0"/>
      <w:autoSpaceDN w:val="0"/>
      <w:adjustRightInd w:val="0"/>
      <w:snapToGrid w:val="0"/>
      <w:spacing w:line="360" w:lineRule="auto"/>
      <w:jc w:val="left"/>
      <w:outlineLvl w:val="0"/>
    </w:pPr>
    <w:rPr>
      <w:rFonts w:eastAsia="黑体" w:cs="宋体"/>
      <w:b/>
      <w:kern w:val="0"/>
      <w:sz w:val="28"/>
      <w:szCs w:val="28"/>
      <w:lang w:val="zh-CN"/>
      <w14:shadow w14:blurRad="50800" w14:dist="38100" w14:dir="2700000" w14:sx="100000" w14:sy="100000" w14:kx="0" w14:ky="0" w14:algn="tl">
        <w14:srgbClr w14:val="000000">
          <w14:alpha w14:val="60000"/>
        </w14:srgbClr>
      </w14:shadow>
    </w:rPr>
  </w:style>
  <w:style w:type="paragraph" w:customStyle="1" w:styleId="646">
    <w:name w:val="样式 标题 236标题 236标题2第一层条GF标题 2H2Heading 2 HiddenHeading 2 C...3"/>
    <w:basedOn w:val="4"/>
    <w:uiPriority w:val="0"/>
    <w:pPr>
      <w:keepNext w:val="0"/>
      <w:keepLines w:val="0"/>
      <w:numPr>
        <w:ilvl w:val="0"/>
        <w:numId w:val="0"/>
      </w:numPr>
      <w:autoSpaceDE w:val="0"/>
      <w:autoSpaceDN w:val="0"/>
      <w:snapToGrid w:val="0"/>
      <w:spacing w:before="0" w:beforeLines="50" w:after="0"/>
    </w:pPr>
    <w:rPr>
      <w:rFonts w:cs="宋体"/>
      <w:b/>
      <w:bCs/>
      <w:smallCaps w:val="0"/>
      <w:kern w:val="0"/>
      <w:lang w:val="zh-CN" w:eastAsia="zh-CN"/>
    </w:rPr>
  </w:style>
  <w:style w:type="paragraph" w:customStyle="1" w:styleId="647">
    <w:name w:val="样式 标题 336标题 336标题3第二层条h3Level 3 HeadH3Heading 3 - oldlev...1"/>
    <w:basedOn w:val="5"/>
    <w:qFormat/>
    <w:uiPriority w:val="0"/>
    <w:pPr>
      <w:keepNext w:val="0"/>
      <w:keepLines w:val="0"/>
      <w:autoSpaceDE w:val="0"/>
      <w:autoSpaceDN w:val="0"/>
      <w:snapToGrid w:val="0"/>
      <w:spacing w:before="100" w:beforeAutospacing="1" w:after="0" w:line="360" w:lineRule="auto"/>
      <w:ind w:left="-2" w:leftChars="-1" w:hanging="709"/>
    </w:pPr>
    <w:rPr>
      <w:rFonts w:ascii="黑体" w:cs="宋体"/>
      <w:b/>
      <w:bCs/>
      <w:kern w:val="0"/>
      <w:lang w:val="zh-CN"/>
    </w:rPr>
  </w:style>
  <w:style w:type="paragraph" w:customStyle="1" w:styleId="648">
    <w:name w:val="样式 标题 336标题 336标题3第二层条h3Level 3 HeadH3Heading 3 - oldlev...2"/>
    <w:basedOn w:val="5"/>
    <w:qFormat/>
    <w:uiPriority w:val="0"/>
    <w:pPr>
      <w:keepNext w:val="0"/>
      <w:keepLines w:val="0"/>
      <w:numPr>
        <w:ilvl w:val="0"/>
        <w:numId w:val="0"/>
      </w:numPr>
      <w:tabs>
        <w:tab w:val="left" w:pos="709"/>
      </w:tabs>
      <w:autoSpaceDE w:val="0"/>
      <w:autoSpaceDN w:val="0"/>
      <w:snapToGrid w:val="0"/>
      <w:spacing w:before="100" w:beforeAutospacing="1" w:after="0" w:line="360" w:lineRule="auto"/>
      <w:ind w:left="709" w:hanging="709"/>
    </w:pPr>
    <w:rPr>
      <w:rFonts w:ascii="黑体" w:cs="宋体"/>
      <w:bCs/>
      <w:kern w:val="0"/>
      <w:sz w:val="24"/>
      <w:szCs w:val="24"/>
      <w:lang w:val="zh-CN"/>
    </w:rPr>
  </w:style>
  <w:style w:type="paragraph" w:customStyle="1" w:styleId="649">
    <w:name w:val="样式 样式 标题 236标题 236标题2第一层条GF标题 2H2Heading 2 HiddenHeading 2 C...2..."/>
    <w:basedOn w:val="1"/>
    <w:qFormat/>
    <w:uiPriority w:val="0"/>
    <w:pPr>
      <w:autoSpaceDE w:val="0"/>
      <w:autoSpaceDN w:val="0"/>
      <w:adjustRightInd w:val="0"/>
      <w:snapToGrid w:val="0"/>
      <w:spacing w:line="360" w:lineRule="auto"/>
      <w:jc w:val="left"/>
      <w:outlineLvl w:val="1"/>
    </w:pPr>
    <w:rPr>
      <w:rFonts w:eastAsia="黑体" w:cs="宋体"/>
      <w:kern w:val="0"/>
      <w:sz w:val="30"/>
      <w:szCs w:val="20"/>
      <w:lang w:val="zh-CN"/>
    </w:rPr>
  </w:style>
  <w:style w:type="paragraph" w:customStyle="1" w:styleId="650">
    <w:name w:val="样式 标题 236标题 236标题2第一层条GF标题 2H2Heading 2 HiddenHeading 2 C...4"/>
    <w:basedOn w:val="4"/>
    <w:qFormat/>
    <w:uiPriority w:val="0"/>
    <w:pPr>
      <w:keepNext w:val="0"/>
      <w:keepLines w:val="0"/>
      <w:numPr>
        <w:ilvl w:val="0"/>
        <w:numId w:val="0"/>
      </w:numPr>
      <w:tabs>
        <w:tab w:val="left" w:pos="-24"/>
      </w:tabs>
      <w:autoSpaceDE w:val="0"/>
      <w:autoSpaceDN w:val="0"/>
      <w:snapToGrid w:val="0"/>
      <w:spacing w:before="0" w:beforeLines="50" w:after="0"/>
      <w:ind w:left="6" w:hanging="6"/>
    </w:pPr>
    <w:rPr>
      <w:rFonts w:cs="宋体"/>
      <w:bCs/>
      <w:smallCaps w:val="0"/>
      <w:kern w:val="0"/>
      <w:sz w:val="30"/>
      <w:szCs w:val="20"/>
      <w:lang w:val="zh-CN" w:eastAsia="zh-CN"/>
    </w:rPr>
  </w:style>
  <w:style w:type="paragraph" w:customStyle="1" w:styleId="651">
    <w:name w:val="正文表标题"/>
    <w:basedOn w:val="1"/>
    <w:qFormat/>
    <w:uiPriority w:val="0"/>
    <w:pPr>
      <w:tabs>
        <w:tab w:val="left" w:pos="1132"/>
      </w:tabs>
      <w:spacing w:line="360" w:lineRule="auto"/>
      <w:ind w:left="1132" w:hanging="570"/>
      <w:jc w:val="center"/>
    </w:pPr>
    <w:rPr>
      <w:rFonts w:eastAsia="黑体"/>
    </w:rPr>
  </w:style>
  <w:style w:type="paragraph" w:customStyle="1" w:styleId="652">
    <w:name w:val="样式 标题 136标题 1 + 段前: 1 行"/>
    <w:basedOn w:val="2"/>
    <w:qFormat/>
    <w:uiPriority w:val="0"/>
    <w:pPr>
      <w:keepNext w:val="0"/>
      <w:keepLines w:val="0"/>
      <w:numPr>
        <w:numId w:val="0"/>
      </w:numPr>
      <w:tabs>
        <w:tab w:val="left" w:pos="425"/>
      </w:tabs>
      <w:autoSpaceDE w:val="0"/>
      <w:autoSpaceDN w:val="0"/>
      <w:snapToGrid w:val="0"/>
      <w:spacing w:before="0" w:after="0" w:line="360" w:lineRule="auto"/>
      <w:ind w:left="425" w:hanging="425"/>
    </w:pPr>
    <w:rPr>
      <w:rFonts w:ascii="Arial" w:hAnsi="Arial"/>
      <w:smallCaps w:val="0"/>
      <w:sz w:val="36"/>
      <w:szCs w:val="20"/>
      <w:lang w:val="zh-CN" w:eastAsia="zh-CN"/>
      <w14:shadow w14:blurRad="50800" w14:dist="38100" w14:dir="2700000" w14:sx="100000" w14:sy="100000" w14:kx="0" w14:ky="0" w14:algn="tl">
        <w14:srgbClr w14:val="000000">
          <w14:alpha w14:val="60000"/>
        </w14:srgbClr>
      </w14:shadow>
    </w:rPr>
  </w:style>
  <w:style w:type="paragraph" w:customStyle="1" w:styleId="653">
    <w:name w:val="样式 标题 236标题 236标题2第一层条GF标题 2H2Heading 2 HiddenHeading 2 C..."/>
    <w:basedOn w:val="4"/>
    <w:qFormat/>
    <w:uiPriority w:val="0"/>
    <w:pPr>
      <w:keepNext w:val="0"/>
      <w:keepLines w:val="0"/>
      <w:numPr>
        <w:ilvl w:val="0"/>
        <w:numId w:val="0"/>
      </w:numPr>
      <w:autoSpaceDE w:val="0"/>
      <w:autoSpaceDN w:val="0"/>
      <w:snapToGrid w:val="0"/>
      <w:spacing w:before="0" w:after="0"/>
    </w:pPr>
    <w:rPr>
      <w:rFonts w:ascii="黑体" w:hAnsi="宋体" w:cs="宋体"/>
      <w:b/>
      <w:bCs/>
      <w:smallCaps w:val="0"/>
      <w:kern w:val="0"/>
      <w:sz w:val="30"/>
      <w:szCs w:val="30"/>
      <w:lang w:val="zh-CN" w:eastAsia="zh-CN"/>
    </w:rPr>
  </w:style>
  <w:style w:type="paragraph" w:customStyle="1" w:styleId="654">
    <w:name w:val="样式 标题 336标题 336标题3第二层条h3Level 3 HeadH3Heading 3 - oldlev..."/>
    <w:basedOn w:val="5"/>
    <w:qFormat/>
    <w:uiPriority w:val="0"/>
    <w:pPr>
      <w:keepNext w:val="0"/>
      <w:keepLines w:val="0"/>
      <w:numPr>
        <w:ilvl w:val="0"/>
        <w:numId w:val="0"/>
      </w:numPr>
      <w:tabs>
        <w:tab w:val="left" w:pos="865"/>
      </w:tabs>
      <w:autoSpaceDE w:val="0"/>
      <w:autoSpaceDN w:val="0"/>
      <w:snapToGrid w:val="0"/>
      <w:spacing w:before="100" w:beforeAutospacing="1" w:after="0" w:line="360" w:lineRule="auto"/>
      <w:ind w:left="865" w:hanging="709"/>
    </w:pPr>
    <w:rPr>
      <w:rFonts w:ascii="Arial" w:hAnsi="Arial" w:eastAsia="宋体" w:cs="宋体"/>
      <w:b/>
      <w:bCs/>
      <w:kern w:val="0"/>
      <w:szCs w:val="20"/>
      <w:lang w:val="zh-CN"/>
    </w:rPr>
  </w:style>
  <w:style w:type="paragraph" w:customStyle="1" w:styleId="655">
    <w:name w:val="样式 标题 136标题 136标题1章节h1H1 + 段前: 1 行"/>
    <w:basedOn w:val="2"/>
    <w:qFormat/>
    <w:uiPriority w:val="0"/>
    <w:pPr>
      <w:keepNext w:val="0"/>
      <w:keepLines w:val="0"/>
      <w:numPr>
        <w:numId w:val="0"/>
      </w:numPr>
      <w:tabs>
        <w:tab w:val="left" w:pos="425"/>
      </w:tabs>
      <w:autoSpaceDE w:val="0"/>
      <w:autoSpaceDN w:val="0"/>
      <w:snapToGrid w:val="0"/>
      <w:spacing w:before="0" w:after="0" w:line="360" w:lineRule="auto"/>
      <w:ind w:left="425" w:hanging="425"/>
    </w:pPr>
    <w:rPr>
      <w:rFonts w:ascii="Arial" w:hAnsi="Arial" w:cs="宋体"/>
      <w:smallCaps w:val="0"/>
      <w:sz w:val="36"/>
      <w:szCs w:val="20"/>
      <w:lang w:val="zh-CN" w:eastAsia="zh-CN"/>
      <w14:shadow w14:blurRad="50800" w14:dist="38100" w14:dir="2700000" w14:sx="100000" w14:sy="100000" w14:kx="0" w14:ky="0" w14:algn="tl">
        <w14:srgbClr w14:val="000000">
          <w14:alpha w14:val="60000"/>
        </w14:srgbClr>
      </w14:shadow>
    </w:rPr>
  </w:style>
  <w:style w:type="paragraph" w:customStyle="1" w:styleId="656">
    <w:name w:val="样式 标题 236标题 236标题2第一层条GF标题 2H2Heading 2 HiddenHeading 2 C...1"/>
    <w:basedOn w:val="4"/>
    <w:qFormat/>
    <w:uiPriority w:val="0"/>
    <w:pPr>
      <w:keepNext w:val="0"/>
      <w:keepLines w:val="0"/>
      <w:numPr>
        <w:ilvl w:val="0"/>
        <w:numId w:val="0"/>
      </w:numPr>
      <w:tabs>
        <w:tab w:val="left" w:pos="0"/>
      </w:tabs>
      <w:autoSpaceDE w:val="0"/>
      <w:autoSpaceDN w:val="0"/>
      <w:snapToGrid w:val="0"/>
      <w:spacing w:before="0" w:after="0"/>
    </w:pPr>
    <w:rPr>
      <w:rFonts w:ascii="宋体" w:hAnsi="宋体" w:cs="宋体"/>
      <w:b/>
      <w:bCs/>
      <w:smallCaps w:val="0"/>
      <w:kern w:val="10"/>
      <w:sz w:val="32"/>
      <w:szCs w:val="20"/>
      <w:lang w:val="zh-CN" w:eastAsia="zh-CN"/>
    </w:rPr>
  </w:style>
  <w:style w:type="paragraph" w:customStyle="1" w:styleId="657">
    <w:name w:val="样式 标题 136标题 136标题1章节h1H1 + Arial 段前: 1 行"/>
    <w:basedOn w:val="2"/>
    <w:qFormat/>
    <w:uiPriority w:val="0"/>
    <w:pPr>
      <w:keepNext w:val="0"/>
      <w:keepLines w:val="0"/>
      <w:numPr>
        <w:numId w:val="0"/>
      </w:numPr>
      <w:tabs>
        <w:tab w:val="left" w:pos="425"/>
      </w:tabs>
      <w:autoSpaceDE w:val="0"/>
      <w:autoSpaceDN w:val="0"/>
      <w:snapToGrid w:val="0"/>
      <w:spacing w:before="0" w:beforeLines="100" w:after="0" w:line="360" w:lineRule="auto"/>
      <w:ind w:left="425" w:hanging="425"/>
    </w:pPr>
    <w:rPr>
      <w:rFonts w:ascii="Arial" w:hAnsi="Arial" w:cs="宋体"/>
      <w:smallCaps w:val="0"/>
      <w:sz w:val="36"/>
      <w:szCs w:val="20"/>
      <w:lang w:val="zh-CN" w:eastAsia="zh-CN"/>
      <w14:shadow w14:blurRad="50800" w14:dist="38100" w14:dir="2700000" w14:sx="100000" w14:sy="100000" w14:kx="0" w14:ky="0" w14:algn="tl">
        <w14:srgbClr w14:val="000000">
          <w14:alpha w14:val="60000"/>
        </w14:srgbClr>
      </w14:shadow>
    </w:rPr>
  </w:style>
  <w:style w:type="paragraph" w:customStyle="1" w:styleId="658">
    <w:name w:val="样式 居中 行距: 1.5 倍行距"/>
    <w:basedOn w:val="1"/>
    <w:qFormat/>
    <w:uiPriority w:val="0"/>
    <w:pPr>
      <w:snapToGrid w:val="0"/>
      <w:spacing w:line="360" w:lineRule="auto"/>
      <w:ind w:firstLine="480" w:firstLineChars="200"/>
      <w:jc w:val="center"/>
    </w:pPr>
    <w:rPr>
      <w:rFonts w:ascii="黑体" w:eastAsia="黑体"/>
      <w:kern w:val="0"/>
      <w:szCs w:val="20"/>
    </w:rPr>
  </w:style>
  <w:style w:type="paragraph" w:customStyle="1" w:styleId="659">
    <w:name w:val="样式 标题 136标题 136标题1章节h1H1 + 段前: 1 行1"/>
    <w:basedOn w:val="2"/>
    <w:qFormat/>
    <w:uiPriority w:val="0"/>
    <w:pPr>
      <w:keepNext w:val="0"/>
      <w:keepLines w:val="0"/>
      <w:numPr>
        <w:numId w:val="0"/>
      </w:numPr>
      <w:tabs>
        <w:tab w:val="left" w:pos="425"/>
      </w:tabs>
      <w:autoSpaceDE w:val="0"/>
      <w:autoSpaceDN w:val="0"/>
      <w:snapToGrid w:val="0"/>
      <w:spacing w:before="0" w:beforeLines="100" w:after="0" w:line="360" w:lineRule="auto"/>
      <w:ind w:left="425" w:hanging="425"/>
    </w:pPr>
    <w:rPr>
      <w:rFonts w:cs="宋体"/>
      <w:smallCaps w:val="0"/>
      <w:sz w:val="32"/>
      <w:szCs w:val="20"/>
      <w:lang w:val="zh-CN" w:eastAsia="zh-CN"/>
      <w14:shadow w14:blurRad="50800" w14:dist="38100" w14:dir="2700000" w14:sx="100000" w14:sy="100000" w14:kx="0" w14:ky="0" w14:algn="tl">
        <w14:srgbClr w14:val="000000">
          <w14:alpha w14:val="60000"/>
        </w14:srgbClr>
      </w14:shadow>
    </w:rPr>
  </w:style>
  <w:style w:type="paragraph" w:customStyle="1" w:styleId="660">
    <w:name w:val="样式 标题 236标题 236标题2第一层条GF标题 2H2Heading 2 HiddenHeading 2 C...2"/>
    <w:basedOn w:val="4"/>
    <w:qFormat/>
    <w:uiPriority w:val="0"/>
    <w:pPr>
      <w:keepNext w:val="0"/>
      <w:keepLines w:val="0"/>
      <w:numPr>
        <w:ilvl w:val="0"/>
        <w:numId w:val="0"/>
      </w:numPr>
      <w:tabs>
        <w:tab w:val="left" w:pos="0"/>
      </w:tabs>
      <w:autoSpaceDE w:val="0"/>
      <w:autoSpaceDN w:val="0"/>
      <w:snapToGrid w:val="0"/>
      <w:spacing w:before="0" w:beforeLines="50" w:after="0"/>
    </w:pPr>
    <w:rPr>
      <w:rFonts w:cs="宋体"/>
      <w:bCs/>
      <w:smallCaps w:val="0"/>
      <w:kern w:val="0"/>
      <w:sz w:val="30"/>
      <w:szCs w:val="20"/>
      <w:lang w:val="zh-CN" w:eastAsia="zh-CN"/>
    </w:rPr>
  </w:style>
  <w:style w:type="paragraph" w:customStyle="1" w:styleId="661">
    <w:name w:val="样式 样式 标题 236标题 236标题2第一层条GF标题 2H2Heading 2 HiddenHeading 2 C...2...1"/>
    <w:basedOn w:val="660"/>
    <w:qFormat/>
    <w:uiPriority w:val="0"/>
    <w:pPr>
      <w:spacing w:beforeLines="0"/>
    </w:pPr>
    <w:rPr>
      <w:bCs w:val="0"/>
    </w:rPr>
  </w:style>
  <w:style w:type="paragraph" w:customStyle="1" w:styleId="662">
    <w:name w:val="样式 样式 标题 236标题 236标题2第一层条GF标题 2H2Heading 2 HiddenHeading 2 C... ..."/>
    <w:basedOn w:val="653"/>
    <w:qFormat/>
    <w:uiPriority w:val="0"/>
    <w:rPr>
      <w:rFonts w:ascii="Times New Roman" w:hAnsi="Times New Roman"/>
      <w:bCs w:val="0"/>
    </w:rPr>
  </w:style>
  <w:style w:type="paragraph" w:customStyle="1" w:styleId="663">
    <w:name w:val="样式 样式 标题 236标题 236标题2第一层条GF标题 2H2Heading 2 HiddenHeading 2 C...1..."/>
    <w:basedOn w:val="656"/>
    <w:qFormat/>
    <w:uiPriority w:val="0"/>
    <w:rPr>
      <w:rFonts w:ascii="Times New Roman" w:hAnsi="Times New Roman"/>
      <w:b w:val="0"/>
      <w:sz w:val="30"/>
    </w:rPr>
  </w:style>
  <w:style w:type="paragraph" w:customStyle="1" w:styleId="664">
    <w:name w:val="正文首行缩进2"/>
    <w:basedOn w:val="1"/>
    <w:qFormat/>
    <w:uiPriority w:val="0"/>
    <w:pPr>
      <w:adjustRightInd w:val="0"/>
      <w:spacing w:line="360" w:lineRule="auto"/>
      <w:ind w:firstLine="480" w:firstLineChars="200"/>
    </w:pPr>
    <w:rPr>
      <w:rFonts w:cs="宋体"/>
      <w:kern w:val="0"/>
      <w:szCs w:val="20"/>
    </w:rPr>
  </w:style>
  <w:style w:type="paragraph" w:customStyle="1" w:styleId="665">
    <w:name w:val="ReportDate"/>
    <w:basedOn w:val="1"/>
    <w:next w:val="619"/>
    <w:qFormat/>
    <w:uiPriority w:val="0"/>
    <w:pPr>
      <w:spacing w:before="100" w:after="40"/>
    </w:pPr>
    <w:rPr>
      <w:rFonts w:ascii="Arial" w:hAnsi="Arial" w:eastAsia="黑体"/>
    </w:rPr>
  </w:style>
  <w:style w:type="paragraph" w:customStyle="1" w:styleId="666">
    <w:name w:val="Note"/>
    <w:basedOn w:val="1"/>
    <w:qFormat/>
    <w:uiPriority w:val="0"/>
    <w:rPr>
      <w:rFonts w:eastAsia="楷体_GB2312"/>
      <w:sz w:val="21"/>
    </w:rPr>
  </w:style>
  <w:style w:type="paragraph" w:customStyle="1" w:styleId="667">
    <w:name w:val="3"/>
    <w:basedOn w:val="6"/>
    <w:qFormat/>
    <w:uiPriority w:val="0"/>
    <w:pPr>
      <w:numPr>
        <w:ilvl w:val="0"/>
        <w:numId w:val="0"/>
      </w:numPr>
      <w:tabs>
        <w:tab w:val="left" w:pos="864"/>
      </w:tabs>
      <w:snapToGrid w:val="0"/>
      <w:spacing w:before="0" w:beforeLines="50" w:after="0" w:afterLines="50" w:line="360" w:lineRule="auto"/>
      <w:ind w:left="864" w:hanging="864"/>
    </w:pPr>
    <w:rPr>
      <w:rFonts w:ascii="Arial" w:hAnsi="Arial" w:eastAsia="Arial" w:cs="Verdana"/>
      <w:smallCaps w:val="0"/>
      <w:kern w:val="0"/>
      <w:sz w:val="24"/>
      <w:lang w:eastAsia="en-US"/>
    </w:rPr>
  </w:style>
  <w:style w:type="paragraph" w:customStyle="1" w:styleId="668">
    <w:name w:val="font0"/>
    <w:basedOn w:val="2"/>
    <w:next w:val="2"/>
    <w:qFormat/>
    <w:uiPriority w:val="0"/>
    <w:pPr>
      <w:keepLines w:val="0"/>
      <w:widowControl/>
      <w:numPr>
        <w:numId w:val="0"/>
      </w:numPr>
      <w:adjustRightInd/>
      <w:spacing w:before="100" w:after="100" w:line="0" w:lineRule="atLeast"/>
    </w:pPr>
    <w:rPr>
      <w:rFonts w:ascii="宋体" w:hAnsi="宋体" w:eastAsia="宋体"/>
      <w:bCs/>
      <w:caps/>
      <w:smallCaps w:val="0"/>
      <w:sz w:val="24"/>
      <w:szCs w:val="20"/>
      <w:lang w:val="en-US" w:eastAsia="zh-CN"/>
    </w:rPr>
  </w:style>
  <w:style w:type="character" w:customStyle="1" w:styleId="669">
    <w:name w:val="样式1 Char"/>
    <w:link w:val="115"/>
    <w:qFormat/>
    <w:locked/>
    <w:uiPriority w:val="0"/>
    <w:rPr>
      <w:kern w:val="2"/>
      <w:sz w:val="28"/>
    </w:rPr>
  </w:style>
  <w:style w:type="paragraph" w:customStyle="1" w:styleId="670">
    <w:name w:val="xl50"/>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Arial Unicode MS" w:hAnsi="Arial Unicode MS" w:eastAsia="Arial Unicode MS" w:cs="Arial Unicode MS"/>
      <w:kern w:val="0"/>
    </w:rPr>
  </w:style>
  <w:style w:type="paragraph" w:customStyle="1" w:styleId="671">
    <w:name w:val="表内图内字体"/>
    <w:basedOn w:val="1"/>
    <w:next w:val="1"/>
    <w:qFormat/>
    <w:uiPriority w:val="0"/>
    <w:pPr>
      <w:jc w:val="center"/>
    </w:pPr>
    <w:rPr>
      <w:sz w:val="21"/>
    </w:rPr>
  </w:style>
  <w:style w:type="paragraph" w:customStyle="1" w:styleId="672">
    <w:name w:val="表头图名字体"/>
    <w:basedOn w:val="1"/>
    <w:next w:val="1"/>
    <w:qFormat/>
    <w:uiPriority w:val="0"/>
    <w:pPr>
      <w:spacing w:line="360" w:lineRule="auto"/>
      <w:jc w:val="center"/>
    </w:pPr>
    <w:rPr>
      <w:rFonts w:eastAsia="黑体"/>
      <w:sz w:val="21"/>
    </w:rPr>
  </w:style>
  <w:style w:type="paragraph" w:customStyle="1" w:styleId="673">
    <w:name w:val="样式 正文首行缩进 + 五号 首行缩进:  0 厘米 段前: 0 磅 段后: 0 磅 行距: 单倍行距"/>
    <w:basedOn w:val="16"/>
    <w:qFormat/>
    <w:uiPriority w:val="0"/>
    <w:pPr>
      <w:snapToGrid w:val="0"/>
      <w:spacing w:after="0" w:line="360" w:lineRule="auto"/>
      <w:ind w:firstLine="0"/>
      <w:jc w:val="left"/>
    </w:pPr>
    <w:rPr>
      <w:rFonts w:ascii="宋体" w:hAnsi="宋体"/>
      <w:sz w:val="24"/>
      <w:szCs w:val="20"/>
      <w:lang w:val="zh-CN" w:eastAsia="zh-CN"/>
    </w:rPr>
  </w:style>
  <w:style w:type="paragraph" w:customStyle="1" w:styleId="674">
    <w:name w:val="纯文本1"/>
    <w:basedOn w:val="1"/>
    <w:qFormat/>
    <w:uiPriority w:val="0"/>
    <w:pPr>
      <w:autoSpaceDE w:val="0"/>
      <w:autoSpaceDN w:val="0"/>
      <w:adjustRightInd w:val="0"/>
      <w:snapToGrid w:val="0"/>
      <w:spacing w:line="360" w:lineRule="auto"/>
      <w:ind w:firstLine="200" w:firstLineChars="200"/>
      <w:jc w:val="center"/>
    </w:pPr>
    <w:rPr>
      <w:rFonts w:ascii="宋体" w:hAnsi="Tms Rmn"/>
      <w:kern w:val="0"/>
      <w:szCs w:val="20"/>
    </w:rPr>
  </w:style>
  <w:style w:type="paragraph" w:customStyle="1" w:styleId="675">
    <w:name w:val="样式 小四 首行缩进:  0.85 厘米 行距: 1.5 倍行距"/>
    <w:basedOn w:val="1"/>
    <w:qFormat/>
    <w:uiPriority w:val="0"/>
    <w:pPr>
      <w:spacing w:line="360" w:lineRule="auto"/>
      <w:ind w:firstLine="482"/>
    </w:pPr>
    <w:rPr>
      <w:kern w:val="0"/>
    </w:rPr>
  </w:style>
  <w:style w:type="paragraph" w:customStyle="1" w:styleId="676">
    <w:name w:val="样式 标题 1h11st levelSection Headl1Disaster 1Head 1 (Chapter ..."/>
    <w:basedOn w:val="2"/>
    <w:qFormat/>
    <w:uiPriority w:val="0"/>
    <w:pPr>
      <w:numPr>
        <w:numId w:val="0"/>
      </w:numPr>
      <w:tabs>
        <w:tab w:val="left" w:pos="840"/>
      </w:tabs>
      <w:adjustRightInd/>
      <w:spacing w:before="100" w:after="100" w:line="240" w:lineRule="auto"/>
      <w:ind w:left="840" w:hanging="420"/>
      <w:jc w:val="both"/>
    </w:pPr>
    <w:rPr>
      <w:rFonts w:ascii="宋体" w:hAnsi="宋体" w:eastAsia="宋体" w:cs="宋体"/>
      <w:b/>
      <w:bCs/>
      <w:smallCaps w:val="0"/>
      <w:color w:val="000000"/>
      <w:kern w:val="2"/>
      <w:sz w:val="30"/>
      <w:szCs w:val="20"/>
      <w:lang w:val="en-US" w:eastAsia="zh-CN"/>
    </w:rPr>
  </w:style>
  <w:style w:type="paragraph" w:customStyle="1" w:styleId="677">
    <w:name w:val="简单回函地址"/>
    <w:basedOn w:val="1"/>
    <w:qFormat/>
    <w:uiPriority w:val="0"/>
    <w:rPr>
      <w:sz w:val="21"/>
      <w:szCs w:val="20"/>
    </w:rPr>
  </w:style>
  <w:style w:type="paragraph" w:customStyle="1" w:styleId="678">
    <w:name w:val="样式 段前: 0 磅 行距: 1.5 倍行距"/>
    <w:basedOn w:val="1"/>
    <w:qFormat/>
    <w:uiPriority w:val="0"/>
    <w:pPr>
      <w:spacing w:before="50" w:line="360" w:lineRule="auto"/>
    </w:pPr>
    <w:rPr>
      <w:rFonts w:ascii="宋体" w:hAnsi="宋体"/>
      <w:szCs w:val="20"/>
    </w:rPr>
  </w:style>
  <w:style w:type="paragraph" w:customStyle="1" w:styleId="679">
    <w:name w:val="123"/>
    <w:basedOn w:val="3"/>
    <w:qFormat/>
    <w:uiPriority w:val="0"/>
    <w:pPr>
      <w:widowControl/>
      <w:tabs>
        <w:tab w:val="left" w:pos="360"/>
        <w:tab w:val="left" w:pos="425"/>
      </w:tabs>
      <w:adjustRightInd/>
      <w:spacing w:before="80" w:after="80" w:line="320" w:lineRule="atLeast"/>
      <w:ind w:left="425" w:hanging="425"/>
      <w:jc w:val="left"/>
    </w:pPr>
    <w:rPr>
      <w:color w:val="000000"/>
      <w:sz w:val="22"/>
      <w:szCs w:val="20"/>
      <w:lang w:val="en-GB" w:eastAsia="en-US"/>
    </w:rPr>
  </w:style>
  <w:style w:type="paragraph" w:customStyle="1" w:styleId="680">
    <w:name w:val="Style Body Text First Indent + Before:  6 pt Line spacing:  At lea..."/>
    <w:basedOn w:val="16"/>
    <w:qFormat/>
    <w:uiPriority w:val="0"/>
    <w:pPr>
      <w:widowControl/>
      <w:tabs>
        <w:tab w:val="left" w:pos="432"/>
      </w:tabs>
      <w:adjustRightInd/>
      <w:spacing w:before="120" w:line="360" w:lineRule="atLeast"/>
      <w:ind w:left="432" w:hanging="432"/>
      <w:jc w:val="left"/>
    </w:pPr>
    <w:rPr>
      <w:sz w:val="22"/>
      <w:szCs w:val="22"/>
      <w:lang w:val="zh-CN" w:eastAsia="en-US"/>
    </w:rPr>
  </w:style>
  <w:style w:type="paragraph" w:customStyle="1" w:styleId="681">
    <w:name w:val="Bullet Level 1"/>
    <w:basedOn w:val="1"/>
    <w:qFormat/>
    <w:uiPriority w:val="0"/>
    <w:pPr>
      <w:widowControl/>
      <w:tabs>
        <w:tab w:val="left" w:pos="432"/>
        <w:tab w:val="left" w:pos="1800"/>
      </w:tabs>
      <w:spacing w:before="60" w:after="120" w:line="320" w:lineRule="atLeast"/>
      <w:ind w:left="1800" w:hanging="547"/>
      <w:jc w:val="left"/>
    </w:pPr>
    <w:rPr>
      <w:kern w:val="0"/>
      <w:sz w:val="22"/>
      <w:szCs w:val="20"/>
      <w:lang w:eastAsia="en-US"/>
    </w:rPr>
  </w:style>
  <w:style w:type="paragraph" w:customStyle="1" w:styleId="682">
    <w:name w:val="Table Text"/>
    <w:basedOn w:val="1"/>
    <w:qFormat/>
    <w:uiPriority w:val="0"/>
    <w:pPr>
      <w:widowControl/>
      <w:tabs>
        <w:tab w:val="left" w:pos="1440"/>
        <w:tab w:val="right" w:pos="8971"/>
      </w:tabs>
      <w:spacing w:before="40" w:after="40" w:line="320" w:lineRule="atLeast"/>
      <w:ind w:left="86"/>
      <w:jc w:val="left"/>
    </w:pPr>
    <w:rPr>
      <w:kern w:val="0"/>
      <w:sz w:val="20"/>
      <w:szCs w:val="20"/>
      <w:lang w:eastAsia="en-US"/>
    </w:rPr>
  </w:style>
  <w:style w:type="paragraph" w:customStyle="1" w:styleId="683">
    <w:name w:val="1 2 3"/>
    <w:basedOn w:val="1"/>
    <w:qFormat/>
    <w:uiPriority w:val="0"/>
    <w:pPr>
      <w:widowControl/>
      <w:tabs>
        <w:tab w:val="left" w:pos="1296"/>
        <w:tab w:val="left" w:pos="1931"/>
      </w:tabs>
      <w:spacing w:before="120" w:after="120" w:line="360" w:lineRule="atLeast"/>
      <w:ind w:left="1296" w:hanging="389"/>
      <w:jc w:val="left"/>
    </w:pPr>
    <w:rPr>
      <w:kern w:val="0"/>
      <w:sz w:val="22"/>
      <w:szCs w:val="22"/>
      <w:lang w:eastAsia="en-US"/>
    </w:rPr>
  </w:style>
  <w:style w:type="paragraph" w:customStyle="1" w:styleId="684">
    <w:name w:val="abc"/>
    <w:basedOn w:val="683"/>
    <w:qFormat/>
    <w:uiPriority w:val="0"/>
  </w:style>
  <w:style w:type="paragraph" w:customStyle="1" w:styleId="685">
    <w:name w:val="one bullet"/>
    <w:basedOn w:val="3"/>
    <w:qFormat/>
    <w:uiPriority w:val="0"/>
    <w:pPr>
      <w:widowControl/>
      <w:tabs>
        <w:tab w:val="left" w:pos="425"/>
      </w:tabs>
      <w:adjustRightInd/>
      <w:spacing w:before="120" w:line="300" w:lineRule="atLeast"/>
      <w:ind w:left="1267" w:hanging="425"/>
      <w:jc w:val="left"/>
    </w:pPr>
    <w:rPr>
      <w:sz w:val="22"/>
      <w:szCs w:val="22"/>
      <w:lang w:val="zh-CN" w:eastAsia="en-US"/>
    </w:rPr>
  </w:style>
  <w:style w:type="paragraph" w:customStyle="1" w:styleId="686">
    <w:name w:val="Style abc + Bold"/>
    <w:basedOn w:val="684"/>
    <w:qFormat/>
    <w:uiPriority w:val="0"/>
    <w:pPr>
      <w:tabs>
        <w:tab w:val="left" w:pos="2716"/>
        <w:tab w:val="clear" w:pos="1296"/>
        <w:tab w:val="clear" w:pos="1931"/>
      </w:tabs>
      <w:ind w:left="0" w:firstLine="0"/>
    </w:pPr>
    <w:rPr>
      <w:bCs/>
    </w:rPr>
  </w:style>
  <w:style w:type="paragraph" w:customStyle="1" w:styleId="687">
    <w:name w:val="First Indent"/>
    <w:basedOn w:val="3"/>
    <w:qFormat/>
    <w:uiPriority w:val="0"/>
    <w:pPr>
      <w:widowControl/>
      <w:tabs>
        <w:tab w:val="left" w:pos="1267"/>
      </w:tabs>
      <w:adjustRightInd/>
      <w:spacing w:before="80" w:after="80" w:line="340" w:lineRule="atLeast"/>
      <w:ind w:left="360" w:firstLine="547"/>
      <w:jc w:val="left"/>
    </w:pPr>
    <w:rPr>
      <w:color w:val="000000"/>
      <w:sz w:val="22"/>
      <w:szCs w:val="20"/>
      <w:lang w:val="en-GB" w:eastAsia="en-US"/>
    </w:rPr>
  </w:style>
  <w:style w:type="paragraph" w:customStyle="1" w:styleId="688">
    <w:name w:val="Bullet indent"/>
    <w:basedOn w:val="3"/>
    <w:qFormat/>
    <w:uiPriority w:val="0"/>
    <w:pPr>
      <w:widowControl/>
      <w:tabs>
        <w:tab w:val="left" w:pos="360"/>
        <w:tab w:val="left" w:pos="425"/>
        <w:tab w:val="left" w:pos="1267"/>
      </w:tabs>
      <w:adjustRightInd/>
      <w:spacing w:before="120" w:line="360" w:lineRule="atLeast"/>
      <w:ind w:left="907" w:hanging="425"/>
      <w:jc w:val="left"/>
    </w:pPr>
    <w:rPr>
      <w:color w:val="000000"/>
      <w:sz w:val="22"/>
      <w:szCs w:val="20"/>
      <w:lang w:val="en-GB" w:eastAsia="en-US"/>
    </w:rPr>
  </w:style>
  <w:style w:type="paragraph" w:customStyle="1" w:styleId="689">
    <w:name w:val="CoverNo"/>
    <w:basedOn w:val="1"/>
    <w:next w:val="1"/>
    <w:semiHidden/>
    <w:qFormat/>
    <w:uiPriority w:val="0"/>
    <w:pPr>
      <w:widowControl/>
      <w:tabs>
        <w:tab w:val="left" w:pos="-720"/>
      </w:tabs>
      <w:suppressAutoHyphens/>
      <w:jc w:val="center"/>
    </w:pPr>
    <w:rPr>
      <w:rFonts w:ascii="Univers" w:hAnsi="Univers"/>
      <w:spacing w:val="-2"/>
      <w:kern w:val="0"/>
      <w:sz w:val="22"/>
      <w:szCs w:val="20"/>
      <w:lang w:val="en-GB" w:eastAsia="en-US"/>
    </w:rPr>
  </w:style>
  <w:style w:type="paragraph" w:customStyle="1" w:styleId="690">
    <w:name w:val="xl41"/>
    <w:basedOn w:val="1"/>
    <w:qFormat/>
    <w:uiPriority w:val="0"/>
    <w:pPr>
      <w:widowControl/>
      <w:pBdr>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rPr>
  </w:style>
  <w:style w:type="paragraph" w:customStyle="1" w:styleId="691">
    <w:name w:val="样式 标题 2h22nd levell2Head 2List level 2Guide 2list 2list ..."/>
    <w:basedOn w:val="4"/>
    <w:qFormat/>
    <w:uiPriority w:val="0"/>
    <w:pPr>
      <w:widowControl/>
      <w:numPr>
        <w:ilvl w:val="0"/>
        <w:numId w:val="0"/>
      </w:numPr>
      <w:tabs>
        <w:tab w:val="left" w:pos="1440"/>
      </w:tabs>
      <w:snapToGrid w:val="0"/>
      <w:spacing w:before="100" w:beforeAutospacing="1" w:after="100" w:afterAutospacing="1" w:line="240" w:lineRule="auto"/>
      <w:ind w:left="1440" w:hanging="1440"/>
    </w:pPr>
    <w:rPr>
      <w:rFonts w:ascii="宋体" w:hAnsi="宋体" w:eastAsia="宋体" w:cs="宋体"/>
      <w:b/>
      <w:bCs/>
      <w:smallCaps w:val="0"/>
      <w:color w:val="000000"/>
      <w:kern w:val="0"/>
      <w:szCs w:val="20"/>
      <w:lang w:val="en-US" w:eastAsia="zh-CN"/>
    </w:rPr>
  </w:style>
  <w:style w:type="paragraph" w:customStyle="1" w:styleId="692">
    <w:name w:val="xl32"/>
    <w:basedOn w:val="1"/>
    <w:qFormat/>
    <w:uiPriority w:val="0"/>
    <w:pPr>
      <w:widowControl/>
      <w:pBdr>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FF0000"/>
      <w:kern w:val="0"/>
    </w:rPr>
  </w:style>
  <w:style w:type="paragraph" w:customStyle="1" w:styleId="693">
    <w:name w:val="xl22"/>
    <w:basedOn w:val="1"/>
    <w:qFormat/>
    <w:uiPriority w:val="0"/>
    <w:pPr>
      <w:keepLines/>
      <w:widowControl/>
      <w:spacing w:before="100" w:beforeAutospacing="1" w:after="100" w:afterAutospacing="1"/>
      <w:jc w:val="center"/>
    </w:pPr>
    <w:rPr>
      <w:rFonts w:ascii="Arial Unicode MS" w:hAnsi="Arial Unicode MS" w:eastAsia="Arial Unicode MS"/>
      <w:kern w:val="0"/>
    </w:rPr>
  </w:style>
  <w:style w:type="paragraph" w:customStyle="1" w:styleId="694">
    <w:name w:val="正文文本缩进 31"/>
    <w:basedOn w:val="1"/>
    <w:qFormat/>
    <w:uiPriority w:val="0"/>
    <w:pPr>
      <w:widowControl/>
      <w:adjustRightInd w:val="0"/>
      <w:spacing w:after="120"/>
      <w:ind w:left="420"/>
      <w:jc w:val="left"/>
    </w:pPr>
    <w:rPr>
      <w:rFonts w:ascii="宋体"/>
      <w:kern w:val="0"/>
      <w:sz w:val="16"/>
      <w:szCs w:val="20"/>
    </w:rPr>
  </w:style>
  <w:style w:type="paragraph" w:customStyle="1" w:styleId="695">
    <w:name w:val="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96">
    <w:name w:val="Reference"/>
    <w:basedOn w:val="1"/>
    <w:qFormat/>
    <w:uiPriority w:val="0"/>
    <w:pPr>
      <w:spacing w:line="440" w:lineRule="exact"/>
    </w:pPr>
    <w:rPr>
      <w:rFonts w:ascii="Arial" w:hAnsi="Arial"/>
    </w:rPr>
  </w:style>
  <w:style w:type="paragraph" w:customStyle="1" w:styleId="697">
    <w:name w:val="Char1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698">
    <w:name w:val="正文格式 Char"/>
    <w:link w:val="113"/>
    <w:qFormat/>
    <w:locked/>
    <w:uiPriority w:val="0"/>
    <w:rPr>
      <w:sz w:val="24"/>
    </w:rPr>
  </w:style>
  <w:style w:type="paragraph" w:customStyle="1" w:styleId="699">
    <w:name w:val="In Table Left"/>
    <w:basedOn w:val="1"/>
    <w:qFormat/>
    <w:uiPriority w:val="0"/>
    <w:pPr>
      <w:widowControl/>
      <w:jc w:val="left"/>
    </w:pPr>
    <w:rPr>
      <w:rFonts w:ascii="Arial" w:hAnsi="Arial" w:eastAsia="黑体" w:cs="宋体"/>
      <w:sz w:val="21"/>
      <w:szCs w:val="20"/>
      <w:lang w:val="zh-CN"/>
    </w:rPr>
  </w:style>
  <w:style w:type="paragraph" w:customStyle="1" w:styleId="700">
    <w:name w:val="tableT"/>
    <w:basedOn w:val="1"/>
    <w:qFormat/>
    <w:uiPriority w:val="0"/>
    <w:pPr>
      <w:keepNext/>
      <w:spacing w:line="360" w:lineRule="auto"/>
      <w:jc w:val="center"/>
    </w:pPr>
    <w:rPr>
      <w:rFonts w:ascii="宋体" w:hAnsi="宋体" w:cs="Arial"/>
      <w:b/>
    </w:rPr>
  </w:style>
  <w:style w:type="character" w:customStyle="1" w:styleId="701">
    <w:name w:val="Pic Char"/>
    <w:link w:val="702"/>
    <w:qFormat/>
    <w:locked/>
    <w:uiPriority w:val="0"/>
    <w:rPr>
      <w:kern w:val="2"/>
      <w:sz w:val="21"/>
      <w:szCs w:val="24"/>
      <w:lang w:val="en-US" w:eastAsia="zh-CN" w:bidi="ar-SA"/>
    </w:rPr>
  </w:style>
  <w:style w:type="paragraph" w:customStyle="1" w:styleId="702">
    <w:name w:val="Pic"/>
    <w:link w:val="701"/>
    <w:qFormat/>
    <w:uiPriority w:val="0"/>
    <w:pPr>
      <w:keepNext/>
      <w:jc w:val="center"/>
    </w:pPr>
    <w:rPr>
      <w:rFonts w:ascii="Times New Roman" w:hAnsi="Times New Roman" w:eastAsia="宋体" w:cs="Times New Roman"/>
      <w:kern w:val="2"/>
      <w:sz w:val="21"/>
      <w:szCs w:val="24"/>
      <w:lang w:val="en-US" w:eastAsia="zh-CN" w:bidi="ar-SA"/>
    </w:rPr>
  </w:style>
  <w:style w:type="character" w:customStyle="1" w:styleId="703">
    <w:name w:val="picT Char"/>
    <w:link w:val="704"/>
    <w:qFormat/>
    <w:locked/>
    <w:uiPriority w:val="0"/>
    <w:rPr>
      <w:rFonts w:ascii="Arial" w:hAnsi="Arial" w:eastAsia="黑体" w:cs="Arial"/>
      <w:kern w:val="2"/>
      <w:lang w:val="en-US" w:eastAsia="zh-CN" w:bidi="ar-SA"/>
    </w:rPr>
  </w:style>
  <w:style w:type="paragraph" w:customStyle="1" w:styleId="704">
    <w:name w:val="picT"/>
    <w:link w:val="703"/>
    <w:qFormat/>
    <w:uiPriority w:val="0"/>
    <w:pPr>
      <w:jc w:val="center"/>
    </w:pPr>
    <w:rPr>
      <w:rFonts w:ascii="Arial" w:hAnsi="Arial" w:eastAsia="黑体" w:cs="Arial"/>
      <w:kern w:val="2"/>
      <w:lang w:val="en-US" w:eastAsia="zh-CN" w:bidi="ar-SA"/>
    </w:rPr>
  </w:style>
  <w:style w:type="paragraph" w:customStyle="1" w:styleId="705">
    <w:name w:val="In Table"/>
    <w:qFormat/>
    <w:uiPriority w:val="0"/>
    <w:pPr>
      <w:jc w:val="center"/>
    </w:pPr>
    <w:rPr>
      <w:rFonts w:ascii="Arial" w:hAnsi="Arial" w:eastAsia="宋体" w:cs="Times New Roman"/>
      <w:b/>
      <w:kern w:val="2"/>
      <w:sz w:val="24"/>
      <w:szCs w:val="21"/>
      <w:lang w:val="zh-CN" w:eastAsia="zh-CN" w:bidi="ar-SA"/>
    </w:rPr>
  </w:style>
  <w:style w:type="paragraph" w:customStyle="1" w:styleId="706">
    <w:name w:val="SignList"/>
    <w:basedOn w:val="1"/>
    <w:qFormat/>
    <w:uiPriority w:val="0"/>
    <w:pPr>
      <w:numPr>
        <w:ilvl w:val="0"/>
        <w:numId w:val="21"/>
      </w:numPr>
      <w:tabs>
        <w:tab w:val="left" w:pos="432"/>
        <w:tab w:val="clear" w:pos="0"/>
      </w:tabs>
      <w:spacing w:line="480" w:lineRule="exact"/>
      <w:ind w:left="631" w:leftChars="200" w:hanging="431"/>
    </w:pPr>
    <w:rPr>
      <w:rFonts w:ascii="Arial" w:hAnsi="Arial"/>
    </w:rPr>
  </w:style>
  <w:style w:type="paragraph" w:customStyle="1" w:styleId="707">
    <w:name w:val="NumList"/>
    <w:basedOn w:val="619"/>
    <w:qFormat/>
    <w:uiPriority w:val="0"/>
    <w:pPr>
      <w:numPr>
        <w:ilvl w:val="0"/>
        <w:numId w:val="22"/>
      </w:numPr>
      <w:tabs>
        <w:tab w:val="left" w:pos="420"/>
        <w:tab w:val="left" w:pos="990"/>
        <w:tab w:val="clear" w:pos="0"/>
      </w:tabs>
      <w:ind w:left="0" w:firstLine="0" w:firstLineChars="0"/>
    </w:pPr>
  </w:style>
  <w:style w:type="paragraph" w:customStyle="1" w:styleId="708">
    <w:name w:val="图标题"/>
    <w:basedOn w:val="1"/>
    <w:qFormat/>
    <w:uiPriority w:val="0"/>
    <w:pPr>
      <w:numPr>
        <w:ilvl w:val="0"/>
        <w:numId w:val="23"/>
      </w:numPr>
      <w:snapToGrid w:val="0"/>
      <w:spacing w:line="400" w:lineRule="atLeast"/>
      <w:jc w:val="center"/>
    </w:pPr>
    <w:rPr>
      <w:rFonts w:ascii="仿宋_GB2312" w:eastAsia="仿宋_GB2312"/>
    </w:rPr>
  </w:style>
  <w:style w:type="character" w:customStyle="1" w:styleId="709">
    <w:name w:val="H正文 Char"/>
    <w:link w:val="710"/>
    <w:qFormat/>
    <w:locked/>
    <w:uiPriority w:val="0"/>
    <w:rPr>
      <w:rFonts w:ascii="宋体" w:hAnsi="宋体"/>
      <w:sz w:val="28"/>
      <w:szCs w:val="21"/>
    </w:rPr>
  </w:style>
  <w:style w:type="paragraph" w:customStyle="1" w:styleId="710">
    <w:name w:val="H正文"/>
    <w:basedOn w:val="16"/>
    <w:link w:val="709"/>
    <w:qFormat/>
    <w:uiPriority w:val="0"/>
    <w:pPr>
      <w:snapToGrid w:val="0"/>
      <w:spacing w:after="0" w:line="360" w:lineRule="auto"/>
      <w:ind w:firstLine="200" w:firstLineChars="200"/>
    </w:pPr>
    <w:rPr>
      <w:rFonts w:ascii="宋体" w:hAnsi="宋体"/>
      <w:szCs w:val="21"/>
      <w:lang w:val="zh-CN" w:eastAsia="zh-CN"/>
    </w:rPr>
  </w:style>
  <w:style w:type="paragraph" w:customStyle="1" w:styleId="711">
    <w:name w:val="表格文字"/>
    <w:link w:val="1091"/>
    <w:qFormat/>
    <w:uiPriority w:val="0"/>
    <w:rPr>
      <w:rFonts w:ascii="Times New Roman" w:hAnsi="Times New Roman" w:eastAsia="宋体" w:cs="Times New Roman"/>
      <w:sz w:val="24"/>
      <w:lang w:val="en-US" w:eastAsia="zh-CN" w:bidi="ar-SA"/>
    </w:rPr>
  </w:style>
  <w:style w:type="character" w:customStyle="1" w:styleId="712">
    <w:name w:val="小四正文首行缩进 Char"/>
    <w:link w:val="713"/>
    <w:qFormat/>
    <w:locked/>
    <w:uiPriority w:val="0"/>
    <w:rPr>
      <w:kern w:val="2"/>
      <w:sz w:val="24"/>
      <w:szCs w:val="24"/>
      <w:lang w:val="zh-CN" w:eastAsia="zh-CN"/>
    </w:rPr>
  </w:style>
  <w:style w:type="paragraph" w:customStyle="1" w:styleId="713">
    <w:name w:val="小四正文首行缩进"/>
    <w:basedOn w:val="1"/>
    <w:link w:val="712"/>
    <w:qFormat/>
    <w:uiPriority w:val="0"/>
    <w:pPr>
      <w:spacing w:line="360" w:lineRule="auto"/>
      <w:ind w:firstLine="480" w:firstLineChars="200"/>
    </w:pPr>
    <w:rPr>
      <w:lang w:val="zh-CN" w:eastAsia="zh-CN"/>
    </w:rPr>
  </w:style>
  <w:style w:type="character" w:customStyle="1" w:styleId="714">
    <w:name w:val="样式 题注 + 四号 Char"/>
    <w:link w:val="715"/>
    <w:qFormat/>
    <w:locked/>
    <w:uiPriority w:val="0"/>
    <w:rPr>
      <w:rFonts w:ascii="Arial" w:hAnsi="Arial" w:cs="Arial"/>
      <w:sz w:val="28"/>
      <w:lang w:val="zh-CN" w:eastAsia="zh-CN"/>
    </w:rPr>
  </w:style>
  <w:style w:type="paragraph" w:customStyle="1" w:styleId="715">
    <w:name w:val="样式 题注 + 四号"/>
    <w:basedOn w:val="21"/>
    <w:link w:val="714"/>
    <w:qFormat/>
    <w:uiPriority w:val="0"/>
    <w:pPr>
      <w:jc w:val="center"/>
    </w:pPr>
    <w:rPr>
      <w:rFonts w:eastAsia="宋体"/>
      <w:kern w:val="0"/>
      <w:sz w:val="28"/>
    </w:rPr>
  </w:style>
  <w:style w:type="paragraph" w:customStyle="1" w:styleId="716">
    <w:name w:val="正文（首行缩进）"/>
    <w:basedOn w:val="1"/>
    <w:qFormat/>
    <w:uiPriority w:val="0"/>
    <w:pPr>
      <w:spacing w:line="460" w:lineRule="atLeast"/>
      <w:ind w:firstLine="200" w:firstLineChars="200"/>
    </w:pPr>
  </w:style>
  <w:style w:type="character" w:customStyle="1" w:styleId="717">
    <w:name w:val="图题注 Char1"/>
    <w:link w:val="548"/>
    <w:qFormat/>
    <w:locked/>
    <w:uiPriority w:val="0"/>
    <w:rPr>
      <w:kern w:val="2"/>
      <w:sz w:val="24"/>
      <w:szCs w:val="24"/>
    </w:rPr>
  </w:style>
  <w:style w:type="paragraph" w:customStyle="1" w:styleId="718">
    <w:name w:val="（zab）项目编号"/>
    <w:basedOn w:val="1"/>
    <w:qFormat/>
    <w:uiPriority w:val="0"/>
    <w:pPr>
      <w:numPr>
        <w:ilvl w:val="0"/>
        <w:numId w:val="24"/>
      </w:numPr>
      <w:spacing w:line="360" w:lineRule="auto"/>
    </w:pPr>
    <w:rPr>
      <w:rFonts w:ascii="宋体" w:hAnsi="宋体"/>
      <w:szCs w:val="28"/>
    </w:rPr>
  </w:style>
  <w:style w:type="character" w:customStyle="1" w:styleId="719">
    <w:name w:val="样式 标题 436标题 436标题4第三层条h4 + Times New Roman Char"/>
    <w:link w:val="720"/>
    <w:qFormat/>
    <w:locked/>
    <w:uiPriority w:val="0"/>
    <w:rPr>
      <w:rFonts w:ascii="宋体" w:hAnsi="宋体"/>
      <w:b/>
      <w:bCs/>
      <w:color w:val="000000"/>
      <w:kern w:val="2"/>
      <w:sz w:val="30"/>
      <w:szCs w:val="28"/>
      <w:lang w:val="zh-CN" w:eastAsia="zh-CN"/>
    </w:rPr>
  </w:style>
  <w:style w:type="paragraph" w:customStyle="1" w:styleId="720">
    <w:name w:val="样式 标题 436标题 436标题4第三层条h4 + Times New Roman"/>
    <w:basedOn w:val="6"/>
    <w:link w:val="719"/>
    <w:qFormat/>
    <w:uiPriority w:val="0"/>
    <w:pPr>
      <w:numPr>
        <w:ilvl w:val="0"/>
        <w:numId w:val="0"/>
      </w:numPr>
      <w:tabs>
        <w:tab w:val="left" w:pos="864"/>
      </w:tabs>
      <w:spacing w:before="0" w:after="0" w:line="360" w:lineRule="auto"/>
      <w:ind w:left="864" w:hanging="864"/>
      <w:jc w:val="both"/>
    </w:pPr>
    <w:rPr>
      <w:rFonts w:ascii="宋体" w:hAnsi="宋体"/>
      <w:smallCaps w:val="0"/>
      <w:color w:val="000000"/>
      <w:kern w:val="2"/>
      <w:sz w:val="30"/>
    </w:rPr>
  </w:style>
  <w:style w:type="character" w:customStyle="1" w:styleId="721">
    <w:name w:val="样式 标题 436标题 436标题4第三层条h4 + Times New Roman 四号 Char"/>
    <w:link w:val="722"/>
    <w:qFormat/>
    <w:locked/>
    <w:uiPriority w:val="0"/>
    <w:rPr>
      <w:rFonts w:ascii="宋体" w:hAnsi="宋体"/>
      <w:b/>
      <w:bCs/>
      <w:color w:val="000000"/>
      <w:kern w:val="2"/>
      <w:sz w:val="28"/>
      <w:szCs w:val="28"/>
      <w:lang w:val="zh-CN" w:eastAsia="zh-CN"/>
    </w:rPr>
  </w:style>
  <w:style w:type="paragraph" w:customStyle="1" w:styleId="722">
    <w:name w:val="样式 标题 436标题 436标题4第三层条h4 + Times New Roman 四号"/>
    <w:basedOn w:val="6"/>
    <w:link w:val="721"/>
    <w:qFormat/>
    <w:uiPriority w:val="0"/>
    <w:pPr>
      <w:numPr>
        <w:ilvl w:val="0"/>
        <w:numId w:val="0"/>
      </w:numPr>
      <w:tabs>
        <w:tab w:val="left" w:pos="864"/>
      </w:tabs>
      <w:spacing w:before="0" w:after="0" w:line="360" w:lineRule="auto"/>
      <w:ind w:left="864" w:hanging="864"/>
      <w:jc w:val="both"/>
    </w:pPr>
    <w:rPr>
      <w:rFonts w:ascii="宋体" w:hAnsi="宋体"/>
      <w:smallCaps w:val="0"/>
      <w:color w:val="000000"/>
      <w:kern w:val="2"/>
    </w:rPr>
  </w:style>
  <w:style w:type="paragraph" w:customStyle="1" w:styleId="723">
    <w:name w:val="标题 2 + 宋体 小四 行距: 1.5 倍行距"/>
    <w:basedOn w:val="4"/>
    <w:qFormat/>
    <w:uiPriority w:val="0"/>
    <w:pPr>
      <w:numPr>
        <w:numId w:val="25"/>
      </w:numPr>
      <w:tabs>
        <w:tab w:val="left" w:pos="425"/>
        <w:tab w:val="left" w:pos="992"/>
      </w:tabs>
      <w:spacing w:before="0" w:after="0"/>
      <w:ind w:left="992"/>
      <w:jc w:val="both"/>
    </w:pPr>
    <w:rPr>
      <w:rFonts w:ascii="宋体" w:hAnsi="宋体" w:eastAsia="宋体" w:cs="宋体"/>
      <w:b/>
      <w:bCs/>
      <w:smallCaps w:val="0"/>
      <w:kern w:val="2"/>
      <w:sz w:val="24"/>
      <w:szCs w:val="20"/>
    </w:rPr>
  </w:style>
  <w:style w:type="character" w:customStyle="1" w:styleId="724">
    <w:name w:val="NumList Char Char"/>
    <w:link w:val="725"/>
    <w:qFormat/>
    <w:locked/>
    <w:uiPriority w:val="0"/>
    <w:rPr>
      <w:kern w:val="2"/>
      <w:sz w:val="21"/>
      <w:szCs w:val="24"/>
      <w:lang w:val="zh-CN" w:eastAsia="zh-CN"/>
    </w:rPr>
  </w:style>
  <w:style w:type="paragraph" w:customStyle="1" w:styleId="725">
    <w:name w:val="NumList Char"/>
    <w:basedOn w:val="1"/>
    <w:link w:val="724"/>
    <w:qFormat/>
    <w:uiPriority w:val="0"/>
    <w:pPr>
      <w:numPr>
        <w:ilvl w:val="0"/>
        <w:numId w:val="26"/>
      </w:numPr>
    </w:pPr>
    <w:rPr>
      <w:sz w:val="21"/>
      <w:lang w:val="zh-CN" w:eastAsia="zh-CN"/>
    </w:rPr>
  </w:style>
  <w:style w:type="character" w:customStyle="1" w:styleId="726">
    <w:name w:val="table Char"/>
    <w:link w:val="727"/>
    <w:qFormat/>
    <w:locked/>
    <w:uiPriority w:val="0"/>
    <w:rPr>
      <w:kern w:val="2"/>
      <w:sz w:val="21"/>
      <w:szCs w:val="24"/>
      <w:lang w:val="en-US" w:eastAsia="zh-CN" w:bidi="ar-SA"/>
    </w:rPr>
  </w:style>
  <w:style w:type="paragraph" w:customStyle="1" w:styleId="727">
    <w:name w:val="table"/>
    <w:link w:val="726"/>
    <w:qFormat/>
    <w:uiPriority w:val="0"/>
    <w:pPr>
      <w:jc w:val="center"/>
    </w:pPr>
    <w:rPr>
      <w:rFonts w:ascii="Times New Roman" w:hAnsi="Times New Roman" w:eastAsia="宋体" w:cs="Times New Roman"/>
      <w:kern w:val="2"/>
      <w:sz w:val="21"/>
      <w:szCs w:val="24"/>
      <w:lang w:val="en-US" w:eastAsia="zh-CN" w:bidi="ar-SA"/>
    </w:rPr>
  </w:style>
  <w:style w:type="character" w:customStyle="1" w:styleId="728">
    <w:name w:val="table Char Char Char"/>
    <w:link w:val="729"/>
    <w:semiHidden/>
    <w:qFormat/>
    <w:locked/>
    <w:uiPriority w:val="0"/>
    <w:rPr>
      <w:rFonts w:ascii="Arial" w:hAnsi="Arial" w:cs="Arial"/>
      <w:kern w:val="2"/>
      <w:sz w:val="21"/>
      <w:szCs w:val="24"/>
      <w:lang w:val="en-US" w:eastAsia="zh-CN" w:bidi="ar-SA"/>
    </w:rPr>
  </w:style>
  <w:style w:type="paragraph" w:customStyle="1" w:styleId="729">
    <w:name w:val="table Char Char"/>
    <w:link w:val="728"/>
    <w:semiHidden/>
    <w:qFormat/>
    <w:uiPriority w:val="0"/>
    <w:pPr>
      <w:jc w:val="center"/>
    </w:pPr>
    <w:rPr>
      <w:rFonts w:ascii="Arial" w:hAnsi="Arial" w:eastAsia="宋体" w:cs="Arial"/>
      <w:kern w:val="2"/>
      <w:sz w:val="21"/>
      <w:szCs w:val="24"/>
      <w:lang w:val="en-US" w:eastAsia="zh-CN" w:bidi="ar-SA"/>
    </w:rPr>
  </w:style>
  <w:style w:type="character" w:customStyle="1" w:styleId="730">
    <w:name w:val="表题 Char Char"/>
    <w:qFormat/>
    <w:locked/>
    <w:uiPriority w:val="0"/>
    <w:rPr>
      <w:rFonts w:ascii="Arial" w:hAnsi="Arial" w:eastAsia="新宋体" w:cs="Arial"/>
      <w:sz w:val="21"/>
      <w:szCs w:val="24"/>
      <w:lang w:val="zh-CN" w:eastAsia="zh-CN"/>
    </w:rPr>
  </w:style>
  <w:style w:type="character" w:customStyle="1" w:styleId="731">
    <w:name w:val="！正文 Char"/>
    <w:link w:val="732"/>
    <w:semiHidden/>
    <w:qFormat/>
    <w:locked/>
    <w:uiPriority w:val="0"/>
    <w:rPr>
      <w:kern w:val="2"/>
      <w:sz w:val="24"/>
      <w:szCs w:val="24"/>
      <w:lang w:val="zh-CN" w:eastAsia="zh-CN"/>
    </w:rPr>
  </w:style>
  <w:style w:type="paragraph" w:customStyle="1" w:styleId="732">
    <w:name w:val="！正文"/>
    <w:basedOn w:val="1"/>
    <w:link w:val="731"/>
    <w:semiHidden/>
    <w:qFormat/>
    <w:uiPriority w:val="0"/>
    <w:pPr>
      <w:snapToGrid w:val="0"/>
      <w:spacing w:line="360" w:lineRule="auto"/>
      <w:ind w:firstLine="200" w:firstLineChars="200"/>
    </w:pPr>
    <w:rPr>
      <w:lang w:val="zh-CN" w:eastAsia="zh-CN"/>
    </w:rPr>
  </w:style>
  <w:style w:type="character" w:customStyle="1" w:styleId="733">
    <w:name w:val="研试文件正文 Char"/>
    <w:link w:val="734"/>
    <w:qFormat/>
    <w:locked/>
    <w:uiPriority w:val="0"/>
    <w:rPr>
      <w:rFonts w:ascii="Arial" w:hAnsi="Arial" w:cs="Arial"/>
      <w:kern w:val="2"/>
      <w:sz w:val="24"/>
      <w:szCs w:val="24"/>
      <w:lang w:val="zh-CN" w:eastAsia="zh-CN"/>
    </w:rPr>
  </w:style>
  <w:style w:type="paragraph" w:customStyle="1" w:styleId="734">
    <w:name w:val="研试文件正文"/>
    <w:basedOn w:val="1"/>
    <w:link w:val="733"/>
    <w:qFormat/>
    <w:uiPriority w:val="0"/>
    <w:pPr>
      <w:spacing w:line="360" w:lineRule="auto"/>
      <w:ind w:firstLine="510"/>
    </w:pPr>
    <w:rPr>
      <w:rFonts w:ascii="Arial" w:hAnsi="Arial"/>
      <w:lang w:val="zh-CN" w:eastAsia="zh-CN"/>
    </w:rPr>
  </w:style>
  <w:style w:type="character" w:customStyle="1" w:styleId="735">
    <w:name w:val="小四正文 Char"/>
    <w:link w:val="736"/>
    <w:qFormat/>
    <w:locked/>
    <w:uiPriority w:val="0"/>
    <w:rPr>
      <w:rFonts w:ascii="宋体" w:hAnsi="宋体"/>
      <w:sz w:val="24"/>
      <w:szCs w:val="24"/>
    </w:rPr>
  </w:style>
  <w:style w:type="paragraph" w:customStyle="1" w:styleId="736">
    <w:name w:val="小四正文"/>
    <w:basedOn w:val="1"/>
    <w:link w:val="735"/>
    <w:qFormat/>
    <w:uiPriority w:val="0"/>
    <w:pPr>
      <w:spacing w:line="360" w:lineRule="auto"/>
      <w:ind w:firstLine="200" w:firstLineChars="200"/>
    </w:pPr>
    <w:rPr>
      <w:rFonts w:ascii="宋体" w:hAnsi="宋体"/>
      <w:kern w:val="0"/>
      <w:lang w:val="zh-CN" w:eastAsia="zh-CN"/>
    </w:rPr>
  </w:style>
  <w:style w:type="character" w:customStyle="1" w:styleId="737">
    <w:name w:val="HEQ正文 Char"/>
    <w:link w:val="738"/>
    <w:qFormat/>
    <w:locked/>
    <w:uiPriority w:val="0"/>
    <w:rPr>
      <w:rFonts w:ascii="宋体" w:hAnsi="宋体" w:cs="宋体"/>
      <w:sz w:val="24"/>
    </w:rPr>
  </w:style>
  <w:style w:type="paragraph" w:customStyle="1" w:styleId="738">
    <w:name w:val="HEQ正文"/>
    <w:basedOn w:val="16"/>
    <w:link w:val="737"/>
    <w:qFormat/>
    <w:uiPriority w:val="0"/>
    <w:pPr>
      <w:snapToGrid w:val="0"/>
      <w:spacing w:after="0" w:line="360" w:lineRule="auto"/>
      <w:ind w:firstLine="200" w:firstLineChars="200"/>
      <w:jc w:val="left"/>
    </w:pPr>
    <w:rPr>
      <w:rFonts w:ascii="宋体" w:hAnsi="宋体"/>
      <w:sz w:val="24"/>
      <w:szCs w:val="20"/>
      <w:lang w:val="zh-CN" w:eastAsia="zh-CN"/>
    </w:rPr>
  </w:style>
  <w:style w:type="character" w:customStyle="1" w:styleId="739">
    <w:name w:val="整段 Char"/>
    <w:link w:val="740"/>
    <w:qFormat/>
    <w:locked/>
    <w:uiPriority w:val="0"/>
    <w:rPr>
      <w:kern w:val="2"/>
      <w:sz w:val="24"/>
      <w:szCs w:val="24"/>
      <w:lang w:val="zh-CN" w:eastAsia="zh-CN"/>
    </w:rPr>
  </w:style>
  <w:style w:type="paragraph" w:customStyle="1" w:styleId="740">
    <w:name w:val="整段"/>
    <w:basedOn w:val="1"/>
    <w:link w:val="739"/>
    <w:qFormat/>
    <w:uiPriority w:val="0"/>
    <w:pPr>
      <w:snapToGrid w:val="0"/>
      <w:ind w:firstLine="200" w:firstLineChars="200"/>
    </w:pPr>
    <w:rPr>
      <w:lang w:val="zh-CN" w:eastAsia="zh-CN"/>
    </w:rPr>
  </w:style>
  <w:style w:type="character" w:customStyle="1" w:styleId="741">
    <w:name w:val="文字 Char"/>
    <w:link w:val="742"/>
    <w:qFormat/>
    <w:locked/>
    <w:uiPriority w:val="0"/>
    <w:rPr>
      <w:sz w:val="21"/>
      <w:szCs w:val="24"/>
      <w:lang w:val="zh-CN" w:eastAsia="zh-CN"/>
    </w:rPr>
  </w:style>
  <w:style w:type="paragraph" w:customStyle="1" w:styleId="742">
    <w:name w:val="文字"/>
    <w:basedOn w:val="1"/>
    <w:link w:val="741"/>
    <w:qFormat/>
    <w:uiPriority w:val="0"/>
    <w:pPr>
      <w:widowControl/>
      <w:spacing w:line="360" w:lineRule="auto"/>
      <w:ind w:firstLine="425" w:firstLineChars="177"/>
    </w:pPr>
    <w:rPr>
      <w:kern w:val="0"/>
      <w:sz w:val="21"/>
      <w:lang w:val="zh-CN" w:eastAsia="zh-CN"/>
    </w:rPr>
  </w:style>
  <w:style w:type="character" w:customStyle="1" w:styleId="743">
    <w:name w:val="MTDisplayEquation Char"/>
    <w:link w:val="237"/>
    <w:qFormat/>
    <w:locked/>
    <w:uiPriority w:val="0"/>
    <w:rPr>
      <w:kern w:val="2"/>
      <w:sz w:val="28"/>
      <w:szCs w:val="28"/>
    </w:rPr>
  </w:style>
  <w:style w:type="paragraph" w:customStyle="1" w:styleId="744">
    <w:name w:val="36表题、图题"/>
    <w:next w:val="1"/>
    <w:semiHidden/>
    <w:qFormat/>
    <w:uiPriority w:val="0"/>
    <w:pPr>
      <w:spacing w:before="60" w:after="60" w:line="360" w:lineRule="atLeast"/>
      <w:jc w:val="center"/>
    </w:pPr>
    <w:rPr>
      <w:rFonts w:ascii="Times New Roman" w:hAnsi="Times New Roman" w:eastAsia="宋体" w:cs="Times New Roman"/>
      <w:sz w:val="24"/>
      <w:lang w:val="en-US" w:eastAsia="zh-CN" w:bidi="ar-SA"/>
    </w:rPr>
  </w:style>
  <w:style w:type="character" w:customStyle="1" w:styleId="745">
    <w:name w:val="【正文】 Char"/>
    <w:link w:val="746"/>
    <w:qFormat/>
    <w:locked/>
    <w:uiPriority w:val="0"/>
    <w:rPr>
      <w:kern w:val="2"/>
      <w:sz w:val="28"/>
      <w:szCs w:val="28"/>
      <w:lang w:val="zh-CN" w:eastAsia="zh-CN"/>
    </w:rPr>
  </w:style>
  <w:style w:type="paragraph" w:customStyle="1" w:styleId="746">
    <w:name w:val="【正文】"/>
    <w:basedOn w:val="1"/>
    <w:link w:val="745"/>
    <w:qFormat/>
    <w:uiPriority w:val="0"/>
    <w:pPr>
      <w:snapToGrid w:val="0"/>
      <w:spacing w:line="360" w:lineRule="auto"/>
      <w:ind w:firstLine="200" w:firstLineChars="200"/>
    </w:pPr>
    <w:rPr>
      <w:sz w:val="28"/>
      <w:szCs w:val="28"/>
      <w:lang w:val="zh-CN" w:eastAsia="zh-CN"/>
    </w:rPr>
  </w:style>
  <w:style w:type="character" w:customStyle="1" w:styleId="747">
    <w:name w:val="CXT-正文 Char"/>
    <w:link w:val="748"/>
    <w:qFormat/>
    <w:locked/>
    <w:uiPriority w:val="0"/>
    <w:rPr>
      <w:rFonts w:ascii="Calibri" w:hAnsi="宋体" w:cs="Calibri"/>
      <w:kern w:val="2"/>
      <w:sz w:val="24"/>
      <w:szCs w:val="22"/>
      <w:lang w:val="zh-CN" w:eastAsia="zh-CN"/>
    </w:rPr>
  </w:style>
  <w:style w:type="paragraph" w:customStyle="1" w:styleId="748">
    <w:name w:val="CXT-正文"/>
    <w:basedOn w:val="1"/>
    <w:link w:val="747"/>
    <w:qFormat/>
    <w:uiPriority w:val="0"/>
    <w:pPr>
      <w:spacing w:line="360" w:lineRule="auto"/>
      <w:ind w:firstLine="480" w:firstLineChars="200"/>
    </w:pPr>
    <w:rPr>
      <w:rFonts w:ascii="Calibri" w:hAnsi="宋体"/>
      <w:szCs w:val="22"/>
      <w:lang w:val="zh-CN" w:eastAsia="zh-CN"/>
    </w:rPr>
  </w:style>
  <w:style w:type="paragraph" w:customStyle="1" w:styleId="749">
    <w:name w:val="p16"/>
    <w:basedOn w:val="1"/>
    <w:qFormat/>
    <w:uiPriority w:val="0"/>
    <w:pPr>
      <w:widowControl/>
      <w:shd w:val="clear" w:color="auto" w:fill="FFFFFF"/>
      <w:spacing w:line="360" w:lineRule="auto"/>
      <w:ind w:left="907" w:hanging="850"/>
      <w:jc w:val="left"/>
    </w:pPr>
    <w:rPr>
      <w:rFonts w:ascii="黑体" w:hAnsi="宋体" w:eastAsia="黑体" w:cs="宋体"/>
      <w:kern w:val="0"/>
    </w:rPr>
  </w:style>
  <w:style w:type="paragraph" w:customStyle="1" w:styleId="750">
    <w:name w:val="！图头表头"/>
    <w:basedOn w:val="1"/>
    <w:next w:val="1"/>
    <w:semiHidden/>
    <w:qFormat/>
    <w:uiPriority w:val="0"/>
    <w:pPr>
      <w:spacing w:line="360" w:lineRule="auto"/>
      <w:jc w:val="center"/>
    </w:pPr>
    <w:rPr>
      <w:rFonts w:eastAsia="黑体"/>
      <w:sz w:val="21"/>
      <w:szCs w:val="21"/>
    </w:rPr>
  </w:style>
  <w:style w:type="paragraph" w:customStyle="1" w:styleId="751">
    <w:name w:val="666表格仿宋"/>
    <w:basedOn w:val="1"/>
    <w:qFormat/>
    <w:uiPriority w:val="0"/>
    <w:pPr>
      <w:tabs>
        <w:tab w:val="left" w:pos="480"/>
      </w:tabs>
      <w:snapToGrid w:val="0"/>
      <w:spacing w:line="0" w:lineRule="atLeast"/>
    </w:pPr>
    <w:rPr>
      <w:rFonts w:ascii="仿宋_GB2312" w:eastAsia="仿宋_GB2312"/>
      <w:sz w:val="21"/>
      <w:szCs w:val="21"/>
    </w:rPr>
  </w:style>
  <w:style w:type="paragraph" w:customStyle="1" w:styleId="752">
    <w:name w:val="批注框文本 Char Char"/>
    <w:basedOn w:val="1"/>
    <w:qFormat/>
    <w:uiPriority w:val="0"/>
    <w:pPr>
      <w:spacing w:line="360" w:lineRule="auto"/>
      <w:jc w:val="left"/>
    </w:pPr>
    <w:rPr>
      <w:sz w:val="18"/>
      <w:szCs w:val="20"/>
    </w:rPr>
  </w:style>
  <w:style w:type="paragraph" w:customStyle="1" w:styleId="753">
    <w:name w:val="Char Char Char Char Char Char Char Char Char Char Char Char Char Char Char Char Char Char Char Char Char Char Char Char1 Char Char Char Char Char Char Char"/>
    <w:basedOn w:val="1"/>
    <w:qFormat/>
    <w:uiPriority w:val="0"/>
    <w:pPr>
      <w:widowControl/>
      <w:spacing w:after="160" w:line="240" w:lineRule="exact"/>
      <w:jc w:val="left"/>
    </w:pPr>
    <w:rPr>
      <w:b/>
      <w:bCs/>
    </w:rPr>
  </w:style>
  <w:style w:type="paragraph" w:customStyle="1" w:styleId="754">
    <w:name w:val="标准文件_章标题"/>
    <w:next w:val="1"/>
    <w:qFormat/>
    <w:uiPriority w:val="0"/>
    <w:pPr>
      <w:spacing w:beforeLines="50"/>
      <w:ind w:right="-50" w:rightChars="-50"/>
      <w:jc w:val="both"/>
      <w:outlineLvl w:val="1"/>
    </w:pPr>
    <w:rPr>
      <w:rFonts w:ascii="黑体" w:hAnsi="Times New Roman" w:eastAsia="黑体" w:cs="Times New Roman"/>
      <w:spacing w:val="2"/>
      <w:sz w:val="21"/>
      <w:lang w:val="en-US" w:eastAsia="zh-CN" w:bidi="ar-SA"/>
    </w:rPr>
  </w:style>
  <w:style w:type="paragraph" w:customStyle="1" w:styleId="755">
    <w:name w:val="标准文件_一级条标题"/>
    <w:basedOn w:val="754"/>
    <w:next w:val="1"/>
    <w:qFormat/>
    <w:uiPriority w:val="0"/>
    <w:pPr>
      <w:spacing w:beforeLines="0"/>
      <w:outlineLvl w:val="2"/>
    </w:pPr>
  </w:style>
  <w:style w:type="paragraph" w:customStyle="1" w:styleId="756">
    <w:name w:val="标准文件_二级条标题"/>
    <w:basedOn w:val="755"/>
    <w:next w:val="1"/>
    <w:qFormat/>
    <w:uiPriority w:val="0"/>
    <w:pPr>
      <w:outlineLvl w:val="3"/>
    </w:pPr>
  </w:style>
  <w:style w:type="paragraph" w:customStyle="1" w:styleId="757">
    <w:name w:val="前言标题"/>
    <w:next w:val="1"/>
    <w:qFormat/>
    <w:uiPriority w:val="0"/>
    <w:pPr>
      <w:shd w:val="clear" w:color="auto" w:fill="FFFFFF"/>
      <w:spacing w:before="540" w:after="600"/>
      <w:jc w:val="center"/>
      <w:outlineLvl w:val="0"/>
    </w:pPr>
    <w:rPr>
      <w:rFonts w:ascii="黑体" w:hAnsi="Times New Roman" w:eastAsia="黑体" w:cs="Times New Roman"/>
      <w:sz w:val="32"/>
      <w:lang w:val="en-US" w:eastAsia="zh-CN" w:bidi="ar-SA"/>
    </w:rPr>
  </w:style>
  <w:style w:type="paragraph" w:customStyle="1" w:styleId="758">
    <w:name w:val="标准文件_三级条标题"/>
    <w:basedOn w:val="756"/>
    <w:next w:val="1"/>
    <w:qFormat/>
    <w:uiPriority w:val="0"/>
    <w:pPr>
      <w:ind w:left="540"/>
      <w:outlineLvl w:val="4"/>
    </w:pPr>
  </w:style>
  <w:style w:type="paragraph" w:customStyle="1" w:styleId="759">
    <w:name w:val="标准文件_四级条标题"/>
    <w:basedOn w:val="758"/>
    <w:next w:val="1"/>
    <w:qFormat/>
    <w:uiPriority w:val="0"/>
    <w:pPr>
      <w:ind w:left="0"/>
      <w:outlineLvl w:val="5"/>
    </w:pPr>
  </w:style>
  <w:style w:type="paragraph" w:customStyle="1" w:styleId="760">
    <w:name w:val="标准文件_五级条标题"/>
    <w:basedOn w:val="759"/>
    <w:next w:val="1"/>
    <w:qFormat/>
    <w:uiPriority w:val="0"/>
    <w:pPr>
      <w:outlineLvl w:val="6"/>
    </w:pPr>
  </w:style>
  <w:style w:type="character" w:customStyle="1" w:styleId="761">
    <w:name w:val="666 Char1"/>
    <w:link w:val="762"/>
    <w:qFormat/>
    <w:locked/>
    <w:uiPriority w:val="0"/>
    <w:rPr>
      <w:rFonts w:ascii="仿宋_GB2312" w:hAnsi="宋体" w:eastAsia="仿宋_GB2312"/>
      <w:b/>
      <w:kern w:val="2"/>
      <w:sz w:val="28"/>
      <w:szCs w:val="28"/>
      <w:lang w:val="zh-CN" w:eastAsia="zh-CN"/>
    </w:rPr>
  </w:style>
  <w:style w:type="paragraph" w:customStyle="1" w:styleId="762">
    <w:name w:val="666"/>
    <w:basedOn w:val="1"/>
    <w:link w:val="761"/>
    <w:qFormat/>
    <w:uiPriority w:val="0"/>
    <w:pPr>
      <w:tabs>
        <w:tab w:val="left" w:pos="480"/>
      </w:tabs>
      <w:snapToGrid w:val="0"/>
      <w:spacing w:line="360" w:lineRule="auto"/>
      <w:ind w:firstLine="582" w:firstLineChars="207"/>
    </w:pPr>
    <w:rPr>
      <w:rFonts w:ascii="仿宋_GB2312" w:hAnsi="宋体" w:eastAsia="仿宋_GB2312"/>
      <w:b/>
      <w:sz w:val="28"/>
      <w:szCs w:val="28"/>
      <w:lang w:val="zh-CN" w:eastAsia="zh-CN"/>
    </w:rPr>
  </w:style>
  <w:style w:type="paragraph" w:customStyle="1" w:styleId="763">
    <w:name w:val="_列表项3"/>
    <w:basedOn w:val="1"/>
    <w:qFormat/>
    <w:uiPriority w:val="0"/>
    <w:pPr>
      <w:tabs>
        <w:tab w:val="left" w:pos="420"/>
      </w:tabs>
      <w:ind w:left="420" w:hanging="420"/>
    </w:pPr>
    <w:rPr>
      <w:sz w:val="21"/>
    </w:rPr>
  </w:style>
  <w:style w:type="paragraph" w:customStyle="1" w:styleId="764">
    <w:name w:val="纯文本1_0"/>
    <w:basedOn w:val="1"/>
    <w:qFormat/>
    <w:uiPriority w:val="0"/>
    <w:pPr>
      <w:adjustRightInd w:val="0"/>
    </w:pPr>
    <w:rPr>
      <w:rFonts w:ascii="宋体" w:hAnsi="Courier New"/>
      <w:sz w:val="28"/>
      <w:szCs w:val="20"/>
    </w:rPr>
  </w:style>
  <w:style w:type="paragraph" w:customStyle="1" w:styleId="765">
    <w:name w:val="项列表1"/>
    <w:basedOn w:val="9"/>
    <w:qFormat/>
    <w:uiPriority w:val="0"/>
    <w:pPr>
      <w:keepNext w:val="0"/>
      <w:keepLines w:val="0"/>
      <w:numPr>
        <w:ilvl w:val="0"/>
        <w:numId w:val="0"/>
      </w:numPr>
      <w:tabs>
        <w:tab w:val="left" w:pos="907"/>
        <w:tab w:val="left" w:pos="1296"/>
      </w:tabs>
      <w:adjustRightInd/>
      <w:spacing w:line="240" w:lineRule="auto"/>
      <w:ind w:left="907" w:hanging="408"/>
      <w:jc w:val="both"/>
      <w:outlineLvl w:val="9"/>
    </w:pPr>
    <w:rPr>
      <w:smallCaps w:val="0"/>
      <w:kern w:val="2"/>
      <w:sz w:val="24"/>
      <w:szCs w:val="20"/>
    </w:rPr>
  </w:style>
  <w:style w:type="paragraph" w:customStyle="1" w:styleId="766">
    <w:name w:val="FPGA正文"/>
    <w:basedOn w:val="1"/>
    <w:qFormat/>
    <w:uiPriority w:val="0"/>
    <w:pPr>
      <w:spacing w:line="360" w:lineRule="auto"/>
      <w:ind w:firstLine="420"/>
    </w:pPr>
    <w:rPr>
      <w:bCs/>
    </w:rPr>
  </w:style>
  <w:style w:type="paragraph" w:customStyle="1" w:styleId="767">
    <w:name w:val="Char Char1 Char Char Char Char"/>
    <w:basedOn w:val="1"/>
    <w:qFormat/>
    <w:uiPriority w:val="0"/>
    <w:pPr>
      <w:widowControl/>
      <w:spacing w:after="160" w:line="240" w:lineRule="exact"/>
      <w:jc w:val="left"/>
    </w:pPr>
    <w:rPr>
      <w:rFonts w:ascii="Arial" w:hAnsi="Arial" w:eastAsia="Times New Roman" w:cs="Verdana"/>
      <w:b/>
      <w:kern w:val="0"/>
      <w:lang w:eastAsia="en-US"/>
    </w:rPr>
  </w:style>
  <w:style w:type="character" w:customStyle="1" w:styleId="768">
    <w:name w:val="666图表头 Char"/>
    <w:link w:val="769"/>
    <w:qFormat/>
    <w:locked/>
    <w:uiPriority w:val="0"/>
    <w:rPr>
      <w:kern w:val="2"/>
      <w:sz w:val="18"/>
      <w:szCs w:val="18"/>
      <w:lang w:val="zh-CN" w:eastAsia="zh-CN"/>
    </w:rPr>
  </w:style>
  <w:style w:type="paragraph" w:customStyle="1" w:styleId="769">
    <w:name w:val="666图表头"/>
    <w:basedOn w:val="1"/>
    <w:link w:val="768"/>
    <w:qFormat/>
    <w:uiPriority w:val="0"/>
    <w:pPr>
      <w:tabs>
        <w:tab w:val="left" w:pos="5940"/>
      </w:tabs>
      <w:snapToGrid w:val="0"/>
      <w:spacing w:beforeLines="20"/>
      <w:ind w:hanging="12"/>
      <w:jc w:val="center"/>
    </w:pPr>
    <w:rPr>
      <w:sz w:val="18"/>
      <w:szCs w:val="18"/>
      <w:lang w:val="zh-CN" w:eastAsia="zh-CN"/>
    </w:rPr>
  </w:style>
  <w:style w:type="paragraph" w:customStyle="1" w:styleId="770">
    <w:name w:val="xl51"/>
    <w:basedOn w:val="1"/>
    <w:qFormat/>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left"/>
    </w:pPr>
    <w:rPr>
      <w:rFonts w:ascii="宋体" w:hAnsi="宋体" w:cs="宋体"/>
      <w:b/>
      <w:bCs/>
      <w:kern w:val="0"/>
    </w:rPr>
  </w:style>
  <w:style w:type="paragraph" w:customStyle="1" w:styleId="771">
    <w:name w:val="Char1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772">
    <w:name w:val="ps"/>
    <w:basedOn w:val="1"/>
    <w:qFormat/>
    <w:uiPriority w:val="0"/>
    <w:pPr>
      <w:keepLines/>
      <w:widowControl/>
      <w:spacing w:before="120"/>
    </w:pPr>
    <w:rPr>
      <w:rFonts w:ascii="FuturaA Bk BT" w:hAnsi="FuturaA Bk BT"/>
      <w:kern w:val="0"/>
      <w:sz w:val="20"/>
      <w:szCs w:val="20"/>
    </w:rPr>
  </w:style>
  <w:style w:type="paragraph" w:customStyle="1" w:styleId="773">
    <w:name w:val="标准文件_字母编号列项"/>
    <w:qFormat/>
    <w:uiPriority w:val="0"/>
    <w:pPr>
      <w:spacing w:line="300" w:lineRule="exact"/>
      <w:ind w:left="370" w:leftChars="170" w:right="-50" w:rightChars="-50" w:hanging="200" w:hangingChars="200"/>
      <w:jc w:val="both"/>
    </w:pPr>
    <w:rPr>
      <w:rFonts w:ascii="宋体" w:hAnsi="Times New Roman" w:eastAsia="宋体" w:cs="Times New Roman"/>
      <w:sz w:val="21"/>
      <w:lang w:val="en-US" w:eastAsia="zh-CN" w:bidi="ar-SA"/>
    </w:rPr>
  </w:style>
  <w:style w:type="paragraph" w:customStyle="1" w:styleId="774">
    <w:name w:val="样式 标题 1h11st levelSection Headl1Disaster 1Head 1 (Chapter ...3"/>
    <w:basedOn w:val="2"/>
    <w:qFormat/>
    <w:uiPriority w:val="0"/>
    <w:pPr>
      <w:widowControl/>
      <w:numPr>
        <w:numId w:val="0"/>
      </w:numPr>
      <w:tabs>
        <w:tab w:val="left" w:pos="432"/>
        <w:tab w:val="left" w:pos="840"/>
        <w:tab w:val="left" w:pos="907"/>
        <w:tab w:val="left" w:pos="990"/>
      </w:tabs>
      <w:adjustRightInd/>
      <w:spacing w:before="480" w:after="240" w:line="360" w:lineRule="atLeast"/>
      <w:ind w:left="907" w:hanging="907"/>
      <w:contextualSpacing/>
    </w:pPr>
    <w:rPr>
      <w:rFonts w:ascii="Arial" w:hAnsi="Arial" w:cs="Arial"/>
      <w:bCs/>
      <w:caps/>
      <w:smallCaps w:val="0"/>
      <w:kern w:val="28"/>
      <w:sz w:val="32"/>
      <w:szCs w:val="32"/>
      <w:lang w:eastAsia="en-US"/>
    </w:rPr>
  </w:style>
  <w:style w:type="character" w:customStyle="1" w:styleId="775">
    <w:name w:val="样式 标题 3 + 宋体 Char"/>
    <w:link w:val="776"/>
    <w:qFormat/>
    <w:locked/>
    <w:uiPriority w:val="0"/>
    <w:rPr>
      <w:rFonts w:ascii="宋体" w:hAnsi="宋体" w:eastAsia="黑体"/>
      <w:b/>
      <w:bCs/>
      <w:kern w:val="2"/>
      <w:sz w:val="28"/>
      <w:szCs w:val="24"/>
      <w:lang w:val="zh-CN" w:eastAsia="zh-CN"/>
    </w:rPr>
  </w:style>
  <w:style w:type="paragraph" w:customStyle="1" w:styleId="776">
    <w:name w:val="样式 标题 3 + 宋体"/>
    <w:basedOn w:val="5"/>
    <w:link w:val="775"/>
    <w:qFormat/>
    <w:uiPriority w:val="0"/>
    <w:pPr>
      <w:numPr>
        <w:ilvl w:val="0"/>
        <w:numId w:val="0"/>
      </w:numPr>
      <w:tabs>
        <w:tab w:val="left" w:pos="709"/>
      </w:tabs>
      <w:adjustRightInd/>
      <w:spacing w:before="100" w:beforeAutospacing="1" w:after="100" w:afterAutospacing="1" w:line="360" w:lineRule="exact"/>
      <w:ind w:left="709" w:hanging="709"/>
      <w:jc w:val="center"/>
    </w:pPr>
    <w:rPr>
      <w:rFonts w:ascii="宋体" w:hAnsi="宋体"/>
      <w:b/>
      <w:bCs/>
      <w:kern w:val="2"/>
      <w:szCs w:val="24"/>
    </w:rPr>
  </w:style>
  <w:style w:type="character" w:customStyle="1" w:styleId="777">
    <w:name w:val="样式 样式 标题 3 + 宋体 + 小四 Char"/>
    <w:link w:val="778"/>
    <w:qFormat/>
    <w:locked/>
    <w:uiPriority w:val="0"/>
    <w:rPr>
      <w:rFonts w:ascii="宋体" w:hAnsi="宋体" w:eastAsia="黑体"/>
      <w:b/>
      <w:bCs/>
      <w:kern w:val="2"/>
      <w:sz w:val="24"/>
      <w:szCs w:val="24"/>
      <w:lang w:val="zh-CN" w:eastAsia="zh-CN"/>
    </w:rPr>
  </w:style>
  <w:style w:type="paragraph" w:customStyle="1" w:styleId="778">
    <w:name w:val="样式 样式 标题 3 + 宋体 + 小四"/>
    <w:basedOn w:val="776"/>
    <w:next w:val="19"/>
    <w:link w:val="777"/>
    <w:qFormat/>
    <w:uiPriority w:val="0"/>
    <w:rPr>
      <w:sz w:val="24"/>
    </w:rPr>
  </w:style>
  <w:style w:type="paragraph" w:customStyle="1" w:styleId="779">
    <w:name w:val="Fond1"/>
    <w:basedOn w:val="1"/>
    <w:qFormat/>
    <w:uiPriority w:val="0"/>
    <w:pPr>
      <w:widowControl/>
      <w:autoSpaceDE w:val="0"/>
      <w:autoSpaceDN w:val="0"/>
      <w:snapToGrid w:val="0"/>
      <w:ind w:firstLine="599" w:firstLineChars="214"/>
      <w:jc w:val="center"/>
    </w:pPr>
    <w:rPr>
      <w:rFonts w:ascii="FuturaA Bk BT" w:hAnsi="FuturaA Bk BT"/>
      <w:b/>
      <w:bCs/>
      <w:kern w:val="28"/>
      <w:sz w:val="28"/>
      <w:szCs w:val="20"/>
    </w:rPr>
  </w:style>
  <w:style w:type="paragraph" w:customStyle="1" w:styleId="780">
    <w:name w:val="图字"/>
    <w:basedOn w:val="1"/>
    <w:qFormat/>
    <w:uiPriority w:val="0"/>
    <w:pPr>
      <w:adjustRightInd w:val="0"/>
      <w:snapToGrid w:val="0"/>
      <w:jc w:val="center"/>
    </w:pPr>
    <w:rPr>
      <w:rFonts w:ascii="宋体"/>
      <w:sz w:val="21"/>
      <w:szCs w:val="21"/>
    </w:rPr>
  </w:style>
  <w:style w:type="paragraph" w:customStyle="1" w:styleId="781">
    <w:name w:val="内文小四"/>
    <w:basedOn w:val="1"/>
    <w:next w:val="1"/>
    <w:qFormat/>
    <w:uiPriority w:val="0"/>
    <w:pPr>
      <w:ind w:firstLine="200" w:firstLineChars="200"/>
    </w:pPr>
    <w:rPr>
      <w:rFonts w:ascii="Arial" w:hAnsi="Arial"/>
      <w:szCs w:val="20"/>
    </w:rPr>
  </w:style>
  <w:style w:type="paragraph" w:customStyle="1" w:styleId="782">
    <w:name w:val="1标题"/>
    <w:basedOn w:val="2"/>
    <w:next w:val="1"/>
    <w:qFormat/>
    <w:uiPriority w:val="0"/>
    <w:pPr>
      <w:numPr>
        <w:numId w:val="27"/>
      </w:numPr>
      <w:tabs>
        <w:tab w:val="left" w:pos="360"/>
      </w:tabs>
      <w:adjustRightInd/>
      <w:spacing w:before="0" w:after="0" w:line="240" w:lineRule="auto"/>
      <w:contextualSpacing/>
      <w:jc w:val="both"/>
    </w:pPr>
    <w:rPr>
      <w:rFonts w:ascii="宋体" w:hAnsi="Arial" w:cs="宋体"/>
      <w:bCs/>
      <w:smallCaps w:val="0"/>
      <w:kern w:val="44"/>
      <w:sz w:val="30"/>
      <w:szCs w:val="30"/>
    </w:rPr>
  </w:style>
  <w:style w:type="paragraph" w:customStyle="1" w:styleId="783">
    <w:name w:val="2标题2"/>
    <w:basedOn w:val="4"/>
    <w:next w:val="1"/>
    <w:qFormat/>
    <w:uiPriority w:val="0"/>
    <w:pPr>
      <w:widowControl/>
      <w:numPr>
        <w:ilvl w:val="0"/>
        <w:numId w:val="0"/>
      </w:numPr>
      <w:tabs>
        <w:tab w:val="left" w:pos="576"/>
        <w:tab w:val="left" w:pos="840"/>
      </w:tabs>
      <w:snapToGrid w:val="0"/>
      <w:spacing w:before="0" w:after="0"/>
      <w:ind w:left="840" w:hanging="420"/>
    </w:pPr>
    <w:rPr>
      <w:rFonts w:ascii="宋体" w:eastAsia="宋体" w:cs="宋体"/>
      <w:bCs/>
      <w:smallCaps w:val="0"/>
      <w:kern w:val="0"/>
    </w:rPr>
  </w:style>
  <w:style w:type="paragraph" w:customStyle="1" w:styleId="784">
    <w:name w:val="3标题3"/>
    <w:basedOn w:val="5"/>
    <w:qFormat/>
    <w:uiPriority w:val="0"/>
    <w:pPr>
      <w:numPr>
        <w:ilvl w:val="0"/>
        <w:numId w:val="0"/>
      </w:numPr>
      <w:tabs>
        <w:tab w:val="left" w:pos="709"/>
        <w:tab w:val="left" w:pos="1260"/>
      </w:tabs>
      <w:adjustRightInd/>
      <w:spacing w:before="100" w:beforeAutospacing="1" w:after="0" w:line="360" w:lineRule="exact"/>
      <w:ind w:left="1260" w:hanging="420"/>
      <w:jc w:val="both"/>
    </w:pPr>
    <w:rPr>
      <w:rFonts w:ascii="宋体" w:cs="宋体"/>
      <w:b/>
      <w:bCs/>
      <w:kern w:val="0"/>
    </w:rPr>
  </w:style>
  <w:style w:type="paragraph" w:customStyle="1" w:styleId="785">
    <w:name w:val="表头1"/>
    <w:basedOn w:val="1"/>
    <w:qFormat/>
    <w:uiPriority w:val="0"/>
    <w:pPr>
      <w:jc w:val="center"/>
    </w:pPr>
    <w:rPr>
      <w:rFonts w:ascii="宋体" w:hAnsi="宋体" w:cs="宋体"/>
      <w:sz w:val="21"/>
      <w:szCs w:val="20"/>
    </w:rPr>
  </w:style>
  <w:style w:type="paragraph" w:customStyle="1" w:styleId="786">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787">
    <w:name w:val="xl27"/>
    <w:basedOn w:val="1"/>
    <w:qFormat/>
    <w:uiPriority w:val="0"/>
    <w:pPr>
      <w:widowControl/>
      <w:spacing w:before="100" w:beforeAutospacing="1" w:after="100" w:afterAutospacing="1"/>
      <w:jc w:val="center"/>
    </w:pPr>
    <w:rPr>
      <w:rFonts w:ascii="宋体" w:hAnsi="宋体"/>
      <w:kern w:val="0"/>
      <w:sz w:val="21"/>
      <w:szCs w:val="21"/>
    </w:rPr>
  </w:style>
  <w:style w:type="paragraph" w:customStyle="1" w:styleId="788">
    <w:name w:val="Char Char Char Char Char Char Char Char Char Char Char Char1 Char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789">
    <w:name w:val="xl25"/>
    <w:basedOn w:val="1"/>
    <w:qFormat/>
    <w:uiPriority w:val="0"/>
    <w:pPr>
      <w:widowControl/>
      <w:pBdr>
        <w:bottom w:val="single" w:color="auto" w:sz="4" w:space="0"/>
        <w:right w:val="single" w:color="auto" w:sz="4" w:space="0"/>
      </w:pBdr>
      <w:spacing w:before="100" w:beforeAutospacing="1" w:after="100" w:afterAutospacing="1"/>
      <w:jc w:val="center"/>
    </w:pPr>
    <w:rPr>
      <w:color w:val="FF0000"/>
      <w:kern w:val="0"/>
    </w:rPr>
  </w:style>
  <w:style w:type="paragraph" w:customStyle="1" w:styleId="790">
    <w:name w:val="编号黑点 Char"/>
    <w:basedOn w:val="1"/>
    <w:qFormat/>
    <w:uiPriority w:val="0"/>
    <w:pPr>
      <w:tabs>
        <w:tab w:val="left" w:pos="840"/>
      </w:tabs>
      <w:ind w:firstLine="323"/>
    </w:pPr>
    <w:rPr>
      <w:sz w:val="21"/>
    </w:rPr>
  </w:style>
  <w:style w:type="paragraph" w:customStyle="1" w:styleId="791">
    <w:name w:val="样式 首行缩进:  2 字符"/>
    <w:basedOn w:val="1"/>
    <w:qFormat/>
    <w:uiPriority w:val="0"/>
    <w:pPr>
      <w:spacing w:line="360" w:lineRule="auto"/>
      <w:ind w:firstLine="480" w:firstLineChars="200"/>
    </w:pPr>
    <w:rPr>
      <w:rFonts w:cs="宋体"/>
      <w:szCs w:val="20"/>
    </w:rPr>
  </w:style>
  <w:style w:type="paragraph" w:customStyle="1" w:styleId="792">
    <w:name w:val="2标题"/>
    <w:basedOn w:val="1"/>
    <w:qFormat/>
    <w:uiPriority w:val="0"/>
    <w:pPr>
      <w:tabs>
        <w:tab w:val="left" w:pos="540"/>
      </w:tabs>
      <w:adjustRightInd w:val="0"/>
      <w:snapToGrid w:val="0"/>
      <w:spacing w:beforeLines="50" w:line="300" w:lineRule="auto"/>
      <w:outlineLvl w:val="0"/>
    </w:pPr>
    <w:rPr>
      <w:rFonts w:ascii="宋体" w:hAnsi="宋体"/>
      <w:b/>
      <w:sz w:val="30"/>
      <w:szCs w:val="28"/>
    </w:rPr>
  </w:style>
  <w:style w:type="paragraph" w:customStyle="1" w:styleId="793">
    <w:name w:val="3标题"/>
    <w:basedOn w:val="1"/>
    <w:qFormat/>
    <w:uiPriority w:val="0"/>
    <w:pPr>
      <w:adjustRightInd w:val="0"/>
      <w:snapToGrid w:val="0"/>
      <w:spacing w:beforeLines="50" w:line="300" w:lineRule="auto"/>
      <w:jc w:val="left"/>
      <w:outlineLvl w:val="0"/>
    </w:pPr>
    <w:rPr>
      <w:rFonts w:ascii="宋体" w:hAnsi="宋体"/>
      <w:b/>
      <w:color w:val="FF0000"/>
      <w:sz w:val="28"/>
      <w:szCs w:val="32"/>
    </w:rPr>
  </w:style>
  <w:style w:type="paragraph" w:customStyle="1" w:styleId="794">
    <w:name w:val="项目编号a"/>
    <w:basedOn w:val="1"/>
    <w:qFormat/>
    <w:uiPriority w:val="0"/>
    <w:pPr>
      <w:tabs>
        <w:tab w:val="left" w:pos="420"/>
      </w:tabs>
      <w:spacing w:line="300" w:lineRule="auto"/>
      <w:ind w:left="420" w:hanging="420"/>
    </w:pPr>
    <w:rPr>
      <w:rFonts w:ascii="Arial" w:hAnsi="Arial" w:cs="Arial"/>
      <w:sz w:val="28"/>
    </w:rPr>
  </w:style>
  <w:style w:type="paragraph" w:customStyle="1" w:styleId="795">
    <w:name w:val="样式 标题 4 + 小四 段前: 0 磅 段后: 0 磅 行距: 多倍行距 1.57 字行 Char"/>
    <w:basedOn w:val="6"/>
    <w:qFormat/>
    <w:uiPriority w:val="0"/>
    <w:pPr>
      <w:numPr>
        <w:ilvl w:val="0"/>
        <w:numId w:val="0"/>
      </w:numPr>
      <w:tabs>
        <w:tab w:val="left" w:pos="864"/>
      </w:tabs>
      <w:adjustRightInd/>
      <w:spacing w:before="0" w:after="0" w:line="376" w:lineRule="auto"/>
      <w:ind w:left="864" w:hanging="864"/>
      <w:jc w:val="both"/>
    </w:pPr>
    <w:rPr>
      <w:rFonts w:hAnsi="宋体" w:cs="宋体"/>
      <w:b w:val="0"/>
      <w:bCs w:val="0"/>
      <w:smallCaps w:val="0"/>
      <w:kern w:val="2"/>
      <w:sz w:val="24"/>
      <w:szCs w:val="20"/>
    </w:rPr>
  </w:style>
  <w:style w:type="paragraph" w:customStyle="1" w:styleId="796">
    <w:name w:val="样式 标题 1 + 小四 非加粗"/>
    <w:basedOn w:val="2"/>
    <w:qFormat/>
    <w:uiPriority w:val="0"/>
    <w:pPr>
      <w:numPr>
        <w:numId w:val="0"/>
      </w:numPr>
      <w:tabs>
        <w:tab w:val="left" w:pos="432"/>
        <w:tab w:val="left" w:pos="990"/>
      </w:tabs>
      <w:adjustRightInd/>
      <w:spacing w:before="0" w:after="0" w:line="240" w:lineRule="auto"/>
      <w:ind w:left="432" w:hanging="432"/>
      <w:contextualSpacing/>
      <w:jc w:val="both"/>
    </w:pPr>
    <w:rPr>
      <w:rFonts w:ascii="Arial" w:hAnsi="Arial" w:cs="Arial"/>
      <w:b/>
      <w:smallCaps w:val="0"/>
      <w:kern w:val="44"/>
      <w:sz w:val="24"/>
    </w:rPr>
  </w:style>
  <w:style w:type="character" w:customStyle="1" w:styleId="797">
    <w:name w:val="样式2 Char Char"/>
    <w:link w:val="798"/>
    <w:qFormat/>
    <w:locked/>
    <w:uiPriority w:val="0"/>
    <w:rPr>
      <w:kern w:val="2"/>
      <w:sz w:val="24"/>
      <w:szCs w:val="24"/>
      <w:lang w:val="zh-CN" w:eastAsia="zh-CN"/>
    </w:rPr>
  </w:style>
  <w:style w:type="paragraph" w:customStyle="1" w:styleId="798">
    <w:name w:val="样式2 Char"/>
    <w:basedOn w:val="1"/>
    <w:link w:val="797"/>
    <w:qFormat/>
    <w:uiPriority w:val="0"/>
    <w:pPr>
      <w:spacing w:beforeLines="50" w:line="300" w:lineRule="auto"/>
      <w:ind w:firstLine="540" w:firstLineChars="225"/>
    </w:pPr>
    <w:rPr>
      <w:lang w:val="zh-CN" w:eastAsia="zh-CN"/>
    </w:rPr>
  </w:style>
  <w:style w:type="paragraph" w:customStyle="1" w:styleId="799">
    <w:name w:val="777"/>
    <w:basedOn w:val="762"/>
    <w:qFormat/>
    <w:uiPriority w:val="0"/>
    <w:pPr>
      <w:tabs>
        <w:tab w:val="left" w:pos="5940"/>
        <w:tab w:val="clear" w:pos="480"/>
      </w:tabs>
      <w:spacing w:beforeLines="30"/>
      <w:ind w:firstLine="420" w:firstLineChars="0"/>
    </w:pPr>
    <w:rPr>
      <w:rFonts w:ascii="Times New Roman" w:hAnsi="Times New Roman" w:eastAsia="宋体"/>
      <w:b w:val="0"/>
      <w:sz w:val="21"/>
      <w:szCs w:val="20"/>
    </w:rPr>
  </w:style>
  <w:style w:type="paragraph" w:customStyle="1" w:styleId="800">
    <w:name w:val="正文列表"/>
    <w:basedOn w:val="1"/>
    <w:next w:val="1"/>
    <w:qFormat/>
    <w:uiPriority w:val="0"/>
    <w:pPr>
      <w:tabs>
        <w:tab w:val="left" w:pos="780"/>
      </w:tabs>
      <w:ind w:left="703" w:hanging="283"/>
    </w:pPr>
    <w:rPr>
      <w:rFonts w:ascii="宋体" w:hAnsi="宋体"/>
      <w:sz w:val="21"/>
      <w:szCs w:val="20"/>
    </w:rPr>
  </w:style>
  <w:style w:type="paragraph" w:customStyle="1" w:styleId="801">
    <w:name w:val="666表格"/>
    <w:basedOn w:val="1"/>
    <w:qFormat/>
    <w:uiPriority w:val="0"/>
    <w:pPr>
      <w:tabs>
        <w:tab w:val="left" w:pos="480"/>
      </w:tabs>
      <w:snapToGrid w:val="0"/>
      <w:spacing w:line="0" w:lineRule="atLeast"/>
      <w:jc w:val="center"/>
    </w:pPr>
    <w:rPr>
      <w:rFonts w:ascii="仿宋_GB2312" w:hAnsi="宋体" w:eastAsia="仿宋_GB2312"/>
      <w:kern w:val="0"/>
      <w:sz w:val="21"/>
      <w:szCs w:val="21"/>
    </w:rPr>
  </w:style>
  <w:style w:type="character" w:customStyle="1" w:styleId="802">
    <w:name w:val="图表正文 Char"/>
    <w:link w:val="281"/>
    <w:qFormat/>
    <w:locked/>
    <w:uiPriority w:val="0"/>
    <w:rPr>
      <w:kern w:val="2"/>
      <w:sz w:val="21"/>
      <w:szCs w:val="24"/>
    </w:rPr>
  </w:style>
  <w:style w:type="paragraph" w:customStyle="1" w:styleId="803">
    <w:name w:val="要点1"/>
    <w:basedOn w:val="1"/>
    <w:qFormat/>
    <w:uiPriority w:val="0"/>
    <w:pPr>
      <w:tabs>
        <w:tab w:val="left" w:pos="360"/>
      </w:tabs>
    </w:pPr>
    <w:rPr>
      <w:sz w:val="21"/>
      <w:szCs w:val="20"/>
    </w:rPr>
  </w:style>
  <w:style w:type="paragraph" w:customStyle="1" w:styleId="804">
    <w:name w:val="666小五()"/>
    <w:basedOn w:val="1"/>
    <w:qFormat/>
    <w:uiPriority w:val="0"/>
    <w:pPr>
      <w:tabs>
        <w:tab w:val="left" w:pos="420"/>
      </w:tabs>
      <w:spacing w:line="0" w:lineRule="atLeast"/>
    </w:pPr>
    <w:rPr>
      <w:rFonts w:ascii="宋体" w:hAnsi="宋体"/>
      <w:sz w:val="18"/>
      <w:szCs w:val="18"/>
    </w:rPr>
  </w:style>
  <w:style w:type="paragraph" w:customStyle="1" w:styleId="805">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rPr>
  </w:style>
  <w:style w:type="paragraph" w:customStyle="1" w:styleId="806">
    <w:name w:val="xl2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Arial" w:hAnsi="Arial" w:cs="Arial"/>
      <w:kern w:val="0"/>
    </w:rPr>
  </w:style>
  <w:style w:type="paragraph" w:customStyle="1" w:styleId="807">
    <w:name w:val="xl28"/>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right"/>
    </w:pPr>
    <w:rPr>
      <w:rFonts w:ascii="Arial" w:hAnsi="Arial" w:cs="Arial"/>
      <w:b/>
      <w:bCs/>
      <w:kern w:val="0"/>
    </w:rPr>
  </w:style>
  <w:style w:type="paragraph" w:customStyle="1" w:styleId="808">
    <w:name w:val="xl2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Arial" w:hAnsi="Arial" w:cs="Arial"/>
      <w:kern w:val="0"/>
    </w:rPr>
  </w:style>
  <w:style w:type="paragraph" w:customStyle="1" w:styleId="809">
    <w:name w:val="xl3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Arial" w:hAnsi="Arial" w:cs="Arial"/>
      <w:kern w:val="0"/>
    </w:rPr>
  </w:style>
  <w:style w:type="paragraph" w:customStyle="1" w:styleId="810">
    <w:name w:val="xl31"/>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center"/>
    </w:pPr>
    <w:rPr>
      <w:rFonts w:ascii="Arial" w:hAnsi="Arial" w:cs="Arial"/>
      <w:b/>
      <w:bCs/>
      <w:kern w:val="0"/>
    </w:rPr>
  </w:style>
  <w:style w:type="paragraph" w:customStyle="1" w:styleId="811">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kern w:val="0"/>
    </w:rPr>
  </w:style>
  <w:style w:type="paragraph" w:customStyle="1" w:styleId="812">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w:hAnsi="Arial" w:cs="Arial"/>
      <w:kern w:val="0"/>
    </w:rPr>
  </w:style>
  <w:style w:type="paragraph" w:customStyle="1" w:styleId="813">
    <w:name w:val="xl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kern w:val="0"/>
    </w:rPr>
  </w:style>
  <w:style w:type="paragraph" w:customStyle="1" w:styleId="814">
    <w:name w:val="xl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kern w:val="0"/>
    </w:rPr>
  </w:style>
  <w:style w:type="paragraph" w:customStyle="1" w:styleId="815">
    <w:name w:val="xl37"/>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left"/>
    </w:pPr>
    <w:rPr>
      <w:rFonts w:ascii="Arial" w:hAnsi="Arial" w:cs="Arial"/>
      <w:b/>
      <w:bCs/>
      <w:kern w:val="0"/>
    </w:rPr>
  </w:style>
  <w:style w:type="paragraph" w:customStyle="1" w:styleId="816">
    <w:name w:val="xl38"/>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center"/>
    </w:pPr>
    <w:rPr>
      <w:rFonts w:ascii="Arial" w:hAnsi="Arial" w:cs="Arial"/>
      <w:b/>
      <w:bCs/>
      <w:kern w:val="0"/>
    </w:rPr>
  </w:style>
  <w:style w:type="paragraph" w:customStyle="1" w:styleId="817">
    <w:name w:val="xl39"/>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center"/>
    </w:pPr>
    <w:rPr>
      <w:rFonts w:ascii="宋体" w:hAnsi="宋体" w:cs="宋体"/>
      <w:b/>
      <w:bCs/>
      <w:kern w:val="0"/>
    </w:rPr>
  </w:style>
  <w:style w:type="paragraph" w:customStyle="1" w:styleId="818">
    <w:name w:val="xl40"/>
    <w:basedOn w:val="1"/>
    <w:qFormat/>
    <w:uiPriority w:val="0"/>
    <w:pPr>
      <w:widowControl/>
      <w:spacing w:before="100" w:beforeAutospacing="1" w:after="100" w:afterAutospacing="1"/>
      <w:jc w:val="center"/>
    </w:pPr>
    <w:rPr>
      <w:rFonts w:ascii="宋体" w:hAnsi="宋体" w:cs="宋体"/>
      <w:kern w:val="0"/>
    </w:rPr>
  </w:style>
  <w:style w:type="paragraph" w:customStyle="1" w:styleId="819">
    <w:name w:val="xl42"/>
    <w:basedOn w:val="1"/>
    <w:qFormat/>
    <w:uiPriority w:val="0"/>
    <w:pPr>
      <w:widowControl/>
      <w:pBdr>
        <w:top w:val="single" w:color="auto" w:sz="4" w:space="0"/>
        <w:left w:val="single" w:color="auto" w:sz="4" w:space="0"/>
        <w:bottom w:val="single" w:color="auto" w:sz="4" w:space="0"/>
      </w:pBdr>
      <w:shd w:val="clear" w:color="auto" w:fill="CCFFCC"/>
      <w:spacing w:before="100" w:beforeAutospacing="1" w:after="100" w:afterAutospacing="1"/>
      <w:jc w:val="left"/>
    </w:pPr>
    <w:rPr>
      <w:rFonts w:ascii="宋体" w:hAnsi="宋体" w:cs="宋体"/>
      <w:b/>
      <w:bCs/>
      <w:kern w:val="0"/>
    </w:rPr>
  </w:style>
  <w:style w:type="paragraph" w:customStyle="1" w:styleId="820">
    <w:name w:val="xl43"/>
    <w:basedOn w:val="1"/>
    <w:qFormat/>
    <w:uiPriority w:val="0"/>
    <w:pPr>
      <w:widowControl/>
      <w:pBdr>
        <w:top w:val="single" w:color="auto" w:sz="4" w:space="0"/>
        <w:bottom w:val="single" w:color="auto" w:sz="4" w:space="0"/>
      </w:pBdr>
      <w:shd w:val="clear" w:color="auto" w:fill="CCFFCC"/>
      <w:spacing w:before="100" w:beforeAutospacing="1" w:after="100" w:afterAutospacing="1"/>
      <w:jc w:val="left"/>
    </w:pPr>
    <w:rPr>
      <w:rFonts w:ascii="宋体" w:hAnsi="宋体" w:cs="宋体"/>
      <w:b/>
      <w:bCs/>
      <w:kern w:val="0"/>
    </w:rPr>
  </w:style>
  <w:style w:type="paragraph" w:customStyle="1" w:styleId="821">
    <w:name w:val="xl44"/>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left"/>
    </w:pPr>
    <w:rPr>
      <w:rFonts w:ascii="宋体" w:hAnsi="宋体" w:cs="宋体"/>
      <w:b/>
      <w:bCs/>
      <w:kern w:val="0"/>
    </w:rPr>
  </w:style>
  <w:style w:type="paragraph" w:customStyle="1" w:styleId="822">
    <w:name w:val="xl45"/>
    <w:basedOn w:val="1"/>
    <w:qFormat/>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right"/>
    </w:pPr>
    <w:rPr>
      <w:rFonts w:ascii="宋体" w:hAnsi="宋体" w:cs="宋体"/>
      <w:b/>
      <w:bCs/>
      <w:kern w:val="0"/>
    </w:rPr>
  </w:style>
  <w:style w:type="paragraph" w:customStyle="1" w:styleId="823">
    <w:name w:val="xl46"/>
    <w:basedOn w:val="1"/>
    <w:qFormat/>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left"/>
    </w:pPr>
    <w:rPr>
      <w:rFonts w:ascii="宋体" w:hAnsi="宋体" w:cs="宋体"/>
      <w:b/>
      <w:bCs/>
      <w:kern w:val="0"/>
    </w:rPr>
  </w:style>
  <w:style w:type="paragraph" w:customStyle="1" w:styleId="824">
    <w:name w:val="xl47"/>
    <w:basedOn w:val="1"/>
    <w:qFormat/>
    <w:uiPriority w:val="0"/>
    <w:pPr>
      <w:widowControl/>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center"/>
    </w:pPr>
    <w:rPr>
      <w:rFonts w:ascii="Arial" w:hAnsi="Arial" w:cs="Arial"/>
      <w:b/>
      <w:bCs/>
      <w:kern w:val="0"/>
      <w:sz w:val="20"/>
      <w:szCs w:val="20"/>
    </w:rPr>
  </w:style>
  <w:style w:type="paragraph" w:customStyle="1" w:styleId="825">
    <w:name w:val="xl48"/>
    <w:basedOn w:val="1"/>
    <w:qFormat/>
    <w:uiPriority w:val="0"/>
    <w:pPr>
      <w:widowControl/>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center"/>
    </w:pPr>
    <w:rPr>
      <w:rFonts w:ascii="宋体" w:hAnsi="宋体" w:cs="宋体"/>
      <w:b/>
      <w:bCs/>
      <w:kern w:val="0"/>
      <w:sz w:val="20"/>
      <w:szCs w:val="20"/>
    </w:rPr>
  </w:style>
  <w:style w:type="paragraph" w:customStyle="1" w:styleId="826">
    <w:name w:val="xl49"/>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left"/>
    </w:pPr>
    <w:rPr>
      <w:rFonts w:ascii="宋体" w:hAnsi="宋体" w:cs="宋体"/>
      <w:kern w:val="0"/>
    </w:rPr>
  </w:style>
  <w:style w:type="paragraph" w:customStyle="1" w:styleId="827">
    <w:name w:val="xl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rPr>
  </w:style>
  <w:style w:type="paragraph" w:customStyle="1" w:styleId="828">
    <w:name w:val="xl53"/>
    <w:basedOn w:val="1"/>
    <w:qFormat/>
    <w:uiPriority w:val="0"/>
    <w:pPr>
      <w:widowControl/>
      <w:spacing w:before="100" w:beforeAutospacing="1" w:after="100" w:afterAutospacing="1"/>
      <w:jc w:val="left"/>
    </w:pPr>
    <w:rPr>
      <w:rFonts w:ascii="宋体" w:hAnsi="宋体" w:cs="宋体"/>
      <w:kern w:val="0"/>
    </w:rPr>
  </w:style>
  <w:style w:type="paragraph" w:customStyle="1" w:styleId="829">
    <w:name w:val="xl5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Arial" w:hAnsi="Arial" w:cs="Arial"/>
      <w:kern w:val="0"/>
    </w:rPr>
  </w:style>
  <w:style w:type="paragraph" w:customStyle="1" w:styleId="830">
    <w:name w:val="xl55"/>
    <w:basedOn w:val="1"/>
    <w:qFormat/>
    <w:uiPriority w:val="0"/>
    <w:pPr>
      <w:widowControl/>
      <w:spacing w:before="100" w:beforeAutospacing="1" w:after="100" w:afterAutospacing="1"/>
      <w:jc w:val="center"/>
    </w:pPr>
    <w:rPr>
      <w:rFonts w:ascii="Arial" w:hAnsi="Arial" w:cs="Arial"/>
      <w:kern w:val="0"/>
    </w:rPr>
  </w:style>
  <w:style w:type="paragraph" w:customStyle="1" w:styleId="831">
    <w:name w:val="xl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kern w:val="0"/>
    </w:rPr>
  </w:style>
  <w:style w:type="paragraph" w:customStyle="1" w:styleId="832">
    <w:name w:val="xl57"/>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Arial" w:hAnsi="Arial" w:cs="Arial"/>
      <w:kern w:val="0"/>
    </w:rPr>
  </w:style>
  <w:style w:type="paragraph" w:customStyle="1" w:styleId="833">
    <w:name w:val="xl58"/>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left"/>
    </w:pPr>
    <w:rPr>
      <w:rFonts w:ascii="宋体" w:hAnsi="宋体" w:cs="宋体"/>
      <w:b/>
      <w:bCs/>
      <w:kern w:val="0"/>
    </w:rPr>
  </w:style>
  <w:style w:type="paragraph" w:customStyle="1" w:styleId="834">
    <w:name w:val="xl5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Arial" w:hAnsi="Arial" w:cs="Arial"/>
      <w:kern w:val="0"/>
    </w:rPr>
  </w:style>
  <w:style w:type="paragraph" w:customStyle="1" w:styleId="835">
    <w:name w:val="xl6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Arial" w:hAnsi="Arial" w:cs="Arial"/>
      <w:b/>
      <w:bCs/>
      <w:kern w:val="0"/>
    </w:rPr>
  </w:style>
  <w:style w:type="paragraph" w:customStyle="1" w:styleId="836">
    <w:name w:val="xl61"/>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Arial" w:hAnsi="Arial" w:cs="Arial"/>
      <w:b/>
      <w:bCs/>
      <w:kern w:val="0"/>
    </w:rPr>
  </w:style>
  <w:style w:type="paragraph" w:customStyle="1" w:styleId="837">
    <w:name w:val="xl62"/>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right"/>
    </w:pPr>
    <w:rPr>
      <w:rFonts w:ascii="Arial" w:hAnsi="Arial" w:cs="Arial"/>
      <w:b/>
      <w:bCs/>
      <w:kern w:val="0"/>
    </w:rPr>
  </w:style>
  <w:style w:type="paragraph" w:customStyle="1" w:styleId="838">
    <w:name w:val="标准正文"/>
    <w:basedOn w:val="1"/>
    <w:qFormat/>
    <w:uiPriority w:val="0"/>
    <w:pPr>
      <w:adjustRightInd w:val="0"/>
      <w:spacing w:line="360" w:lineRule="atLeast"/>
      <w:ind w:firstLine="425"/>
      <w:jc w:val="left"/>
    </w:pPr>
    <w:rPr>
      <w:rFonts w:ascii="宋体" w:hAnsi="宋体"/>
      <w:kern w:val="21"/>
    </w:rPr>
  </w:style>
  <w:style w:type="paragraph" w:customStyle="1" w:styleId="839">
    <w:name w:val="666表格仿宋5号"/>
    <w:basedOn w:val="751"/>
    <w:qFormat/>
    <w:uiPriority w:val="0"/>
  </w:style>
  <w:style w:type="paragraph" w:customStyle="1" w:styleId="840">
    <w:name w:val="样式 标题 1 + 首行缩进:  2 字符"/>
    <w:basedOn w:val="2"/>
    <w:qFormat/>
    <w:uiPriority w:val="0"/>
    <w:pPr>
      <w:numPr>
        <w:numId w:val="0"/>
      </w:numPr>
      <w:tabs>
        <w:tab w:val="left" w:pos="432"/>
        <w:tab w:val="left" w:pos="638"/>
        <w:tab w:val="left" w:pos="990"/>
      </w:tabs>
      <w:adjustRightInd/>
      <w:spacing w:before="0" w:after="0" w:line="576" w:lineRule="auto"/>
      <w:ind w:left="432" w:hanging="432"/>
      <w:contextualSpacing/>
      <w:jc w:val="both"/>
    </w:pPr>
    <w:rPr>
      <w:rFonts w:ascii="Arial" w:hAnsi="Arial" w:cs="宋体"/>
      <w:bCs/>
      <w:smallCaps w:val="0"/>
      <w:spacing w:val="5"/>
      <w:kern w:val="44"/>
      <w:szCs w:val="20"/>
    </w:rPr>
  </w:style>
  <w:style w:type="paragraph" w:customStyle="1" w:styleId="841">
    <w:name w:val="样式 仿宋_GB2312 四号 行距: 最小值 24 磅"/>
    <w:basedOn w:val="1"/>
    <w:qFormat/>
    <w:uiPriority w:val="0"/>
    <w:pPr>
      <w:spacing w:line="480" w:lineRule="atLeast"/>
      <w:ind w:firstLine="560" w:firstLineChars="200"/>
    </w:pPr>
    <w:rPr>
      <w:rFonts w:ascii="仿宋_GB2312" w:hAnsi="宋体" w:eastAsia="仿宋_GB2312" w:cs="宋体"/>
      <w:sz w:val="28"/>
      <w:szCs w:val="20"/>
    </w:rPr>
  </w:style>
  <w:style w:type="character" w:customStyle="1" w:styleId="842">
    <w:name w:val="666波浪号 Char"/>
    <w:link w:val="843"/>
    <w:qFormat/>
    <w:locked/>
    <w:uiPriority w:val="0"/>
    <w:rPr>
      <w:rFonts w:ascii="仿宋_GB2312" w:hAnsi="宋体" w:eastAsia="仿宋_GB2312"/>
      <w:kern w:val="2"/>
      <w:sz w:val="28"/>
      <w:szCs w:val="28"/>
      <w:lang w:val="zh-CN" w:eastAsia="zh-CN"/>
    </w:rPr>
  </w:style>
  <w:style w:type="paragraph" w:customStyle="1" w:styleId="843">
    <w:name w:val="666波浪号"/>
    <w:basedOn w:val="762"/>
    <w:link w:val="842"/>
    <w:qFormat/>
    <w:uiPriority w:val="0"/>
    <w:pPr>
      <w:numPr>
        <w:ilvl w:val="0"/>
        <w:numId w:val="28"/>
      </w:numPr>
      <w:ind w:firstLine="0" w:firstLineChars="0"/>
    </w:pPr>
    <w:rPr>
      <w:b w:val="0"/>
    </w:rPr>
  </w:style>
  <w:style w:type="paragraph" w:customStyle="1" w:styleId="844">
    <w:name w:val="666图形"/>
    <w:basedOn w:val="762"/>
    <w:next w:val="762"/>
    <w:qFormat/>
    <w:uiPriority w:val="0"/>
    <w:pPr>
      <w:ind w:firstLine="2" w:firstLineChars="1"/>
      <w:jc w:val="center"/>
    </w:pPr>
    <w:rPr>
      <w:rFonts w:cs="宋体"/>
      <w:b w:val="0"/>
      <w:sz w:val="21"/>
      <w:szCs w:val="20"/>
    </w:rPr>
  </w:style>
  <w:style w:type="paragraph" w:customStyle="1" w:styleId="845">
    <w:name w:val="666/主图"/>
    <w:basedOn w:val="762"/>
    <w:next w:val="844"/>
    <w:qFormat/>
    <w:uiPriority w:val="0"/>
    <w:pPr>
      <w:ind w:left="-2" w:leftChars="-4" w:hanging="8" w:hangingChars="3"/>
      <w:jc w:val="center"/>
    </w:pPr>
    <w:rPr>
      <w:rFonts w:cs="宋体"/>
      <w:b w:val="0"/>
      <w:szCs w:val="20"/>
    </w:rPr>
  </w:style>
  <w:style w:type="paragraph" w:customStyle="1" w:styleId="846">
    <w:name w:val="777附件标题"/>
    <w:basedOn w:val="2"/>
    <w:next w:val="762"/>
    <w:qFormat/>
    <w:uiPriority w:val="0"/>
    <w:pPr>
      <w:numPr>
        <w:numId w:val="0"/>
      </w:numPr>
      <w:tabs>
        <w:tab w:val="left" w:pos="432"/>
        <w:tab w:val="left" w:pos="540"/>
        <w:tab w:val="left" w:pos="638"/>
        <w:tab w:val="left" w:pos="990"/>
      </w:tabs>
      <w:adjustRightInd/>
      <w:snapToGrid w:val="0"/>
      <w:spacing w:before="0" w:after="0" w:line="240" w:lineRule="auto"/>
      <w:ind w:left="432" w:hanging="432"/>
      <w:contextualSpacing/>
      <w:jc w:val="both"/>
    </w:pPr>
    <w:rPr>
      <w:rFonts w:ascii="仿宋_GB2312" w:hAnsi="Arial" w:eastAsia="仿宋_GB2312" w:cs="宋体"/>
      <w:bCs/>
      <w:smallCaps w:val="0"/>
      <w:szCs w:val="20"/>
    </w:rPr>
  </w:style>
  <w:style w:type="paragraph" w:customStyle="1" w:styleId="847">
    <w:name w:val="事件"/>
    <w:basedOn w:val="1"/>
    <w:qFormat/>
    <w:uiPriority w:val="0"/>
    <w:pPr>
      <w:tabs>
        <w:tab w:val="left" w:pos="227"/>
      </w:tabs>
      <w:ind w:left="680" w:hanging="453"/>
    </w:pPr>
    <w:rPr>
      <w:sz w:val="21"/>
    </w:rPr>
  </w:style>
  <w:style w:type="paragraph" w:customStyle="1" w:styleId="848">
    <w:name w:val="666黑点"/>
    <w:basedOn w:val="1"/>
    <w:qFormat/>
    <w:uiPriority w:val="0"/>
    <w:pPr>
      <w:tabs>
        <w:tab w:val="left" w:pos="57"/>
        <w:tab w:val="left" w:pos="480"/>
      </w:tabs>
      <w:adjustRightInd w:val="0"/>
      <w:snapToGrid w:val="0"/>
      <w:spacing w:beforeLines="20" w:after="40"/>
      <w:ind w:left="539"/>
      <w:jc w:val="left"/>
    </w:pPr>
    <w:rPr>
      <w:sz w:val="21"/>
      <w:szCs w:val="21"/>
    </w:rPr>
  </w:style>
  <w:style w:type="paragraph" w:customStyle="1" w:styleId="849">
    <w:name w:val="样式 标题 3 + 小四 段后: 0.3 行"/>
    <w:basedOn w:val="5"/>
    <w:qFormat/>
    <w:uiPriority w:val="0"/>
    <w:pPr>
      <w:numPr>
        <w:ilvl w:val="0"/>
        <w:numId w:val="0"/>
      </w:numPr>
      <w:tabs>
        <w:tab w:val="left" w:pos="709"/>
      </w:tabs>
      <w:adjustRightInd/>
      <w:snapToGrid w:val="0"/>
      <w:spacing w:before="100" w:beforeAutospacing="1" w:after="0" w:afterLines="30" w:line="415" w:lineRule="auto"/>
      <w:ind w:left="709" w:right="238" w:hanging="709"/>
      <w:jc w:val="both"/>
    </w:pPr>
    <w:rPr>
      <w:rFonts w:ascii="Times" w:hAnsi="Times" w:cs="Arial"/>
      <w:bCs/>
      <w:kern w:val="2"/>
      <w:sz w:val="24"/>
      <w:szCs w:val="24"/>
    </w:rPr>
  </w:style>
  <w:style w:type="paragraph" w:customStyle="1" w:styleId="850">
    <w:name w:val="样式 样式 标题 3 + 小四 段后: 0.3 行 + 段后: 0.3 行"/>
    <w:basedOn w:val="849"/>
    <w:qFormat/>
    <w:uiPriority w:val="0"/>
    <w:rPr>
      <w:bCs w:val="0"/>
      <w:sz w:val="28"/>
      <w:szCs w:val="28"/>
    </w:rPr>
  </w:style>
  <w:style w:type="paragraph" w:customStyle="1" w:styleId="851">
    <w:name w:val="样式 标题 1 + 图案: 清除 (黄色)"/>
    <w:basedOn w:val="2"/>
    <w:qFormat/>
    <w:uiPriority w:val="0"/>
    <w:pPr>
      <w:numPr>
        <w:numId w:val="0"/>
      </w:numPr>
      <w:tabs>
        <w:tab w:val="left" w:pos="432"/>
        <w:tab w:val="left" w:pos="510"/>
        <w:tab w:val="left" w:pos="612"/>
        <w:tab w:val="left" w:pos="638"/>
        <w:tab w:val="left" w:pos="732"/>
        <w:tab w:val="left" w:pos="990"/>
      </w:tabs>
      <w:adjustRightInd/>
      <w:snapToGrid w:val="0"/>
      <w:spacing w:before="0" w:beforeLines="150" w:after="0" w:line="240" w:lineRule="auto"/>
      <w:ind w:left="612" w:hanging="432"/>
      <w:contextualSpacing/>
      <w:jc w:val="both"/>
    </w:pPr>
    <w:rPr>
      <w:rFonts w:ascii="黑体" w:hAnsi="宋体" w:cs="Arial"/>
      <w:b/>
      <w:smallCaps w:val="0"/>
      <w:sz w:val="32"/>
      <w:szCs w:val="36"/>
      <w:lang w:val="zh-CN"/>
    </w:rPr>
  </w:style>
  <w:style w:type="paragraph" w:customStyle="1" w:styleId="852">
    <w:name w:val="样式 标题 1 + 行距: 1.5 倍行距 Char"/>
    <w:basedOn w:val="1"/>
    <w:next w:val="1"/>
    <w:qFormat/>
    <w:uiPriority w:val="0"/>
    <w:pPr>
      <w:keepNext/>
      <w:keepLines/>
      <w:adjustRightInd w:val="0"/>
      <w:spacing w:line="360" w:lineRule="auto"/>
      <w:jc w:val="left"/>
      <w:outlineLvl w:val="0"/>
    </w:pPr>
    <w:rPr>
      <w:b/>
      <w:bCs/>
      <w:kern w:val="44"/>
      <w:sz w:val="21"/>
      <w:szCs w:val="20"/>
    </w:rPr>
  </w:style>
  <w:style w:type="paragraph" w:customStyle="1" w:styleId="853">
    <w:name w:val="SHEET(5号)"/>
    <w:basedOn w:val="1"/>
    <w:qFormat/>
    <w:uiPriority w:val="0"/>
    <w:pPr>
      <w:tabs>
        <w:tab w:val="left" w:pos="480"/>
      </w:tabs>
      <w:snapToGrid w:val="0"/>
      <w:spacing w:line="0" w:lineRule="atLeast"/>
      <w:jc w:val="center"/>
    </w:pPr>
    <w:rPr>
      <w:rFonts w:ascii="宋体" w:hAnsi="宋体"/>
      <w:sz w:val="21"/>
      <w:szCs w:val="21"/>
    </w:rPr>
  </w:style>
  <w:style w:type="paragraph" w:customStyle="1" w:styleId="854">
    <w:name w:val="666（i）"/>
    <w:basedOn w:val="6"/>
    <w:qFormat/>
    <w:uiPriority w:val="0"/>
    <w:pPr>
      <w:keepNext w:val="0"/>
      <w:keepLines w:val="0"/>
      <w:numPr>
        <w:ilvl w:val="0"/>
        <w:numId w:val="0"/>
      </w:numPr>
      <w:tabs>
        <w:tab w:val="left" w:pos="480"/>
        <w:tab w:val="left" w:pos="864"/>
        <w:tab w:val="left" w:pos="1680"/>
      </w:tabs>
      <w:adjustRightInd/>
      <w:snapToGrid w:val="0"/>
      <w:spacing w:before="0" w:after="0" w:line="360" w:lineRule="auto"/>
      <w:ind w:left="1680" w:hanging="420"/>
      <w:jc w:val="both"/>
    </w:pPr>
    <w:rPr>
      <w:rFonts w:ascii="仿宋_GB2312" w:hAnsi="宋体" w:eastAsia="仿宋_GB2312"/>
      <w:bCs w:val="0"/>
      <w:smallCaps w:val="0"/>
      <w:kern w:val="2"/>
      <w:szCs w:val="20"/>
      <w:lang w:val="zh-CN"/>
    </w:rPr>
  </w:style>
  <w:style w:type="paragraph" w:customStyle="1" w:styleId="855">
    <w:name w:val="666I"/>
    <w:basedOn w:val="854"/>
    <w:qFormat/>
    <w:uiPriority w:val="0"/>
    <w:pPr>
      <w:tabs>
        <w:tab w:val="left" w:pos="1620"/>
        <w:tab w:val="clear" w:pos="1680"/>
      </w:tabs>
      <w:ind w:left="1620" w:hanging="720"/>
      <w:outlineLvl w:val="2"/>
    </w:pPr>
  </w:style>
  <w:style w:type="character" w:customStyle="1" w:styleId="856">
    <w:name w:val="666（i) Char"/>
    <w:link w:val="857"/>
    <w:qFormat/>
    <w:locked/>
    <w:uiPriority w:val="0"/>
    <w:rPr>
      <w:rFonts w:ascii="仿宋_GB2312" w:hAnsi="宋体" w:eastAsia="仿宋_GB2312"/>
      <w:kern w:val="2"/>
      <w:sz w:val="28"/>
      <w:lang w:val="zh-CN" w:eastAsia="zh-CN"/>
    </w:rPr>
  </w:style>
  <w:style w:type="paragraph" w:customStyle="1" w:styleId="857">
    <w:name w:val="666（i)"/>
    <w:basedOn w:val="6"/>
    <w:link w:val="856"/>
    <w:qFormat/>
    <w:uiPriority w:val="0"/>
    <w:pPr>
      <w:keepNext w:val="0"/>
      <w:keepLines w:val="0"/>
      <w:numPr>
        <w:ilvl w:val="0"/>
        <w:numId w:val="0"/>
      </w:numPr>
      <w:tabs>
        <w:tab w:val="left" w:pos="480"/>
        <w:tab w:val="left" w:pos="734"/>
        <w:tab w:val="left" w:pos="864"/>
      </w:tabs>
      <w:adjustRightInd/>
      <w:snapToGrid w:val="0"/>
      <w:spacing w:before="0" w:after="0" w:line="360" w:lineRule="auto"/>
      <w:ind w:left="734" w:hanging="420"/>
      <w:jc w:val="both"/>
    </w:pPr>
    <w:rPr>
      <w:rFonts w:ascii="仿宋_GB2312" w:hAnsi="宋体" w:eastAsia="仿宋_GB2312"/>
      <w:b w:val="0"/>
      <w:bCs w:val="0"/>
      <w:smallCaps w:val="0"/>
      <w:kern w:val="2"/>
      <w:szCs w:val="20"/>
      <w:lang w:val="zh-CN"/>
    </w:rPr>
  </w:style>
  <w:style w:type="paragraph" w:customStyle="1" w:styleId="858">
    <w:name w:val="t"/>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rPr>
  </w:style>
  <w:style w:type="paragraph" w:customStyle="1" w:styleId="859">
    <w:name w:val="样式 标题 1 + 仿宋_GB2312 三号 段前: 6 磅 段后: 6 磅 行距: 单倍行距"/>
    <w:basedOn w:val="2"/>
    <w:qFormat/>
    <w:uiPriority w:val="0"/>
    <w:pPr>
      <w:numPr>
        <w:numId w:val="0"/>
      </w:numPr>
      <w:tabs>
        <w:tab w:val="left" w:pos="57"/>
        <w:tab w:val="left" w:pos="432"/>
        <w:tab w:val="left" w:pos="638"/>
        <w:tab w:val="left" w:pos="990"/>
      </w:tabs>
      <w:adjustRightInd/>
      <w:spacing w:before="0" w:after="0" w:line="240" w:lineRule="auto"/>
      <w:ind w:left="420" w:hanging="420"/>
      <w:contextualSpacing/>
      <w:jc w:val="both"/>
    </w:pPr>
    <w:rPr>
      <w:rFonts w:ascii="仿宋_GB2312" w:hAnsi="Arial" w:eastAsia="仿宋_GB2312" w:cs="Arial"/>
      <w:bCs/>
      <w:smallCaps w:val="0"/>
      <w:kern w:val="44"/>
      <w:sz w:val="32"/>
      <w:szCs w:val="20"/>
    </w:rPr>
  </w:style>
  <w:style w:type="paragraph" w:customStyle="1" w:styleId="860">
    <w:name w:val="777附件头"/>
    <w:basedOn w:val="2"/>
    <w:next w:val="1"/>
    <w:qFormat/>
    <w:uiPriority w:val="0"/>
    <w:pPr>
      <w:numPr>
        <w:numId w:val="0"/>
      </w:numPr>
      <w:tabs>
        <w:tab w:val="left" w:pos="432"/>
        <w:tab w:val="left" w:pos="638"/>
        <w:tab w:val="left" w:pos="990"/>
      </w:tabs>
      <w:adjustRightInd/>
      <w:snapToGrid w:val="0"/>
      <w:spacing w:before="0" w:after="0" w:line="240" w:lineRule="auto"/>
      <w:ind w:left="432" w:hanging="432"/>
      <w:contextualSpacing/>
      <w:jc w:val="both"/>
    </w:pPr>
    <w:rPr>
      <w:rFonts w:ascii="仿宋_GB2312" w:hAnsi="Arial" w:eastAsia="仿宋_GB2312" w:cs="宋体"/>
      <w:bCs/>
      <w:smallCaps w:val="0"/>
      <w:sz w:val="30"/>
      <w:szCs w:val="30"/>
    </w:rPr>
  </w:style>
  <w:style w:type="character" w:customStyle="1" w:styleId="861">
    <w:name w:val="666() Char"/>
    <w:link w:val="862"/>
    <w:qFormat/>
    <w:locked/>
    <w:uiPriority w:val="0"/>
    <w:rPr>
      <w:rFonts w:ascii="仿宋_GB2312" w:hAnsi="宋体" w:eastAsia="仿宋_GB2312"/>
      <w:kern w:val="2"/>
      <w:sz w:val="28"/>
      <w:szCs w:val="28"/>
      <w:lang w:val="zh-CN" w:eastAsia="zh-CN"/>
    </w:rPr>
  </w:style>
  <w:style w:type="paragraph" w:customStyle="1" w:styleId="862">
    <w:name w:val="666()"/>
    <w:basedOn w:val="762"/>
    <w:link w:val="861"/>
    <w:qFormat/>
    <w:uiPriority w:val="0"/>
    <w:pPr>
      <w:tabs>
        <w:tab w:val="left" w:pos="837"/>
      </w:tabs>
      <w:ind w:left="100" w:firstLine="480" w:firstLineChars="0"/>
    </w:pPr>
    <w:rPr>
      <w:b w:val="0"/>
    </w:rPr>
  </w:style>
  <w:style w:type="paragraph" w:customStyle="1" w:styleId="863">
    <w:name w:val="666（）"/>
    <w:basedOn w:val="762"/>
    <w:qFormat/>
    <w:uiPriority w:val="0"/>
    <w:pPr>
      <w:tabs>
        <w:tab w:val="left" w:pos="837"/>
      </w:tabs>
      <w:adjustRightInd w:val="0"/>
      <w:spacing w:line="288" w:lineRule="auto"/>
      <w:ind w:left="100" w:firstLine="480" w:firstLineChars="0"/>
      <w:jc w:val="left"/>
    </w:pPr>
    <w:rPr>
      <w:rFonts w:ascii="Times New Roman" w:hAnsi="Times New Roman" w:eastAsia="宋体" w:cs="宋体"/>
      <w:b w:val="0"/>
      <w:sz w:val="24"/>
      <w:szCs w:val="20"/>
    </w:rPr>
  </w:style>
  <w:style w:type="paragraph" w:customStyle="1" w:styleId="864">
    <w:name w:val="1）666"/>
    <w:basedOn w:val="862"/>
    <w:qFormat/>
    <w:uiPriority w:val="0"/>
    <w:pPr>
      <w:tabs>
        <w:tab w:val="left" w:pos="737"/>
        <w:tab w:val="clear" w:pos="837"/>
      </w:tabs>
      <w:ind w:left="0"/>
    </w:pPr>
    <w:rPr>
      <w:rFonts w:hAnsi="Times New Roman"/>
      <w:szCs w:val="20"/>
    </w:rPr>
  </w:style>
  <w:style w:type="paragraph" w:customStyle="1" w:styleId="865">
    <w:name w:val="666()五号"/>
    <w:basedOn w:val="862"/>
    <w:qFormat/>
    <w:uiPriority w:val="0"/>
    <w:pPr>
      <w:tabs>
        <w:tab w:val="left" w:pos="0"/>
      </w:tabs>
    </w:pPr>
    <w:rPr>
      <w:rFonts w:hAnsi="Times New Roman"/>
      <w:szCs w:val="20"/>
    </w:rPr>
  </w:style>
  <w:style w:type="paragraph" w:customStyle="1" w:styleId="866">
    <w:name w:val="666（）五号"/>
    <w:basedOn w:val="865"/>
    <w:qFormat/>
    <w:uiPriority w:val="0"/>
    <w:pPr>
      <w:spacing w:line="0" w:lineRule="atLeast"/>
    </w:pPr>
    <w:rPr>
      <w:rFonts w:cs="宋体"/>
      <w:sz w:val="21"/>
      <w:szCs w:val="21"/>
    </w:rPr>
  </w:style>
  <w:style w:type="paragraph" w:customStyle="1" w:styleId="867">
    <w:name w:val="666-5"/>
    <w:basedOn w:val="762"/>
    <w:qFormat/>
    <w:uiPriority w:val="0"/>
    <w:pPr>
      <w:tabs>
        <w:tab w:val="left" w:pos="5940"/>
        <w:tab w:val="clear" w:pos="480"/>
      </w:tabs>
      <w:spacing w:beforeLines="20" w:line="240" w:lineRule="auto"/>
      <w:ind w:firstLine="420" w:firstLineChars="0"/>
    </w:pPr>
    <w:rPr>
      <w:rFonts w:ascii="Times New Roman" w:hAnsi="Times New Roman" w:eastAsia="宋体"/>
      <w:b w:val="0"/>
      <w:sz w:val="21"/>
      <w:szCs w:val="20"/>
    </w:rPr>
  </w:style>
  <w:style w:type="paragraph" w:customStyle="1" w:styleId="868">
    <w:name w:val="666(1)"/>
    <w:basedOn w:val="762"/>
    <w:qFormat/>
    <w:uiPriority w:val="0"/>
    <w:pPr>
      <w:tabs>
        <w:tab w:val="left" w:pos="200"/>
        <w:tab w:val="left" w:pos="5940"/>
        <w:tab w:val="clear" w:pos="480"/>
      </w:tabs>
      <w:spacing w:beforeLines="20" w:line="240" w:lineRule="auto"/>
      <w:ind w:left="198" w:firstLine="0" w:firstLineChars="0"/>
    </w:pPr>
    <w:rPr>
      <w:rFonts w:ascii="Times New Roman" w:hAnsi="Times New Roman" w:eastAsia="宋体"/>
      <w:b w:val="0"/>
      <w:sz w:val="21"/>
    </w:rPr>
  </w:style>
  <w:style w:type="paragraph" w:customStyle="1" w:styleId="869">
    <w:name w:val="666a"/>
    <w:basedOn w:val="868"/>
    <w:next w:val="762"/>
    <w:qFormat/>
    <w:uiPriority w:val="0"/>
    <w:pPr>
      <w:tabs>
        <w:tab w:val="left" w:pos="482"/>
        <w:tab w:val="clear" w:pos="200"/>
      </w:tabs>
      <w:ind w:left="482"/>
    </w:pPr>
  </w:style>
  <w:style w:type="paragraph" w:customStyle="1" w:styleId="870">
    <w:name w:val="666●"/>
    <w:basedOn w:val="762"/>
    <w:qFormat/>
    <w:uiPriority w:val="0"/>
    <w:pPr>
      <w:tabs>
        <w:tab w:val="left" w:pos="900"/>
        <w:tab w:val="left" w:pos="5940"/>
        <w:tab w:val="clear" w:pos="480"/>
      </w:tabs>
      <w:ind w:left="900" w:hanging="420" w:firstLineChars="0"/>
      <w:jc w:val="left"/>
    </w:pPr>
    <w:rPr>
      <w:rFonts w:ascii="Times New Roman" w:hAnsi="Times New Roman" w:eastAsia="宋体"/>
      <w:b w:val="0"/>
      <w:szCs w:val="20"/>
    </w:rPr>
  </w:style>
  <w:style w:type="paragraph" w:customStyle="1" w:styleId="871">
    <w:name w:val="666波浪"/>
    <w:basedOn w:val="1"/>
    <w:qFormat/>
    <w:uiPriority w:val="0"/>
    <w:pPr>
      <w:tabs>
        <w:tab w:val="left" w:pos="480"/>
        <w:tab w:val="left" w:pos="1000"/>
      </w:tabs>
      <w:snapToGrid w:val="0"/>
      <w:spacing w:line="360" w:lineRule="auto"/>
      <w:ind w:left="1000" w:hanging="420"/>
    </w:pPr>
    <w:rPr>
      <w:rFonts w:ascii="仿宋_GB2312" w:hAnsi="宋体" w:eastAsia="仿宋_GB2312"/>
      <w:sz w:val="28"/>
      <w:szCs w:val="28"/>
    </w:rPr>
  </w:style>
  <w:style w:type="paragraph" w:customStyle="1" w:styleId="872">
    <w:name w:val="È±Ê¡ÎÄ±¾"/>
    <w:basedOn w:val="1"/>
    <w:qFormat/>
    <w:uiPriority w:val="0"/>
    <w:pPr>
      <w:widowControl/>
      <w:tabs>
        <w:tab w:val="left" w:pos="900"/>
      </w:tabs>
      <w:overflowPunct w:val="0"/>
      <w:autoSpaceDE w:val="0"/>
      <w:autoSpaceDN w:val="0"/>
      <w:adjustRightInd w:val="0"/>
      <w:ind w:left="900" w:hanging="420"/>
      <w:jc w:val="left"/>
    </w:pPr>
    <w:rPr>
      <w:kern w:val="0"/>
      <w:szCs w:val="20"/>
    </w:rPr>
  </w:style>
  <w:style w:type="paragraph" w:customStyle="1" w:styleId="873">
    <w:name w:val="Heading Base"/>
    <w:basedOn w:val="1"/>
    <w:next w:val="3"/>
    <w:qFormat/>
    <w:uiPriority w:val="0"/>
    <w:pPr>
      <w:spacing w:line="360" w:lineRule="auto"/>
      <w:jc w:val="center"/>
    </w:pPr>
    <w:rPr>
      <w:rFonts w:ascii="Times" w:hAnsi="Times" w:eastAsia="黑体"/>
      <w:b/>
      <w:bCs/>
      <w:sz w:val="32"/>
    </w:rPr>
  </w:style>
  <w:style w:type="paragraph" w:customStyle="1" w:styleId="874">
    <w:name w:val="666斜楷"/>
    <w:basedOn w:val="762"/>
    <w:next w:val="762"/>
    <w:qFormat/>
    <w:uiPriority w:val="0"/>
    <w:pPr>
      <w:ind w:firstLine="580"/>
    </w:pPr>
    <w:rPr>
      <w:rFonts w:ascii="楷体_GB2312" w:eastAsia="楷体_GB2312"/>
      <w:b w:val="0"/>
      <w:i/>
    </w:rPr>
  </w:style>
  <w:style w:type="paragraph" w:customStyle="1" w:styleId="875">
    <w:name w:val="666顶头"/>
    <w:basedOn w:val="1"/>
    <w:qFormat/>
    <w:uiPriority w:val="0"/>
    <w:pPr>
      <w:tabs>
        <w:tab w:val="left" w:pos="480"/>
      </w:tabs>
      <w:snapToGrid w:val="0"/>
      <w:spacing w:line="360" w:lineRule="auto"/>
    </w:pPr>
    <w:rPr>
      <w:rFonts w:ascii="仿宋_GB2312" w:eastAsia="仿宋_GB2312"/>
      <w:bCs/>
      <w:sz w:val="28"/>
      <w:szCs w:val="28"/>
    </w:rPr>
  </w:style>
  <w:style w:type="character" w:customStyle="1" w:styleId="876">
    <w:name w:val="666顶 Char"/>
    <w:link w:val="877"/>
    <w:qFormat/>
    <w:locked/>
    <w:uiPriority w:val="0"/>
    <w:rPr>
      <w:rFonts w:ascii="仿宋_GB2312" w:eastAsia="仿宋_GB2312"/>
      <w:bCs/>
      <w:color w:val="000000"/>
      <w:kern w:val="2"/>
      <w:sz w:val="28"/>
      <w:szCs w:val="28"/>
      <w:lang w:val="zh-CN" w:eastAsia="zh-CN"/>
    </w:rPr>
  </w:style>
  <w:style w:type="paragraph" w:customStyle="1" w:styleId="877">
    <w:name w:val="666顶"/>
    <w:basedOn w:val="875"/>
    <w:link w:val="876"/>
    <w:qFormat/>
    <w:uiPriority w:val="0"/>
    <w:rPr>
      <w:color w:val="000000"/>
      <w:lang w:val="zh-CN" w:eastAsia="zh-CN"/>
    </w:rPr>
  </w:style>
  <w:style w:type="character" w:customStyle="1" w:styleId="878">
    <w:name w:val="666图表 Char"/>
    <w:link w:val="879"/>
    <w:qFormat/>
    <w:locked/>
    <w:uiPriority w:val="0"/>
    <w:rPr>
      <w:spacing w:val="2"/>
      <w:sz w:val="18"/>
      <w:szCs w:val="18"/>
      <w:lang w:val="zh-CN" w:eastAsia="zh-CN"/>
    </w:rPr>
  </w:style>
  <w:style w:type="paragraph" w:customStyle="1" w:styleId="879">
    <w:name w:val="666图表"/>
    <w:basedOn w:val="867"/>
    <w:next w:val="762"/>
    <w:link w:val="878"/>
    <w:qFormat/>
    <w:uiPriority w:val="0"/>
    <w:pPr>
      <w:tabs>
        <w:tab w:val="left" w:pos="0"/>
        <w:tab w:val="clear" w:pos="5940"/>
      </w:tabs>
      <w:adjustRightInd w:val="0"/>
      <w:spacing w:beforeLines="60"/>
      <w:ind w:firstLine="0"/>
      <w:jc w:val="center"/>
    </w:pPr>
    <w:rPr>
      <w:spacing w:val="2"/>
      <w:kern w:val="0"/>
      <w:sz w:val="18"/>
      <w:szCs w:val="18"/>
    </w:rPr>
  </w:style>
  <w:style w:type="paragraph" w:customStyle="1" w:styleId="880">
    <w:name w:val="666）"/>
    <w:basedOn w:val="762"/>
    <w:next w:val="762"/>
    <w:qFormat/>
    <w:uiPriority w:val="0"/>
    <w:pPr>
      <w:tabs>
        <w:tab w:val="left" w:pos="0"/>
        <w:tab w:val="clear" w:pos="480"/>
      </w:tabs>
      <w:adjustRightInd w:val="0"/>
      <w:ind w:firstLine="359" w:firstLineChars="147"/>
      <w:jc w:val="left"/>
    </w:pPr>
    <w:rPr>
      <w:rFonts w:ascii="Times New Roman" w:hAnsi="Times New Roman" w:eastAsia="宋体" w:cs="宋体"/>
      <w:b w:val="0"/>
      <w:spacing w:val="2"/>
      <w:sz w:val="24"/>
      <w:szCs w:val="20"/>
    </w:rPr>
  </w:style>
  <w:style w:type="paragraph" w:customStyle="1" w:styleId="881">
    <w:name w:val="666－波"/>
    <w:basedOn w:val="762"/>
    <w:qFormat/>
    <w:uiPriority w:val="0"/>
    <w:pPr>
      <w:tabs>
        <w:tab w:val="left" w:pos="1000"/>
      </w:tabs>
      <w:ind w:left="1000" w:hanging="420" w:firstLineChars="0"/>
    </w:pPr>
    <w:rPr>
      <w:b w:val="0"/>
    </w:rPr>
  </w:style>
  <w:style w:type="paragraph" w:customStyle="1" w:styleId="882">
    <w:name w:val="666图表小距"/>
    <w:basedOn w:val="879"/>
    <w:qFormat/>
    <w:uiPriority w:val="0"/>
    <w:pPr>
      <w:spacing w:beforeLines="0"/>
    </w:pPr>
    <w:rPr>
      <w:szCs w:val="20"/>
    </w:rPr>
  </w:style>
  <w:style w:type="paragraph" w:customStyle="1" w:styleId="883">
    <w:name w:val="666主图"/>
    <w:basedOn w:val="762"/>
    <w:next w:val="879"/>
    <w:qFormat/>
    <w:uiPriority w:val="0"/>
    <w:pPr>
      <w:spacing w:beforeLines="50"/>
      <w:ind w:firstLine="3" w:firstLineChars="1"/>
      <w:jc w:val="center"/>
    </w:pPr>
    <w:rPr>
      <w:b w:val="0"/>
    </w:rPr>
  </w:style>
  <w:style w:type="paragraph" w:customStyle="1" w:styleId="884">
    <w:name w:val="样式 666图表 + 段前: 0.6 行 段后: 1.1 行 行距: 最小值 0 磅"/>
    <w:basedOn w:val="879"/>
    <w:next w:val="882"/>
    <w:qFormat/>
    <w:uiPriority w:val="0"/>
    <w:pPr>
      <w:spacing w:line="0" w:lineRule="atLeast"/>
    </w:pPr>
    <w:rPr>
      <w:szCs w:val="20"/>
    </w:rPr>
  </w:style>
  <w:style w:type="paragraph" w:customStyle="1" w:styleId="885">
    <w:name w:val="666－2图表"/>
    <w:basedOn w:val="879"/>
    <w:qFormat/>
    <w:uiPriority w:val="0"/>
    <w:pPr>
      <w:spacing w:beforeLines="0" w:line="0" w:lineRule="atLeast"/>
    </w:pPr>
    <w:rPr>
      <w:szCs w:val="20"/>
    </w:rPr>
  </w:style>
  <w:style w:type="paragraph" w:customStyle="1" w:styleId="886">
    <w:name w:val="图编号"/>
    <w:basedOn w:val="1"/>
    <w:qFormat/>
    <w:uiPriority w:val="0"/>
    <w:pPr>
      <w:widowControl/>
      <w:tabs>
        <w:tab w:val="left" w:pos="644"/>
      </w:tabs>
      <w:ind w:left="480" w:hanging="196"/>
      <w:jc w:val="center"/>
    </w:pPr>
    <w:rPr>
      <w:rFonts w:ascii="楷体_GB2312" w:eastAsia="楷体_GB2312"/>
      <w:b/>
      <w:kern w:val="0"/>
      <w:sz w:val="28"/>
      <w:szCs w:val="20"/>
    </w:rPr>
  </w:style>
  <w:style w:type="paragraph" w:customStyle="1" w:styleId="887">
    <w:name w:val="样式111"/>
    <w:basedOn w:val="1"/>
    <w:qFormat/>
    <w:uiPriority w:val="0"/>
    <w:pPr>
      <w:spacing w:line="288" w:lineRule="auto"/>
      <w:ind w:firstLine="200" w:firstLineChars="200"/>
    </w:pPr>
    <w:rPr>
      <w:sz w:val="21"/>
      <w:szCs w:val="21"/>
    </w:rPr>
  </w:style>
  <w:style w:type="paragraph" w:customStyle="1" w:styleId="888">
    <w:name w:val="样式 标题 336标题 3四号字标题3标题 3 Char36标题3第二层条h3Level 3 HeadH3H..."/>
    <w:basedOn w:val="5"/>
    <w:qFormat/>
    <w:uiPriority w:val="0"/>
    <w:pPr>
      <w:keepNext w:val="0"/>
      <w:keepLines w:val="0"/>
      <w:numPr>
        <w:ilvl w:val="0"/>
        <w:numId w:val="0"/>
      </w:numPr>
      <w:tabs>
        <w:tab w:val="left" w:pos="709"/>
        <w:tab w:val="left" w:pos="1571"/>
      </w:tabs>
      <w:spacing w:before="100" w:beforeAutospacing="1" w:after="0" w:afterLines="50" w:line="360" w:lineRule="atLeast"/>
      <w:ind w:left="1418" w:hanging="567"/>
    </w:pPr>
    <w:rPr>
      <w:rFonts w:ascii="黑体" w:cs="宋体"/>
      <w:b/>
      <w:kern w:val="0"/>
      <w:szCs w:val="20"/>
    </w:rPr>
  </w:style>
  <w:style w:type="paragraph" w:customStyle="1" w:styleId="889">
    <w:name w:val="样式 标题 336标题 3四号字标题3标题 3 Char36标题3第二层条h3Level 3 HeadH3H...2"/>
    <w:basedOn w:val="5"/>
    <w:qFormat/>
    <w:uiPriority w:val="0"/>
    <w:pPr>
      <w:keepNext w:val="0"/>
      <w:keepLines w:val="0"/>
      <w:numPr>
        <w:ilvl w:val="0"/>
        <w:numId w:val="0"/>
      </w:numPr>
      <w:tabs>
        <w:tab w:val="left" w:pos="709"/>
        <w:tab w:val="left" w:pos="851"/>
        <w:tab w:val="left" w:pos="1232"/>
      </w:tabs>
      <w:spacing w:before="100" w:beforeAutospacing="1" w:after="0" w:afterLines="50" w:line="360" w:lineRule="atLeast"/>
      <w:ind w:left="851" w:hanging="851"/>
    </w:pPr>
    <w:rPr>
      <w:rFonts w:ascii="黑体" w:cs="宋体"/>
      <w:b/>
      <w:bCs/>
      <w:kern w:val="0"/>
      <w:szCs w:val="20"/>
    </w:rPr>
  </w:style>
  <w:style w:type="paragraph" w:customStyle="1" w:styleId="890">
    <w:name w:val="font1"/>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891">
    <w:name w:val="xl161"/>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ascii="仿宋_GB2312" w:hAnsi="宋体" w:eastAsia="仿宋_GB2312"/>
      <w:color w:val="000000"/>
      <w:kern w:val="0"/>
      <w:sz w:val="20"/>
      <w:szCs w:val="20"/>
    </w:rPr>
  </w:style>
  <w:style w:type="paragraph" w:customStyle="1" w:styleId="892">
    <w:name w:val="aspnumfaautoadjustright"/>
    <w:qFormat/>
    <w:uiPriority w:val="0"/>
    <w:pPr>
      <w:widowControl w:val="0"/>
      <w:adjustRightInd w:val="0"/>
    </w:pPr>
    <w:rPr>
      <w:rFonts w:ascii="Times New Roman" w:hAnsi="Times New Roman" w:eastAsia="宋体" w:cs="Times New Roman"/>
      <w:sz w:val="24"/>
      <w:lang w:val="en-US" w:eastAsia="zh-CN" w:bidi="ar-SA"/>
    </w:rPr>
  </w:style>
  <w:style w:type="paragraph" w:customStyle="1" w:styleId="893">
    <w:name w:val="xl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szCs w:val="20"/>
    </w:rPr>
  </w:style>
  <w:style w:type="character" w:customStyle="1" w:styleId="894">
    <w:name w:val="样式7 Char"/>
    <w:link w:val="460"/>
    <w:qFormat/>
    <w:locked/>
    <w:uiPriority w:val="0"/>
    <w:rPr>
      <w:kern w:val="2"/>
      <w:sz w:val="18"/>
      <w:szCs w:val="18"/>
      <w:lang w:val="zh-CN" w:eastAsia="zh-CN"/>
    </w:rPr>
  </w:style>
  <w:style w:type="paragraph" w:customStyle="1" w:styleId="895">
    <w:name w:val="样式8"/>
    <w:basedOn w:val="115"/>
    <w:qFormat/>
    <w:uiPriority w:val="0"/>
    <w:pPr>
      <w:widowControl w:val="0"/>
      <w:tabs>
        <w:tab w:val="left" w:pos="864"/>
      </w:tabs>
      <w:autoSpaceDE/>
      <w:autoSpaceDN/>
      <w:ind w:firstLine="192" w:firstLineChars="192"/>
      <w:jc w:val="both"/>
      <w:textAlignment w:val="auto"/>
      <w:outlineLvl w:val="2"/>
    </w:pPr>
    <w:rPr>
      <w:rFonts w:hAnsi="宋体" w:cs="Arial"/>
      <w:color w:val="000000"/>
      <w:szCs w:val="28"/>
    </w:rPr>
  </w:style>
  <w:style w:type="paragraph" w:customStyle="1" w:styleId="896">
    <w:name w:val="日期1"/>
    <w:basedOn w:val="1"/>
    <w:next w:val="1"/>
    <w:qFormat/>
    <w:uiPriority w:val="0"/>
    <w:pPr>
      <w:adjustRightInd w:val="0"/>
      <w:jc w:val="left"/>
    </w:pPr>
    <w:rPr>
      <w:sz w:val="30"/>
      <w:szCs w:val="20"/>
    </w:rPr>
  </w:style>
  <w:style w:type="paragraph" w:customStyle="1" w:styleId="897">
    <w:name w:val="编号"/>
    <w:basedOn w:val="1"/>
    <w:qFormat/>
    <w:uiPriority w:val="0"/>
    <w:pPr>
      <w:tabs>
        <w:tab w:val="left" w:pos="432"/>
      </w:tabs>
      <w:ind w:left="432" w:hanging="432"/>
    </w:pPr>
    <w:rPr>
      <w:sz w:val="21"/>
    </w:rPr>
  </w:style>
  <w:style w:type="paragraph" w:customStyle="1" w:styleId="898">
    <w:name w:val="1.1new"/>
    <w:basedOn w:val="1"/>
    <w:next w:val="1"/>
    <w:qFormat/>
    <w:uiPriority w:val="0"/>
    <w:pPr>
      <w:tabs>
        <w:tab w:val="left" w:pos="540"/>
        <w:tab w:val="left" w:pos="1400"/>
      </w:tabs>
      <w:spacing w:line="360" w:lineRule="auto"/>
      <w:ind w:left="1400" w:hanging="420"/>
      <w:jc w:val="left"/>
      <w:outlineLvl w:val="1"/>
    </w:pPr>
    <w:rPr>
      <w:rFonts w:ascii="华文中宋" w:hAnsi="华文中宋" w:eastAsia="华文中宋"/>
      <w:b/>
      <w:bCs/>
      <w:color w:val="000000"/>
      <w:sz w:val="32"/>
      <w:szCs w:val="44"/>
    </w:rPr>
  </w:style>
  <w:style w:type="paragraph" w:customStyle="1" w:styleId="899">
    <w:name w:val="1.1.1new"/>
    <w:basedOn w:val="1"/>
    <w:qFormat/>
    <w:uiPriority w:val="0"/>
    <w:pPr>
      <w:tabs>
        <w:tab w:val="left" w:pos="540"/>
        <w:tab w:val="left" w:pos="1820"/>
      </w:tabs>
      <w:spacing w:line="360" w:lineRule="auto"/>
      <w:ind w:left="1820" w:hanging="420"/>
      <w:jc w:val="left"/>
      <w:outlineLvl w:val="2"/>
    </w:pPr>
    <w:rPr>
      <w:rFonts w:ascii="华文中宋" w:hAnsi="华文中宋" w:eastAsia="华文中宋"/>
      <w:b/>
      <w:bCs/>
      <w:sz w:val="30"/>
      <w:szCs w:val="30"/>
    </w:rPr>
  </w:style>
  <w:style w:type="paragraph" w:customStyle="1" w:styleId="900">
    <w:name w:val="样式 样式 研试文件正文 + 首行缩进:  2 字符 + 首行缩进:  2 字符 左  0 字符"/>
    <w:basedOn w:val="1"/>
    <w:qFormat/>
    <w:uiPriority w:val="0"/>
    <w:pPr>
      <w:spacing w:line="360" w:lineRule="auto"/>
      <w:ind w:firstLine="480" w:firstLineChars="200"/>
    </w:pPr>
    <w:rPr>
      <w:rFonts w:ascii="Arial" w:hAnsi="Arial" w:cs="宋体"/>
      <w:szCs w:val="20"/>
    </w:rPr>
  </w:style>
  <w:style w:type="paragraph" w:customStyle="1" w:styleId="901">
    <w:name w:val="样式9"/>
    <w:basedOn w:val="33"/>
    <w:qFormat/>
    <w:uiPriority w:val="0"/>
    <w:pPr>
      <w:pBdr>
        <w:bottom w:val="none" w:color="auto" w:sz="0" w:space="0"/>
      </w:pBdr>
      <w:ind w:firstLine="360" w:firstLineChars="200"/>
    </w:pPr>
  </w:style>
  <w:style w:type="paragraph" w:customStyle="1" w:styleId="902">
    <w:name w:val="Zchn Zchn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903">
    <w:name w:val="正"/>
    <w:basedOn w:val="1"/>
    <w:qFormat/>
    <w:uiPriority w:val="0"/>
    <w:pPr>
      <w:spacing w:beforeLines="50" w:line="320" w:lineRule="atLeast"/>
      <w:ind w:firstLine="200" w:firstLineChars="200"/>
    </w:pPr>
    <w:rPr>
      <w:sz w:val="28"/>
    </w:rPr>
  </w:style>
  <w:style w:type="paragraph" w:customStyle="1" w:styleId="904">
    <w:name w:val="Char1 Char Char Char"/>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905">
    <w:name w:val="Char Char Char1"/>
    <w:basedOn w:val="1"/>
    <w:qFormat/>
    <w:uiPriority w:val="0"/>
    <w:pPr>
      <w:widowControl/>
      <w:spacing w:after="160" w:line="240" w:lineRule="exact"/>
      <w:jc w:val="left"/>
    </w:pPr>
    <w:rPr>
      <w:rFonts w:ascii="Arial" w:hAnsi="Arial" w:eastAsia="Times New Roman" w:cs="Verdana"/>
      <w:b/>
      <w:kern w:val="0"/>
      <w:lang w:eastAsia="en-US"/>
    </w:rPr>
  </w:style>
  <w:style w:type="paragraph" w:customStyle="1" w:styleId="906">
    <w:name w:val="样式 标题 1 + 行距: 1.5 倍行距"/>
    <w:basedOn w:val="2"/>
    <w:qFormat/>
    <w:uiPriority w:val="0"/>
    <w:pPr>
      <w:numPr>
        <w:numId w:val="0"/>
      </w:numPr>
      <w:tabs>
        <w:tab w:val="left" w:pos="432"/>
        <w:tab w:val="left" w:pos="990"/>
      </w:tabs>
      <w:spacing w:before="0" w:after="0" w:line="576" w:lineRule="auto"/>
      <w:ind w:left="425" w:hanging="425"/>
      <w:contextualSpacing/>
    </w:pPr>
    <w:rPr>
      <w:rFonts w:ascii="Arial" w:hAnsi="Arial" w:cs="Arial"/>
      <w:b/>
      <w:bCs/>
      <w:smallCaps w:val="0"/>
      <w:kern w:val="44"/>
      <w:sz w:val="21"/>
      <w:szCs w:val="20"/>
    </w:rPr>
  </w:style>
  <w:style w:type="paragraph" w:customStyle="1" w:styleId="907">
    <w:name w:val="样式 标题 2标题 2 Char + 五号 字距调整二号 行距: 1.5 倍行距"/>
    <w:basedOn w:val="4"/>
    <w:qFormat/>
    <w:uiPriority w:val="0"/>
    <w:pPr>
      <w:keepNext w:val="0"/>
      <w:numPr>
        <w:ilvl w:val="0"/>
        <w:numId w:val="0"/>
      </w:numPr>
      <w:spacing w:before="0" w:after="0" w:line="412" w:lineRule="auto"/>
      <w:ind w:left="432" w:hanging="432"/>
    </w:pPr>
    <w:rPr>
      <w:rFonts w:ascii="黑体" w:hAnsi="Arial"/>
      <w:b/>
      <w:bCs/>
      <w:smallCaps w:val="0"/>
      <w:kern w:val="44"/>
      <w:sz w:val="21"/>
      <w:szCs w:val="20"/>
    </w:rPr>
  </w:style>
  <w:style w:type="paragraph" w:customStyle="1" w:styleId="908">
    <w:name w:val="14 Char"/>
    <w:next w:val="5"/>
    <w:qFormat/>
    <w:uiPriority w:val="0"/>
    <w:pPr>
      <w:snapToGrid w:val="0"/>
    </w:pPr>
    <w:rPr>
      <w:rFonts w:ascii="Arial" w:hAnsi="Arial" w:eastAsia="Times New Roman" w:cs="Verdana"/>
      <w:sz w:val="24"/>
      <w:lang w:val="en-US" w:eastAsia="en-US" w:bidi="ar-SA"/>
    </w:rPr>
  </w:style>
  <w:style w:type="paragraph" w:customStyle="1" w:styleId="909">
    <w:name w:val="AA"/>
    <w:basedOn w:val="1"/>
    <w:qFormat/>
    <w:uiPriority w:val="0"/>
    <w:pPr>
      <w:widowControl/>
      <w:spacing w:after="160"/>
      <w:jc w:val="left"/>
    </w:pPr>
    <w:rPr>
      <w:rFonts w:ascii="Arial" w:hAnsi="Arial" w:cs="Verdana"/>
      <w:kern w:val="0"/>
      <w:lang w:eastAsia="en-US"/>
    </w:rPr>
  </w:style>
  <w:style w:type="character" w:customStyle="1" w:styleId="910">
    <w:name w:val="本正文 Char"/>
    <w:link w:val="911"/>
    <w:qFormat/>
    <w:locked/>
    <w:uiPriority w:val="0"/>
    <w:rPr>
      <w:kern w:val="2"/>
      <w:sz w:val="21"/>
      <w:szCs w:val="21"/>
      <w:lang w:val="zh-CN" w:eastAsia="zh-CN"/>
    </w:rPr>
  </w:style>
  <w:style w:type="paragraph" w:customStyle="1" w:styleId="911">
    <w:name w:val="本正文"/>
    <w:basedOn w:val="1"/>
    <w:link w:val="910"/>
    <w:qFormat/>
    <w:uiPriority w:val="0"/>
    <w:pPr>
      <w:spacing w:afterLines="50" w:line="276" w:lineRule="auto"/>
      <w:ind w:firstLine="424" w:firstLineChars="202"/>
    </w:pPr>
    <w:rPr>
      <w:sz w:val="21"/>
      <w:szCs w:val="21"/>
      <w:lang w:val="zh-CN" w:eastAsia="zh-CN"/>
    </w:rPr>
  </w:style>
  <w:style w:type="paragraph" w:customStyle="1" w:styleId="912">
    <w:name w:val="501表头图名字体_ALT+T"/>
    <w:basedOn w:val="1"/>
    <w:next w:val="1"/>
    <w:qFormat/>
    <w:uiPriority w:val="0"/>
    <w:pPr>
      <w:spacing w:line="360" w:lineRule="auto"/>
      <w:jc w:val="center"/>
    </w:pPr>
    <w:rPr>
      <w:rFonts w:ascii="黑体" w:eastAsia="黑体"/>
      <w:sz w:val="21"/>
    </w:rPr>
  </w:style>
  <w:style w:type="paragraph" w:customStyle="1" w:styleId="913">
    <w:name w:val="首行缩进 2"/>
    <w:basedOn w:val="1"/>
    <w:qFormat/>
    <w:uiPriority w:val="0"/>
    <w:pPr>
      <w:spacing w:line="360" w:lineRule="auto"/>
      <w:ind w:firstLine="480" w:firstLineChars="200"/>
    </w:pPr>
    <w:rPr>
      <w:rFonts w:cs="宋体"/>
      <w:szCs w:val="20"/>
    </w:rPr>
  </w:style>
  <w:style w:type="paragraph" w:customStyle="1" w:styleId="914">
    <w:name w:val="正文文本 25_0"/>
    <w:basedOn w:val="1"/>
    <w:qFormat/>
    <w:uiPriority w:val="0"/>
    <w:pPr>
      <w:adjustRightInd w:val="0"/>
      <w:ind w:firstLine="502"/>
    </w:pPr>
    <w:rPr>
      <w:sz w:val="28"/>
      <w:szCs w:val="20"/>
    </w:rPr>
  </w:style>
  <w:style w:type="paragraph" w:customStyle="1" w:styleId="915">
    <w:name w:val="正文6_0"/>
    <w:qFormat/>
    <w:uiPriority w:val="0"/>
    <w:pPr>
      <w:widowControl w:val="0"/>
      <w:adjustRightInd w:val="0"/>
      <w:spacing w:line="312" w:lineRule="atLeast"/>
      <w:jc w:val="both"/>
    </w:pPr>
    <w:rPr>
      <w:rFonts w:ascii="宋体" w:hAnsi="Times New Roman" w:eastAsia="宋体" w:cs="Times New Roman"/>
      <w:sz w:val="34"/>
      <w:lang w:val="en-US" w:eastAsia="zh-CN" w:bidi="ar-SA"/>
    </w:rPr>
  </w:style>
  <w:style w:type="paragraph" w:customStyle="1" w:styleId="916">
    <w:name w:val="文档结构图4_0"/>
    <w:basedOn w:val="1"/>
    <w:qFormat/>
    <w:uiPriority w:val="0"/>
    <w:pPr>
      <w:shd w:val="clear" w:color="auto" w:fill="000080"/>
    </w:pPr>
    <w:rPr>
      <w:sz w:val="21"/>
    </w:rPr>
  </w:style>
  <w:style w:type="paragraph" w:customStyle="1" w:styleId="917">
    <w:name w:val="正文首行缩进 24_0"/>
    <w:basedOn w:val="1"/>
    <w:qFormat/>
    <w:uiPriority w:val="0"/>
    <w:pPr>
      <w:tabs>
        <w:tab w:val="left" w:pos="420"/>
      </w:tabs>
      <w:spacing w:beforeLines="30" w:line="360" w:lineRule="auto"/>
      <w:ind w:firstLine="200" w:firstLineChars="200"/>
    </w:pPr>
    <w:rPr>
      <w:rFonts w:ascii="宋体"/>
      <w:sz w:val="21"/>
    </w:rPr>
  </w:style>
  <w:style w:type="paragraph" w:customStyle="1" w:styleId="918">
    <w:name w:val="索引 74_0"/>
    <w:basedOn w:val="1"/>
    <w:next w:val="1"/>
    <w:qFormat/>
    <w:uiPriority w:val="0"/>
    <w:pPr>
      <w:ind w:left="1470" w:hanging="210"/>
      <w:jc w:val="left"/>
    </w:pPr>
    <w:rPr>
      <w:sz w:val="20"/>
    </w:rPr>
  </w:style>
  <w:style w:type="paragraph" w:customStyle="1" w:styleId="919">
    <w:name w:val="索引 84_0"/>
    <w:basedOn w:val="1"/>
    <w:next w:val="1"/>
    <w:qFormat/>
    <w:uiPriority w:val="0"/>
    <w:pPr>
      <w:ind w:left="1680" w:hanging="210"/>
      <w:jc w:val="left"/>
    </w:pPr>
    <w:rPr>
      <w:sz w:val="20"/>
    </w:rPr>
  </w:style>
  <w:style w:type="paragraph" w:customStyle="1" w:styleId="920">
    <w:name w:val="索引 14_0"/>
    <w:basedOn w:val="1"/>
    <w:next w:val="1"/>
    <w:qFormat/>
    <w:uiPriority w:val="0"/>
    <w:pPr>
      <w:ind w:left="210" w:hanging="210"/>
      <w:jc w:val="left"/>
    </w:pPr>
    <w:rPr>
      <w:sz w:val="20"/>
    </w:rPr>
  </w:style>
  <w:style w:type="paragraph" w:customStyle="1" w:styleId="921">
    <w:name w:val="索引 64_0"/>
    <w:basedOn w:val="1"/>
    <w:next w:val="1"/>
    <w:qFormat/>
    <w:uiPriority w:val="0"/>
    <w:pPr>
      <w:ind w:left="1260" w:hanging="210"/>
      <w:jc w:val="left"/>
    </w:pPr>
    <w:rPr>
      <w:sz w:val="20"/>
    </w:rPr>
  </w:style>
  <w:style w:type="paragraph" w:customStyle="1" w:styleId="922">
    <w:name w:val="索引 54_0"/>
    <w:basedOn w:val="1"/>
    <w:next w:val="1"/>
    <w:qFormat/>
    <w:uiPriority w:val="0"/>
    <w:pPr>
      <w:ind w:left="1050" w:hanging="210"/>
      <w:jc w:val="left"/>
    </w:pPr>
    <w:rPr>
      <w:sz w:val="20"/>
    </w:rPr>
  </w:style>
  <w:style w:type="paragraph" w:customStyle="1" w:styleId="923">
    <w:name w:val="索引 94_0"/>
    <w:basedOn w:val="1"/>
    <w:next w:val="1"/>
    <w:qFormat/>
    <w:uiPriority w:val="0"/>
    <w:pPr>
      <w:ind w:left="1890" w:hanging="210"/>
      <w:jc w:val="left"/>
    </w:pPr>
    <w:rPr>
      <w:sz w:val="20"/>
    </w:rPr>
  </w:style>
  <w:style w:type="paragraph" w:customStyle="1" w:styleId="924">
    <w:name w:val="批注主题4_0"/>
    <w:basedOn w:val="23"/>
    <w:next w:val="23"/>
    <w:qFormat/>
    <w:uiPriority w:val="0"/>
    <w:pPr>
      <w:adjustRightInd/>
      <w:spacing w:line="240" w:lineRule="auto"/>
      <w:textAlignment w:val="auto"/>
    </w:pPr>
    <w:rPr>
      <w:b/>
      <w:bCs/>
      <w:kern w:val="2"/>
      <w:sz w:val="21"/>
      <w:szCs w:val="24"/>
    </w:rPr>
  </w:style>
  <w:style w:type="paragraph" w:customStyle="1" w:styleId="925">
    <w:name w:val="索引标题4_0"/>
    <w:basedOn w:val="1"/>
    <w:next w:val="920"/>
    <w:qFormat/>
    <w:uiPriority w:val="0"/>
    <w:pPr>
      <w:spacing w:before="120" w:after="120"/>
      <w:jc w:val="left"/>
    </w:pPr>
    <w:rPr>
      <w:b/>
      <w:bCs/>
      <w:i/>
      <w:iCs/>
      <w:sz w:val="20"/>
    </w:rPr>
  </w:style>
  <w:style w:type="paragraph" w:customStyle="1" w:styleId="926">
    <w:name w:val="索引 44_0"/>
    <w:basedOn w:val="1"/>
    <w:next w:val="1"/>
    <w:qFormat/>
    <w:uiPriority w:val="0"/>
    <w:pPr>
      <w:ind w:left="840" w:hanging="210"/>
      <w:jc w:val="left"/>
    </w:pPr>
    <w:rPr>
      <w:sz w:val="20"/>
    </w:rPr>
  </w:style>
  <w:style w:type="paragraph" w:customStyle="1" w:styleId="927">
    <w:name w:val="索引 34_0"/>
    <w:basedOn w:val="1"/>
    <w:next w:val="1"/>
    <w:qFormat/>
    <w:uiPriority w:val="0"/>
    <w:pPr>
      <w:ind w:left="630" w:hanging="210"/>
      <w:jc w:val="left"/>
    </w:pPr>
    <w:rPr>
      <w:sz w:val="20"/>
    </w:rPr>
  </w:style>
  <w:style w:type="paragraph" w:customStyle="1" w:styleId="928">
    <w:name w:val="索引 24_0"/>
    <w:basedOn w:val="1"/>
    <w:next w:val="1"/>
    <w:qFormat/>
    <w:uiPriority w:val="0"/>
    <w:pPr>
      <w:ind w:left="420" w:hanging="210"/>
      <w:jc w:val="left"/>
    </w:pPr>
    <w:rPr>
      <w:sz w:val="20"/>
    </w:rPr>
  </w:style>
  <w:style w:type="character" w:customStyle="1" w:styleId="929">
    <w:name w:val="批注框文本 Char1"/>
    <w:qFormat/>
    <w:uiPriority w:val="99"/>
    <w:rPr>
      <w:kern w:val="2"/>
      <w:sz w:val="18"/>
      <w:szCs w:val="18"/>
    </w:rPr>
  </w:style>
  <w:style w:type="character" w:customStyle="1" w:styleId="930">
    <w:name w:val="批注文字 Char1"/>
    <w:qFormat/>
    <w:uiPriority w:val="99"/>
    <w:rPr>
      <w:kern w:val="2"/>
      <w:sz w:val="21"/>
      <w:szCs w:val="24"/>
    </w:rPr>
  </w:style>
  <w:style w:type="character" w:customStyle="1" w:styleId="931">
    <w:name w:val="批注主题 Char1"/>
    <w:qFormat/>
    <w:uiPriority w:val="99"/>
    <w:rPr>
      <w:b/>
      <w:bCs/>
      <w:kern w:val="2"/>
      <w:sz w:val="21"/>
      <w:szCs w:val="24"/>
    </w:rPr>
  </w:style>
  <w:style w:type="character" w:customStyle="1" w:styleId="932">
    <w:name w:val="正文文本 3 Char1"/>
    <w:qFormat/>
    <w:uiPriority w:val="99"/>
    <w:rPr>
      <w:kern w:val="2"/>
      <w:sz w:val="16"/>
      <w:szCs w:val="16"/>
    </w:rPr>
  </w:style>
  <w:style w:type="paragraph" w:customStyle="1" w:styleId="933">
    <w:name w:val="小标题"/>
    <w:basedOn w:val="1"/>
    <w:link w:val="934"/>
    <w:qFormat/>
    <w:uiPriority w:val="0"/>
    <w:rPr>
      <w:sz w:val="21"/>
      <w:lang w:val="zh-CN" w:eastAsia="zh-CN"/>
    </w:rPr>
  </w:style>
  <w:style w:type="character" w:customStyle="1" w:styleId="934">
    <w:name w:val="小标题 Char"/>
    <w:link w:val="933"/>
    <w:qFormat/>
    <w:locked/>
    <w:uiPriority w:val="0"/>
    <w:rPr>
      <w:kern w:val="2"/>
      <w:sz w:val="21"/>
      <w:szCs w:val="24"/>
    </w:rPr>
  </w:style>
  <w:style w:type="character" w:customStyle="1" w:styleId="935">
    <w:name w:val="正文文本缩进 3 Char1"/>
    <w:qFormat/>
    <w:uiPriority w:val="99"/>
    <w:rPr>
      <w:kern w:val="2"/>
      <w:sz w:val="16"/>
      <w:szCs w:val="16"/>
    </w:rPr>
  </w:style>
  <w:style w:type="character" w:customStyle="1" w:styleId="936">
    <w:name w:val="正文文本缩进 2 Char1"/>
    <w:qFormat/>
    <w:uiPriority w:val="99"/>
    <w:rPr>
      <w:kern w:val="2"/>
      <w:sz w:val="21"/>
      <w:szCs w:val="24"/>
    </w:rPr>
  </w:style>
  <w:style w:type="paragraph" w:customStyle="1" w:styleId="937">
    <w:name w:val="HTML Top of Form"/>
    <w:basedOn w:val="1"/>
    <w:next w:val="1"/>
    <w:link w:val="938"/>
    <w:unhideWhenUsed/>
    <w:qFormat/>
    <w:uiPriority w:val="0"/>
    <w:pPr>
      <w:pBdr>
        <w:bottom w:val="single" w:color="auto" w:sz="6" w:space="1"/>
      </w:pBdr>
      <w:jc w:val="center"/>
    </w:pPr>
    <w:rPr>
      <w:rFonts w:ascii="Arial" w:hAnsi="Arial"/>
      <w:vanish/>
      <w:sz w:val="16"/>
      <w:szCs w:val="16"/>
      <w:lang w:val="zh-CN" w:eastAsia="zh-CN"/>
    </w:rPr>
  </w:style>
  <w:style w:type="character" w:customStyle="1" w:styleId="938">
    <w:name w:val="z-窗体顶端 Char"/>
    <w:link w:val="937"/>
    <w:qFormat/>
    <w:uiPriority w:val="0"/>
    <w:rPr>
      <w:rFonts w:ascii="Arial" w:hAnsi="Arial" w:cs="Arial"/>
      <w:vanish/>
      <w:kern w:val="2"/>
      <w:sz w:val="16"/>
      <w:szCs w:val="16"/>
    </w:rPr>
  </w:style>
  <w:style w:type="paragraph" w:customStyle="1" w:styleId="939">
    <w:name w:val="HTML Bottom of Form"/>
    <w:basedOn w:val="1"/>
    <w:next w:val="1"/>
    <w:link w:val="940"/>
    <w:unhideWhenUsed/>
    <w:qFormat/>
    <w:uiPriority w:val="0"/>
    <w:pPr>
      <w:pBdr>
        <w:top w:val="single" w:color="auto" w:sz="6" w:space="1"/>
      </w:pBdr>
      <w:jc w:val="center"/>
    </w:pPr>
    <w:rPr>
      <w:rFonts w:ascii="Arial" w:hAnsi="Arial"/>
      <w:vanish/>
      <w:sz w:val="16"/>
      <w:szCs w:val="16"/>
      <w:lang w:val="zh-CN" w:eastAsia="zh-CN"/>
    </w:rPr>
  </w:style>
  <w:style w:type="character" w:customStyle="1" w:styleId="940">
    <w:name w:val="z-窗体底端 Char"/>
    <w:link w:val="939"/>
    <w:qFormat/>
    <w:uiPriority w:val="0"/>
    <w:rPr>
      <w:rFonts w:ascii="Arial" w:hAnsi="Arial" w:cs="Arial"/>
      <w:vanish/>
      <w:kern w:val="2"/>
      <w:sz w:val="16"/>
      <w:szCs w:val="16"/>
    </w:rPr>
  </w:style>
  <w:style w:type="character" w:customStyle="1" w:styleId="941">
    <w:name w:val="批注引用4_0"/>
    <w:qFormat/>
    <w:uiPriority w:val="0"/>
    <w:rPr>
      <w:sz w:val="21"/>
      <w:szCs w:val="21"/>
    </w:rPr>
  </w:style>
  <w:style w:type="paragraph" w:customStyle="1" w:styleId="942">
    <w:name w:val="Table Title"/>
    <w:basedOn w:val="210"/>
    <w:qFormat/>
    <w:uiPriority w:val="0"/>
    <w:pPr>
      <w:tabs>
        <w:tab w:val="left" w:pos="1440"/>
        <w:tab w:val="right" w:pos="8971"/>
      </w:tabs>
      <w:spacing w:before="60" w:after="60" w:line="320" w:lineRule="atLeast"/>
      <w:ind w:right="0"/>
    </w:pPr>
    <w:rPr>
      <w:rFonts w:ascii="Times New Roman" w:hAnsi="Times New Roman" w:eastAsia="宋体"/>
      <w:sz w:val="22"/>
    </w:rPr>
  </w:style>
  <w:style w:type="paragraph" w:customStyle="1" w:styleId="943">
    <w:name w:val="BiaoTi2"/>
    <w:basedOn w:val="1"/>
    <w:qFormat/>
    <w:uiPriority w:val="0"/>
    <w:pPr>
      <w:tabs>
        <w:tab w:val="left" w:pos="1620"/>
      </w:tabs>
      <w:spacing w:line="360" w:lineRule="auto"/>
      <w:ind w:left="1620" w:hanging="360"/>
      <w:jc w:val="left"/>
    </w:pPr>
    <w:rPr>
      <w:rFonts w:eastAsia="黑体"/>
      <w:sz w:val="28"/>
      <w:szCs w:val="28"/>
    </w:rPr>
  </w:style>
  <w:style w:type="paragraph" w:customStyle="1" w:styleId="944">
    <w:name w:val="ST20_1"/>
    <w:basedOn w:val="1"/>
    <w:qFormat/>
    <w:uiPriority w:val="0"/>
    <w:pPr>
      <w:numPr>
        <w:ilvl w:val="0"/>
        <w:numId w:val="29"/>
      </w:numPr>
      <w:tabs>
        <w:tab w:val="clear" w:pos="425"/>
      </w:tabs>
      <w:autoSpaceDE w:val="0"/>
      <w:autoSpaceDN w:val="0"/>
      <w:adjustRightInd w:val="0"/>
      <w:spacing w:line="312" w:lineRule="atLeast"/>
      <w:ind w:left="0" w:firstLine="0"/>
      <w:textAlignment w:val="baseline"/>
    </w:pPr>
    <w:rPr>
      <w:rFonts w:ascii="宋体" w:hAnsi="Tms Rmn"/>
      <w:kern w:val="0"/>
      <w:sz w:val="28"/>
      <w:szCs w:val="20"/>
    </w:rPr>
  </w:style>
  <w:style w:type="paragraph" w:customStyle="1" w:styleId="945">
    <w:name w:val="xl86"/>
    <w:basedOn w:val="1"/>
    <w:qFormat/>
    <w:uiPriority w:val="0"/>
    <w:pPr>
      <w:widowControl/>
      <w:pBdr>
        <w:left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46">
    <w:name w:val="xl8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47">
    <w:name w:val="xl88"/>
    <w:basedOn w:val="1"/>
    <w:qFormat/>
    <w:uiPriority w:val="0"/>
    <w:pPr>
      <w:widowControl/>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48">
    <w:name w:val="xl89"/>
    <w:basedOn w:val="1"/>
    <w:qFormat/>
    <w:uiPriority w:val="0"/>
    <w:pPr>
      <w:widowControl/>
      <w:pBdr>
        <w:lef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49">
    <w:name w:val="xl90"/>
    <w:basedOn w:val="1"/>
    <w:qFormat/>
    <w:uiPriority w:val="0"/>
    <w:pPr>
      <w:widowControl/>
      <w:pBdr>
        <w:bottom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50">
    <w:name w:val="xl91"/>
    <w:basedOn w:val="1"/>
    <w:qFormat/>
    <w:uiPriority w:val="0"/>
    <w:pPr>
      <w:widowControl/>
      <w:pBdr>
        <w:left w:val="single" w:color="auto" w:sz="8"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51">
    <w:name w:val="xl92"/>
    <w:basedOn w:val="1"/>
    <w:qFormat/>
    <w:uiPriority w:val="0"/>
    <w:pPr>
      <w:widowControl/>
      <w:pBdr>
        <w:left w:val="single" w:color="auto" w:sz="8" w:space="0"/>
        <w:bottom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52">
    <w:name w:val="xl93"/>
    <w:basedOn w:val="1"/>
    <w:qFormat/>
    <w:uiPriority w:val="0"/>
    <w:pPr>
      <w:widowControl/>
      <w:pBdr>
        <w:top w:val="single" w:color="auto" w:sz="4" w:space="0"/>
        <w:left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3">
    <w:name w:val="xl94"/>
    <w:basedOn w:val="1"/>
    <w:qFormat/>
    <w:uiPriority w:val="0"/>
    <w:pPr>
      <w:widowControl/>
      <w:pBdr>
        <w:left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4">
    <w:name w:val="xl95"/>
    <w:basedOn w:val="1"/>
    <w:qFormat/>
    <w:uiPriority w:val="0"/>
    <w:pPr>
      <w:widowControl/>
      <w:pBdr>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5">
    <w:name w:val="xl96"/>
    <w:basedOn w:val="1"/>
    <w:qFormat/>
    <w:uiPriority w:val="0"/>
    <w:pPr>
      <w:widowControl/>
      <w:pBdr>
        <w:top w:val="single" w:color="auto" w:sz="4" w:space="0"/>
        <w:lef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6">
    <w:name w:val="xl9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7">
    <w:name w:val="xl98"/>
    <w:basedOn w:val="1"/>
    <w:qFormat/>
    <w:uiPriority w:val="0"/>
    <w:pPr>
      <w:widowControl/>
      <w:pBdr>
        <w:lef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8">
    <w:name w:val="xl99"/>
    <w:basedOn w:val="1"/>
    <w:qFormat/>
    <w:uiPriority w:val="0"/>
    <w:pPr>
      <w:widowControl/>
      <w:pBdr>
        <w:top w:val="single" w:color="auto" w:sz="4" w:space="0"/>
        <w:lef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59">
    <w:name w:val="xl100"/>
    <w:basedOn w:val="1"/>
    <w:qFormat/>
    <w:uiPriority w:val="0"/>
    <w:pPr>
      <w:widowControl/>
      <w:pBdr>
        <w:left w:val="single" w:color="auto" w:sz="8" w:space="0"/>
        <w:bottom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60">
    <w:name w:val="xl101"/>
    <w:basedOn w:val="1"/>
    <w:qFormat/>
    <w:uiPriority w:val="0"/>
    <w:pPr>
      <w:widowControl/>
      <w:pBdr>
        <w:top w:val="single" w:color="auto" w:sz="4" w:space="0"/>
        <w:left w:val="single" w:color="auto" w:sz="8"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61">
    <w:name w:val="xl102"/>
    <w:basedOn w:val="1"/>
    <w:qFormat/>
    <w:uiPriority w:val="0"/>
    <w:pPr>
      <w:widowControl/>
      <w:pBdr>
        <w:left w:val="single" w:color="auto" w:sz="8"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62">
    <w:name w:val="xl103"/>
    <w:basedOn w:val="1"/>
    <w:qFormat/>
    <w:uiPriority w:val="0"/>
    <w:pPr>
      <w:widowControl/>
      <w:pBdr>
        <w:righ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63">
    <w:name w:val="xl104"/>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64">
    <w:name w:val="xl105"/>
    <w:basedOn w:val="1"/>
    <w:qFormat/>
    <w:uiPriority w:val="0"/>
    <w:pPr>
      <w:widowControl/>
      <w:pBdr>
        <w:bottom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65">
    <w:name w:val="xl10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66">
    <w:name w:val="xl107"/>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67">
    <w:name w:val="xl108"/>
    <w:basedOn w:val="1"/>
    <w:qFormat/>
    <w:uiPriority w:val="0"/>
    <w:pPr>
      <w:widowControl/>
      <w:pBdr>
        <w:top w:val="single" w:color="auto" w:sz="4" w:space="0"/>
        <w:left w:val="single" w:color="auto" w:sz="8" w:space="0"/>
        <w:righ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68">
    <w:name w:val="xl109"/>
    <w:basedOn w:val="1"/>
    <w:qFormat/>
    <w:uiPriority w:val="0"/>
    <w:pPr>
      <w:widowControl/>
      <w:pBdr>
        <w:left w:val="single" w:color="auto" w:sz="8" w:space="0"/>
        <w:right w:val="single" w:color="auto" w:sz="4"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69">
    <w:name w:val="xl110"/>
    <w:basedOn w:val="1"/>
    <w:qFormat/>
    <w:uiPriority w:val="0"/>
    <w:pPr>
      <w:widowControl/>
      <w:pBdr>
        <w:right w:val="single" w:color="auto" w:sz="8"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70">
    <w:name w:val="xl111"/>
    <w:basedOn w:val="1"/>
    <w:qFormat/>
    <w:uiPriority w:val="0"/>
    <w:pPr>
      <w:widowControl/>
      <w:pBdr>
        <w:right w:val="single" w:color="auto" w:sz="8"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71">
    <w:name w:val="xl112"/>
    <w:basedOn w:val="1"/>
    <w:qFormat/>
    <w:uiPriority w:val="0"/>
    <w:pPr>
      <w:widowControl/>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72">
    <w:name w:val="xl113"/>
    <w:basedOn w:val="1"/>
    <w:qFormat/>
    <w:uiPriority w:val="0"/>
    <w:pPr>
      <w:widowControl/>
      <w:pBdr>
        <w:top w:val="single" w:color="auto" w:sz="4" w:space="0"/>
        <w:left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73">
    <w:name w:val="xl114"/>
    <w:basedOn w:val="1"/>
    <w:qFormat/>
    <w:uiPriority w:val="0"/>
    <w:pPr>
      <w:widowControl/>
      <w:pBdr>
        <w:left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74">
    <w:name w:val="xl115"/>
    <w:basedOn w:val="1"/>
    <w:qFormat/>
    <w:uiPriority w:val="0"/>
    <w:pPr>
      <w:widowControl/>
      <w:pBdr>
        <w:left w:val="single" w:color="auto" w:sz="4" w:space="0"/>
        <w:bottom w:val="single" w:color="auto" w:sz="4" w:space="0"/>
        <w:right w:val="single" w:color="auto" w:sz="8" w:space="0"/>
      </w:pBdr>
      <w:spacing w:before="100" w:beforeAutospacing="1" w:after="100" w:afterAutospacing="1"/>
      <w:jc w:val="center"/>
    </w:pPr>
    <w:rPr>
      <w:rFonts w:ascii="Arial Unicode MS" w:hAnsi="Arial Unicode MS" w:eastAsia="Arial Unicode MS" w:cs="Arial Unicode MS"/>
      <w:kern w:val="0"/>
      <w:sz w:val="20"/>
      <w:szCs w:val="20"/>
    </w:rPr>
  </w:style>
  <w:style w:type="paragraph" w:customStyle="1" w:styleId="975">
    <w:name w:val="xl116"/>
    <w:basedOn w:val="1"/>
    <w:qFormat/>
    <w:uiPriority w:val="0"/>
    <w:pPr>
      <w:widowControl/>
      <w:pBdr>
        <w:left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76">
    <w:name w:val="xl117"/>
    <w:basedOn w:val="1"/>
    <w:qFormat/>
    <w:uiPriority w:val="0"/>
    <w:pPr>
      <w:widowControl/>
      <w:pBdr>
        <w:left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77">
    <w:name w:val="xl118"/>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978">
    <w:name w:val="xl119"/>
    <w:basedOn w:val="1"/>
    <w:qFormat/>
    <w:uiPriority w:val="0"/>
    <w:pPr>
      <w:widowControl/>
      <w:pBdr>
        <w:top w:val="single" w:color="auto" w:sz="4" w:space="0"/>
        <w:left w:val="single" w:color="auto" w:sz="4" w:space="0"/>
      </w:pBdr>
      <w:spacing w:before="100" w:beforeAutospacing="1" w:after="100" w:afterAutospacing="1"/>
      <w:jc w:val="center"/>
    </w:pPr>
    <w:rPr>
      <w:rFonts w:eastAsia="Arial Unicode MS"/>
      <w:kern w:val="0"/>
      <w:sz w:val="20"/>
      <w:szCs w:val="20"/>
    </w:rPr>
  </w:style>
  <w:style w:type="paragraph" w:customStyle="1" w:styleId="979">
    <w:name w:val="xl120"/>
    <w:basedOn w:val="1"/>
    <w:qFormat/>
    <w:uiPriority w:val="0"/>
    <w:pPr>
      <w:widowControl/>
      <w:pBdr>
        <w:left w:val="single" w:color="auto" w:sz="4" w:space="0"/>
      </w:pBdr>
      <w:spacing w:before="100" w:beforeAutospacing="1" w:after="100" w:afterAutospacing="1"/>
      <w:jc w:val="center"/>
    </w:pPr>
    <w:rPr>
      <w:rFonts w:eastAsia="Arial Unicode MS"/>
      <w:kern w:val="0"/>
      <w:sz w:val="20"/>
      <w:szCs w:val="20"/>
    </w:rPr>
  </w:style>
  <w:style w:type="paragraph" w:customStyle="1" w:styleId="980">
    <w:name w:val="xl121"/>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Arial Unicode MS" w:hAnsi="Arial Unicode MS" w:eastAsia="Arial Unicode MS" w:cs="Arial Unicode MS"/>
      <w:kern w:val="0"/>
    </w:rPr>
  </w:style>
  <w:style w:type="paragraph" w:customStyle="1" w:styleId="981">
    <w:name w:val="xl122"/>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eastAsia="Arial Unicode MS"/>
      <w:kern w:val="0"/>
    </w:rPr>
  </w:style>
  <w:style w:type="paragraph" w:customStyle="1" w:styleId="982">
    <w:name w:val="xl123"/>
    <w:basedOn w:val="1"/>
    <w:qFormat/>
    <w:uiPriority w:val="0"/>
    <w:pPr>
      <w:widowControl/>
      <w:pBdr>
        <w:top w:val="single" w:color="auto" w:sz="8" w:space="0"/>
        <w:bottom w:val="single" w:color="auto" w:sz="8" w:space="0"/>
      </w:pBdr>
      <w:spacing w:before="100" w:beforeAutospacing="1" w:after="100" w:afterAutospacing="1"/>
      <w:jc w:val="center"/>
    </w:pPr>
    <w:rPr>
      <w:rFonts w:ascii="Arial Unicode MS" w:hAnsi="Arial Unicode MS" w:eastAsia="Arial Unicode MS" w:cs="Arial Unicode MS"/>
      <w:kern w:val="0"/>
    </w:rPr>
  </w:style>
  <w:style w:type="paragraph" w:customStyle="1" w:styleId="983">
    <w:name w:val="xl124"/>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Arial Unicode MS" w:hAnsi="Arial Unicode MS" w:eastAsia="Arial Unicode MS" w:cs="Arial Unicode MS"/>
      <w:kern w:val="0"/>
    </w:rPr>
  </w:style>
  <w:style w:type="paragraph" w:customStyle="1" w:styleId="984">
    <w:name w:val="xl125"/>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eastAsia="Arial Unicode MS"/>
      <w:kern w:val="0"/>
    </w:rPr>
  </w:style>
  <w:style w:type="character" w:customStyle="1" w:styleId="985">
    <w:name w:val="宏文本 Char"/>
    <w:link w:val="66"/>
    <w:qFormat/>
    <w:uiPriority w:val="0"/>
    <w:rPr>
      <w:rFonts w:ascii="Courier New" w:hAnsi="Courier New"/>
      <w:sz w:val="24"/>
      <w:szCs w:val="24"/>
      <w:lang w:bidi="ar-SA"/>
    </w:rPr>
  </w:style>
  <w:style w:type="paragraph" w:customStyle="1" w:styleId="986">
    <w:name w:val="样式 标题 3 + 五号 首行缩进:  0 厘米 行距: 最小值 20 磅"/>
    <w:basedOn w:val="5"/>
    <w:qFormat/>
    <w:uiPriority w:val="0"/>
    <w:pPr>
      <w:numPr>
        <w:ilvl w:val="0"/>
        <w:numId w:val="30"/>
      </w:numPr>
      <w:tabs>
        <w:tab w:val="clear" w:pos="360"/>
      </w:tabs>
      <w:autoSpaceDE w:val="0"/>
      <w:autoSpaceDN w:val="0"/>
      <w:spacing w:before="0" w:line="400" w:lineRule="atLeast"/>
      <w:jc w:val="both"/>
      <w:textAlignment w:val="baseline"/>
    </w:pPr>
    <w:rPr>
      <w:rFonts w:ascii="宋体" w:hAnsi="Tms Rmn" w:eastAsia="宋体" w:cs="宋体"/>
      <w:b/>
      <w:bCs/>
      <w:kern w:val="0"/>
      <w:sz w:val="30"/>
      <w:szCs w:val="20"/>
      <w:lang w:val="en-US" w:eastAsia="zh-CN"/>
    </w:rPr>
  </w:style>
  <w:style w:type="paragraph" w:customStyle="1" w:styleId="987">
    <w:name w:val="我的首行缩进"/>
    <w:basedOn w:val="1"/>
    <w:qFormat/>
    <w:uiPriority w:val="0"/>
    <w:pPr>
      <w:spacing w:line="360" w:lineRule="auto"/>
      <w:ind w:firstLine="560" w:firstLineChars="200"/>
    </w:pPr>
    <w:rPr>
      <w:sz w:val="28"/>
      <w:szCs w:val="28"/>
    </w:rPr>
  </w:style>
  <w:style w:type="paragraph" w:customStyle="1" w:styleId="988">
    <w:name w:val="Char Char Char Char Char Char Char Char Char Char Char Char Char Char Char Char Char Char Char Char Char Char Char Char Char Char Char Char Char Char Char Char Char Char Char Char Char Char Char Char Char Char Char Char Char Char"/>
    <w:basedOn w:val="1"/>
    <w:qFormat/>
    <w:uiPriority w:val="0"/>
    <w:rPr>
      <w:rFonts w:ascii="Tahoma" w:hAnsi="Tahoma"/>
      <w:szCs w:val="20"/>
    </w:rPr>
  </w:style>
  <w:style w:type="paragraph" w:customStyle="1" w:styleId="989">
    <w:name w:val="图6"/>
    <w:basedOn w:val="21"/>
    <w:link w:val="990"/>
    <w:qFormat/>
    <w:uiPriority w:val="0"/>
    <w:pPr>
      <w:jc w:val="center"/>
    </w:pPr>
    <w:rPr>
      <w:rFonts w:ascii="宋体" w:hAnsi="宋体" w:eastAsia="宋体"/>
      <w:sz w:val="21"/>
      <w:szCs w:val="21"/>
    </w:rPr>
  </w:style>
  <w:style w:type="character" w:customStyle="1" w:styleId="990">
    <w:name w:val="图 Char"/>
    <w:link w:val="989"/>
    <w:qFormat/>
    <w:uiPriority w:val="0"/>
    <w:rPr>
      <w:rFonts w:ascii="宋体" w:hAnsi="宋体" w:cs="Arial"/>
      <w:kern w:val="2"/>
      <w:sz w:val="21"/>
      <w:szCs w:val="21"/>
    </w:rPr>
  </w:style>
  <w:style w:type="character" w:customStyle="1" w:styleId="991">
    <w:name w:val="正文格式 Char1"/>
    <w:qFormat/>
    <w:uiPriority w:val="0"/>
    <w:rPr>
      <w:rFonts w:ascii="Times New Roman" w:hAnsi="Times New Roman" w:eastAsia="宋体" w:cs="Times New Roman"/>
      <w:kern w:val="0"/>
      <w:sz w:val="24"/>
      <w:szCs w:val="20"/>
    </w:rPr>
  </w:style>
  <w:style w:type="paragraph" w:customStyle="1" w:styleId="992">
    <w:name w:val="图、表中文字"/>
    <w:basedOn w:val="1"/>
    <w:link w:val="1024"/>
    <w:qFormat/>
    <w:uiPriority w:val="0"/>
    <w:pPr>
      <w:adjustRightInd w:val="0"/>
      <w:snapToGrid w:val="0"/>
      <w:spacing w:line="300" w:lineRule="atLeast"/>
      <w:jc w:val="center"/>
      <w:textAlignment w:val="baseline"/>
    </w:pPr>
    <w:rPr>
      <w:rFonts w:ascii="宋体"/>
      <w:kern w:val="0"/>
      <w:sz w:val="21"/>
      <w:szCs w:val="20"/>
      <w:lang w:val="zh-CN" w:eastAsia="zh-CN"/>
    </w:rPr>
  </w:style>
  <w:style w:type="paragraph" w:customStyle="1" w:styleId="993">
    <w:name w:val="列项说明3级"/>
    <w:basedOn w:val="113"/>
    <w:next w:val="113"/>
    <w:qFormat/>
    <w:uiPriority w:val="0"/>
    <w:pPr>
      <w:widowControl w:val="0"/>
      <w:numPr>
        <w:ilvl w:val="0"/>
        <w:numId w:val="31"/>
      </w:numPr>
      <w:adjustRightInd/>
      <w:snapToGrid/>
      <w:spacing w:line="300" w:lineRule="auto"/>
      <w:ind w:firstLine="0"/>
      <w:textAlignment w:val="auto"/>
    </w:pPr>
    <w:rPr>
      <w:rFonts w:cs="宋体"/>
      <w:kern w:val="2"/>
    </w:rPr>
  </w:style>
  <w:style w:type="paragraph" w:customStyle="1" w:styleId="994">
    <w:name w:val="文件正文缩进"/>
    <w:basedOn w:val="1"/>
    <w:link w:val="995"/>
    <w:qFormat/>
    <w:uiPriority w:val="0"/>
    <w:pPr>
      <w:spacing w:line="300" w:lineRule="auto"/>
      <w:ind w:firstLine="480" w:firstLineChars="200"/>
    </w:pPr>
    <w:rPr>
      <w:lang w:val="zh-CN" w:eastAsia="zh-CN"/>
    </w:rPr>
  </w:style>
  <w:style w:type="character" w:customStyle="1" w:styleId="995">
    <w:name w:val="文件正文缩进 Char"/>
    <w:link w:val="994"/>
    <w:qFormat/>
    <w:uiPriority w:val="0"/>
    <w:rPr>
      <w:kern w:val="2"/>
      <w:sz w:val="24"/>
      <w:szCs w:val="24"/>
    </w:rPr>
  </w:style>
  <w:style w:type="paragraph" w:customStyle="1" w:styleId="996">
    <w:name w:val="样式 行距: 固定值 16 磅"/>
    <w:basedOn w:val="1"/>
    <w:qFormat/>
    <w:uiPriority w:val="0"/>
    <w:pPr>
      <w:spacing w:line="320" w:lineRule="exact"/>
    </w:pPr>
    <w:rPr>
      <w:rFonts w:cs="宋体"/>
      <w:sz w:val="21"/>
      <w:szCs w:val="20"/>
    </w:rPr>
  </w:style>
  <w:style w:type="paragraph" w:customStyle="1" w:styleId="997">
    <w:name w:val="样式 标题 3 + 左侧:  0 厘米"/>
    <w:basedOn w:val="5"/>
    <w:qFormat/>
    <w:uiPriority w:val="0"/>
    <w:pPr>
      <w:numPr>
        <w:ilvl w:val="0"/>
        <w:numId w:val="0"/>
      </w:numPr>
      <w:tabs>
        <w:tab w:val="left" w:pos="284"/>
      </w:tabs>
      <w:adjustRightInd/>
      <w:spacing w:before="0" w:after="260" w:line="416" w:lineRule="auto"/>
      <w:jc w:val="both"/>
    </w:pPr>
    <w:rPr>
      <w:rFonts w:eastAsia="宋体" w:cs="宋体"/>
      <w:b/>
      <w:bCs/>
      <w:kern w:val="2"/>
      <w:szCs w:val="20"/>
      <w:lang w:val="en-US" w:eastAsia="zh-CN"/>
    </w:rPr>
  </w:style>
  <w:style w:type="character" w:customStyle="1" w:styleId="998">
    <w:name w:val="列出段落 Char"/>
    <w:link w:val="198"/>
    <w:qFormat/>
    <w:locked/>
    <w:uiPriority w:val="34"/>
    <w:rPr>
      <w:rFonts w:ascii="Calibri" w:hAnsi="Calibri"/>
      <w:kern w:val="2"/>
      <w:sz w:val="21"/>
      <w:szCs w:val="22"/>
    </w:rPr>
  </w:style>
  <w:style w:type="paragraph" w:customStyle="1" w:styleId="999">
    <w:name w:val="501正文_ALT+0"/>
    <w:basedOn w:val="1"/>
    <w:qFormat/>
    <w:uiPriority w:val="0"/>
    <w:pPr>
      <w:spacing w:line="360" w:lineRule="auto"/>
      <w:ind w:firstLine="420"/>
      <w:jc w:val="left"/>
    </w:pPr>
    <w:rPr>
      <w:bCs/>
    </w:rPr>
  </w:style>
  <w:style w:type="paragraph" w:customStyle="1" w:styleId="1000">
    <w:name w:val="501表头图名字体_ALT+9"/>
    <w:basedOn w:val="1"/>
    <w:next w:val="999"/>
    <w:qFormat/>
    <w:uiPriority w:val="0"/>
    <w:pPr>
      <w:spacing w:line="360" w:lineRule="auto"/>
      <w:jc w:val="center"/>
    </w:pPr>
    <w:rPr>
      <w:rFonts w:eastAsia="黑体"/>
      <w:sz w:val="21"/>
    </w:rPr>
  </w:style>
  <w:style w:type="paragraph" w:customStyle="1" w:styleId="1001">
    <w:name w:val="501标题1级_ALT+1"/>
    <w:basedOn w:val="2"/>
    <w:next w:val="999"/>
    <w:qFormat/>
    <w:uiPriority w:val="0"/>
    <w:pPr>
      <w:adjustRightInd/>
      <w:spacing w:before="140" w:after="140" w:line="360" w:lineRule="auto"/>
    </w:pPr>
    <w:rPr>
      <w:b/>
      <w:bCs/>
      <w:smallCaps w:val="0"/>
      <w:kern w:val="44"/>
      <w:lang w:val="en-US" w:eastAsia="zh-CN"/>
    </w:rPr>
  </w:style>
  <w:style w:type="paragraph" w:customStyle="1" w:styleId="1002">
    <w:name w:val="501标题2级_ALT+2"/>
    <w:basedOn w:val="4"/>
    <w:next w:val="999"/>
    <w:qFormat/>
    <w:uiPriority w:val="0"/>
    <w:pPr>
      <w:adjustRightInd/>
      <w:spacing w:before="0" w:after="0" w:line="360" w:lineRule="auto"/>
      <w:jc w:val="both"/>
    </w:pPr>
    <w:rPr>
      <w:b/>
      <w:bCs/>
      <w:smallCaps w:val="0"/>
      <w:kern w:val="2"/>
      <w:lang w:val="en-US" w:eastAsia="zh-CN"/>
    </w:rPr>
  </w:style>
  <w:style w:type="paragraph" w:customStyle="1" w:styleId="1003">
    <w:name w:val="501标题3级_ALT+3"/>
    <w:basedOn w:val="5"/>
    <w:next w:val="999"/>
    <w:qFormat/>
    <w:uiPriority w:val="0"/>
    <w:pPr>
      <w:adjustRightInd/>
      <w:spacing w:before="0" w:line="360" w:lineRule="auto"/>
    </w:pPr>
    <w:rPr>
      <w:b/>
      <w:bCs/>
      <w:kern w:val="2"/>
      <w:lang w:val="en-US" w:eastAsia="zh-CN"/>
    </w:rPr>
  </w:style>
  <w:style w:type="paragraph" w:customStyle="1" w:styleId="1004">
    <w:name w:val="501标题4级_ALT+4"/>
    <w:basedOn w:val="6"/>
    <w:next w:val="999"/>
    <w:link w:val="1005"/>
    <w:qFormat/>
    <w:uiPriority w:val="0"/>
    <w:pPr>
      <w:adjustRightInd/>
      <w:spacing w:before="0" w:after="100" w:line="360" w:lineRule="auto"/>
      <w:ind w:left="864" w:hanging="864"/>
    </w:pPr>
    <w:rPr>
      <w:rFonts w:eastAsia="黑体"/>
      <w:smallCaps w:val="0"/>
      <w:kern w:val="2"/>
    </w:rPr>
  </w:style>
  <w:style w:type="character" w:customStyle="1" w:styleId="1005">
    <w:name w:val="501标题4级_ALT+4 Char"/>
    <w:link w:val="1004"/>
    <w:qFormat/>
    <w:uiPriority w:val="0"/>
    <w:rPr>
      <w:rFonts w:eastAsia="黑体"/>
      <w:b/>
      <w:bCs/>
      <w:kern w:val="2"/>
      <w:sz w:val="28"/>
      <w:szCs w:val="28"/>
      <w:lang w:val="zh-CN" w:eastAsia="zh-CN"/>
    </w:rPr>
  </w:style>
  <w:style w:type="paragraph" w:customStyle="1" w:styleId="1006">
    <w:name w:val="501标题5级_ALT+5"/>
    <w:basedOn w:val="1004"/>
    <w:next w:val="999"/>
    <w:link w:val="1007"/>
    <w:qFormat/>
    <w:uiPriority w:val="0"/>
    <w:pPr>
      <w:numPr>
        <w:ilvl w:val="0"/>
        <w:numId w:val="0"/>
      </w:numPr>
      <w:outlineLvl w:val="4"/>
    </w:pPr>
  </w:style>
  <w:style w:type="character" w:customStyle="1" w:styleId="1007">
    <w:name w:val="501标题5级_ALT+5 Char"/>
    <w:link w:val="1006"/>
    <w:qFormat/>
    <w:uiPriority w:val="0"/>
    <w:rPr>
      <w:rFonts w:eastAsia="黑体"/>
      <w:b/>
      <w:bCs/>
      <w:kern w:val="2"/>
      <w:sz w:val="28"/>
      <w:szCs w:val="28"/>
    </w:rPr>
  </w:style>
  <w:style w:type="paragraph" w:customStyle="1" w:styleId="1008">
    <w:name w:val="501标题6级"/>
    <w:basedOn w:val="1006"/>
    <w:qFormat/>
    <w:uiPriority w:val="0"/>
    <w:pPr>
      <w:tabs>
        <w:tab w:val="left" w:pos="1152"/>
      </w:tabs>
      <w:ind w:left="1152" w:hanging="1152"/>
      <w:outlineLvl w:val="5"/>
    </w:pPr>
  </w:style>
  <w:style w:type="paragraph" w:customStyle="1" w:styleId="1009">
    <w:name w:val="!标题 2 alt+2"/>
    <w:basedOn w:val="4"/>
    <w:next w:val="1"/>
    <w:qFormat/>
    <w:uiPriority w:val="0"/>
    <w:pPr>
      <w:numPr>
        <w:ilvl w:val="0"/>
        <w:numId w:val="0"/>
      </w:numPr>
      <w:adjustRightInd/>
      <w:spacing w:before="0" w:after="0" w:line="400" w:lineRule="exact"/>
    </w:pPr>
    <w:rPr>
      <w:rFonts w:ascii="黑体" w:hAnsi="宋体" w:cs="宋体"/>
      <w:bCs/>
      <w:smallCaps w:val="0"/>
      <w:kern w:val="2"/>
      <w:szCs w:val="30"/>
      <w:lang w:val="en-US" w:eastAsia="zh-CN"/>
    </w:rPr>
  </w:style>
  <w:style w:type="paragraph" w:customStyle="1" w:styleId="1010">
    <w:name w:val="501表头图名字体_ALT+8"/>
    <w:basedOn w:val="1"/>
    <w:next w:val="999"/>
    <w:qFormat/>
    <w:uiPriority w:val="0"/>
    <w:pPr>
      <w:spacing w:line="360" w:lineRule="auto"/>
      <w:jc w:val="center"/>
    </w:pPr>
    <w:rPr>
      <w:rFonts w:eastAsia="黑体"/>
      <w:sz w:val="21"/>
    </w:rPr>
  </w:style>
  <w:style w:type="paragraph" w:customStyle="1" w:styleId="1011">
    <w:name w:val="正文表标题[Alt+B][SWIEE]"/>
    <w:next w:val="1"/>
    <w:qFormat/>
    <w:uiPriority w:val="0"/>
    <w:pPr>
      <w:numPr>
        <w:ilvl w:val="0"/>
        <w:numId w:val="32"/>
      </w:numPr>
      <w:adjustRightInd w:val="0"/>
      <w:snapToGrid w:val="0"/>
      <w:spacing w:line="360" w:lineRule="auto"/>
      <w:jc w:val="center"/>
    </w:pPr>
    <w:rPr>
      <w:rFonts w:ascii="黑体" w:hAnsi="Times New Roman" w:eastAsia="黑体" w:cs="Times New Roman"/>
      <w:sz w:val="24"/>
      <w:lang w:val="en-US" w:eastAsia="zh-CN" w:bidi="ar-SA"/>
    </w:rPr>
  </w:style>
  <w:style w:type="paragraph" w:customStyle="1" w:styleId="1012">
    <w:name w:val="密级和阶段"/>
    <w:basedOn w:val="1"/>
    <w:qFormat/>
    <w:uiPriority w:val="0"/>
    <w:pPr>
      <w:framePr w:hSpace="180" w:wrap="around" w:vAnchor="page" w:hAnchor="margin" w:xAlign="right" w:y="1220"/>
      <w:overflowPunct w:val="0"/>
      <w:adjustRightInd w:val="0"/>
      <w:snapToGrid w:val="0"/>
      <w:jc w:val="center"/>
    </w:pPr>
    <w:rPr>
      <w:rFonts w:cs="宋体"/>
      <w:b/>
      <w:bCs/>
      <w:kern w:val="0"/>
      <w:szCs w:val="20"/>
    </w:rPr>
  </w:style>
  <w:style w:type="paragraph" w:customStyle="1" w:styleId="1013">
    <w:name w:val="封面时间"/>
    <w:basedOn w:val="1"/>
    <w:qFormat/>
    <w:uiPriority w:val="0"/>
    <w:pPr>
      <w:overflowPunct w:val="0"/>
      <w:adjustRightInd w:val="0"/>
      <w:snapToGrid w:val="0"/>
      <w:spacing w:before="156" w:after="156" w:line="360" w:lineRule="auto"/>
      <w:jc w:val="center"/>
    </w:pPr>
    <w:rPr>
      <w:rFonts w:ascii="黑体" w:eastAsia="黑体" w:cs="宋体"/>
      <w:kern w:val="0"/>
      <w:sz w:val="44"/>
      <w:szCs w:val="20"/>
    </w:rPr>
  </w:style>
  <w:style w:type="paragraph" w:customStyle="1" w:styleId="1014">
    <w:name w:val="签署页 五号"/>
    <w:basedOn w:val="1"/>
    <w:qFormat/>
    <w:uiPriority w:val="0"/>
    <w:pPr>
      <w:overflowPunct w:val="0"/>
      <w:adjustRightInd w:val="0"/>
      <w:snapToGrid w:val="0"/>
      <w:jc w:val="center"/>
    </w:pPr>
    <w:rPr>
      <w:rFonts w:cs="宋体"/>
      <w:kern w:val="0"/>
      <w:sz w:val="21"/>
      <w:szCs w:val="20"/>
    </w:rPr>
  </w:style>
  <w:style w:type="paragraph" w:customStyle="1" w:styleId="1015">
    <w:name w:val="签署页 五号 居中"/>
    <w:basedOn w:val="1"/>
    <w:qFormat/>
    <w:uiPriority w:val="0"/>
    <w:pPr>
      <w:overflowPunct w:val="0"/>
      <w:adjustRightInd w:val="0"/>
      <w:snapToGrid w:val="0"/>
      <w:spacing w:line="360" w:lineRule="auto"/>
      <w:jc w:val="center"/>
    </w:pPr>
    <w:rPr>
      <w:rFonts w:cs="宋体"/>
      <w:kern w:val="0"/>
      <w:sz w:val="21"/>
      <w:szCs w:val="20"/>
    </w:rPr>
  </w:style>
  <w:style w:type="paragraph" w:customStyle="1" w:styleId="1016">
    <w:name w:val="签署页 五号 左对齐"/>
    <w:basedOn w:val="1"/>
    <w:qFormat/>
    <w:uiPriority w:val="0"/>
    <w:pPr>
      <w:overflowPunct w:val="0"/>
      <w:adjustRightInd w:val="0"/>
      <w:snapToGrid w:val="0"/>
      <w:ind w:left="200" w:leftChars="200"/>
      <w:jc w:val="left"/>
    </w:pPr>
    <w:rPr>
      <w:rFonts w:cs="宋体"/>
      <w:kern w:val="0"/>
      <w:sz w:val="21"/>
      <w:szCs w:val="20"/>
    </w:rPr>
  </w:style>
  <w:style w:type="paragraph" w:customStyle="1" w:styleId="1017">
    <w:name w:val="样式 签署页 五号 左对齐 + 左侧:  2 字符"/>
    <w:basedOn w:val="1016"/>
    <w:qFormat/>
    <w:uiPriority w:val="0"/>
    <w:pPr>
      <w:ind w:left="240" w:leftChars="100"/>
    </w:pPr>
  </w:style>
  <w:style w:type="paragraph" w:customStyle="1" w:styleId="1018">
    <w:name w:val="批准"/>
    <w:basedOn w:val="1"/>
    <w:qFormat/>
    <w:uiPriority w:val="0"/>
    <w:pPr>
      <w:overflowPunct w:val="0"/>
      <w:adjustRightInd w:val="0"/>
      <w:snapToGrid w:val="0"/>
      <w:spacing w:line="360" w:lineRule="auto"/>
      <w:ind w:firstLine="1920"/>
      <w:jc w:val="left"/>
    </w:pPr>
    <w:rPr>
      <w:rFonts w:eastAsia="黑体" w:cs="宋体"/>
      <w:kern w:val="0"/>
      <w:sz w:val="44"/>
      <w:szCs w:val="20"/>
    </w:rPr>
  </w:style>
  <w:style w:type="paragraph" w:customStyle="1" w:styleId="1019">
    <w:name w:val="图片"/>
    <w:basedOn w:val="1"/>
    <w:qFormat/>
    <w:uiPriority w:val="0"/>
    <w:pPr>
      <w:overflowPunct w:val="0"/>
      <w:adjustRightInd w:val="0"/>
      <w:snapToGrid w:val="0"/>
      <w:spacing w:line="360" w:lineRule="auto"/>
      <w:jc w:val="center"/>
    </w:pPr>
    <w:rPr>
      <w:rFonts w:cs="宋体"/>
      <w:kern w:val="0"/>
      <w:szCs w:val="20"/>
    </w:rPr>
  </w:style>
  <w:style w:type="paragraph" w:customStyle="1" w:styleId="1020">
    <w:name w:val="表格内容-左对齐"/>
    <w:basedOn w:val="201"/>
    <w:qFormat/>
    <w:uiPriority w:val="0"/>
    <w:pPr>
      <w:overflowPunct w:val="0"/>
      <w:snapToGrid w:val="0"/>
      <w:spacing w:beforeLines="0" w:afterLines="0"/>
      <w:jc w:val="left"/>
      <w:textAlignment w:val="auto"/>
    </w:pPr>
    <w:rPr>
      <w:rFonts w:ascii="Times New Roman" w:hAnsi="Times New Roman" w:cs="宋体"/>
      <w:lang w:val="en-US" w:eastAsia="zh-CN"/>
    </w:rPr>
  </w:style>
  <w:style w:type="paragraph" w:customStyle="1" w:styleId="1021">
    <w:name w:val="表格内容-首行加粗"/>
    <w:basedOn w:val="201"/>
    <w:qFormat/>
    <w:uiPriority w:val="0"/>
    <w:pPr>
      <w:overflowPunct w:val="0"/>
      <w:snapToGrid w:val="0"/>
      <w:spacing w:beforeLines="0" w:afterLines="0"/>
      <w:jc w:val="center"/>
      <w:textAlignment w:val="auto"/>
    </w:pPr>
    <w:rPr>
      <w:rFonts w:ascii="Times New Roman" w:hAnsi="Times New Roman"/>
      <w:b/>
      <w:bCs/>
      <w:szCs w:val="24"/>
      <w:lang w:val="en-US" w:eastAsia="zh-CN"/>
    </w:rPr>
  </w:style>
  <w:style w:type="character" w:styleId="1022">
    <w:name w:val="Placeholder Text"/>
    <w:semiHidden/>
    <w:qFormat/>
    <w:uiPriority w:val="99"/>
    <w:rPr>
      <w:color w:val="808080"/>
    </w:rPr>
  </w:style>
  <w:style w:type="paragraph" w:customStyle="1" w:styleId="1023">
    <w:name w:val="表格内容[Alt+n][SWIEE]"/>
    <w:basedOn w:val="1"/>
    <w:qFormat/>
    <w:uiPriority w:val="0"/>
    <w:pPr>
      <w:overflowPunct w:val="0"/>
      <w:adjustRightInd w:val="0"/>
      <w:snapToGrid w:val="0"/>
      <w:spacing w:line="400" w:lineRule="atLeast"/>
      <w:jc w:val="center"/>
    </w:pPr>
    <w:rPr>
      <w:kern w:val="0"/>
      <w:sz w:val="21"/>
      <w:szCs w:val="20"/>
    </w:rPr>
  </w:style>
  <w:style w:type="character" w:customStyle="1" w:styleId="1024">
    <w:name w:val="图、表中文字 Char"/>
    <w:link w:val="992"/>
    <w:qFormat/>
    <w:uiPriority w:val="0"/>
    <w:rPr>
      <w:rFonts w:ascii="宋体"/>
      <w:sz w:val="21"/>
    </w:rPr>
  </w:style>
  <w:style w:type="character" w:customStyle="1" w:styleId="1025">
    <w:name w:val="Char Char7"/>
    <w:qFormat/>
    <w:uiPriority w:val="0"/>
    <w:rPr>
      <w:b/>
      <w:bCs/>
      <w:kern w:val="2"/>
      <w:sz w:val="24"/>
      <w:szCs w:val="24"/>
    </w:rPr>
  </w:style>
  <w:style w:type="paragraph" w:customStyle="1" w:styleId="1026">
    <w:name w:val="列项a)"/>
    <w:basedOn w:val="1"/>
    <w:qFormat/>
    <w:uiPriority w:val="0"/>
    <w:pPr>
      <w:numPr>
        <w:ilvl w:val="0"/>
        <w:numId w:val="33"/>
      </w:numPr>
      <w:spacing w:line="360" w:lineRule="auto"/>
    </w:pPr>
    <w:rPr>
      <w:szCs w:val="20"/>
    </w:rPr>
  </w:style>
  <w:style w:type="character" w:customStyle="1" w:styleId="1027">
    <w:name w:val="Char Char6"/>
    <w:qFormat/>
    <w:uiPriority w:val="0"/>
    <w:rPr>
      <w:kern w:val="2"/>
      <w:sz w:val="18"/>
      <w:szCs w:val="18"/>
    </w:rPr>
  </w:style>
  <w:style w:type="paragraph" w:customStyle="1" w:styleId="1028">
    <w:name w:val="项目编码"/>
    <w:basedOn w:val="1"/>
    <w:qFormat/>
    <w:uiPriority w:val="0"/>
    <w:pPr>
      <w:numPr>
        <w:ilvl w:val="0"/>
        <w:numId w:val="34"/>
      </w:numPr>
      <w:adjustRightInd w:val="0"/>
      <w:snapToGrid w:val="0"/>
      <w:spacing w:line="360" w:lineRule="auto"/>
      <w:jc w:val="left"/>
      <w:textAlignment w:val="center"/>
    </w:pPr>
    <w:rPr>
      <w:rFonts w:eastAsia="仿宋_GB2312"/>
      <w:snapToGrid w:val="0"/>
      <w:kern w:val="0"/>
      <w:sz w:val="28"/>
      <w:szCs w:val="28"/>
    </w:rPr>
  </w:style>
  <w:style w:type="paragraph" w:customStyle="1" w:styleId="1029">
    <w:name w:val="z1"/>
    <w:basedOn w:val="1"/>
    <w:qFormat/>
    <w:uiPriority w:val="0"/>
    <w:pPr>
      <w:adjustRightInd w:val="0"/>
      <w:spacing w:line="300" w:lineRule="auto"/>
      <w:ind w:firstLine="425"/>
      <w:textAlignment w:val="baseline"/>
    </w:pPr>
    <w:rPr>
      <w:rFonts w:ascii="楷体_GB2312" w:eastAsia="楷体_GB2312"/>
      <w:kern w:val="0"/>
      <w:sz w:val="28"/>
      <w:szCs w:val="20"/>
    </w:rPr>
  </w:style>
  <w:style w:type="paragraph" w:customStyle="1" w:styleId="1030">
    <w:name w:val="样式标2"/>
    <w:basedOn w:val="1"/>
    <w:qFormat/>
    <w:uiPriority w:val="0"/>
    <w:pPr>
      <w:adjustRightInd w:val="0"/>
      <w:spacing w:before="120" w:after="120"/>
      <w:textAlignment w:val="baseline"/>
    </w:pPr>
    <w:rPr>
      <w:rFonts w:ascii="楷体_GB2312" w:eastAsia="楷体_GB2312"/>
      <w:kern w:val="0"/>
      <w:sz w:val="28"/>
      <w:szCs w:val="20"/>
    </w:rPr>
  </w:style>
  <w:style w:type="paragraph" w:customStyle="1" w:styleId="1031">
    <w:name w:val="注×："/>
    <w:next w:val="1"/>
    <w:qFormat/>
    <w:uiPriority w:val="0"/>
    <w:pPr>
      <w:widowControl w:val="0"/>
      <w:tabs>
        <w:tab w:val="left" w:pos="630"/>
        <w:tab w:val="left" w:pos="1008"/>
      </w:tabs>
      <w:autoSpaceDE w:val="0"/>
      <w:autoSpaceDN w:val="0"/>
      <w:ind w:left="1008" w:hanging="448"/>
      <w:jc w:val="both"/>
    </w:pPr>
    <w:rPr>
      <w:rFonts w:ascii="宋体" w:hAnsi="Times New Roman" w:eastAsia="宋体" w:cs="Times New Roman"/>
      <w:sz w:val="18"/>
      <w:lang w:val="en-US" w:eastAsia="zh-CN" w:bidi="ar-SA"/>
    </w:rPr>
  </w:style>
  <w:style w:type="character" w:customStyle="1" w:styleId="1032">
    <w:name w:val="报告正文 Char"/>
    <w:link w:val="1033"/>
    <w:qFormat/>
    <w:uiPriority w:val="0"/>
  </w:style>
  <w:style w:type="paragraph" w:customStyle="1" w:styleId="1033">
    <w:name w:val="报告正文"/>
    <w:basedOn w:val="1"/>
    <w:link w:val="1032"/>
    <w:qFormat/>
    <w:uiPriority w:val="0"/>
    <w:pPr>
      <w:widowControl/>
      <w:spacing w:before="60" w:line="360" w:lineRule="atLeast"/>
      <w:ind w:firstLine="420" w:firstLineChars="200"/>
    </w:pPr>
    <w:rPr>
      <w:kern w:val="0"/>
      <w:sz w:val="20"/>
      <w:szCs w:val="20"/>
    </w:rPr>
  </w:style>
  <w:style w:type="paragraph" w:customStyle="1" w:styleId="1034">
    <w:name w:val="报告表文"/>
    <w:basedOn w:val="1"/>
    <w:qFormat/>
    <w:uiPriority w:val="0"/>
    <w:pPr>
      <w:spacing w:before="40" w:after="40" w:line="0" w:lineRule="atLeast"/>
    </w:pPr>
    <w:rPr>
      <w:sz w:val="18"/>
    </w:rPr>
  </w:style>
  <w:style w:type="paragraph" w:customStyle="1" w:styleId="1035">
    <w:name w:val="项目编号"/>
    <w:basedOn w:val="1"/>
    <w:qFormat/>
    <w:uiPriority w:val="0"/>
    <w:pPr>
      <w:numPr>
        <w:ilvl w:val="0"/>
        <w:numId w:val="35"/>
      </w:numPr>
    </w:pPr>
    <w:rPr>
      <w:sz w:val="21"/>
    </w:rPr>
  </w:style>
  <w:style w:type="paragraph" w:customStyle="1" w:styleId="1036">
    <w:name w:val="文档并列项-a.b."/>
    <w:basedOn w:val="1"/>
    <w:qFormat/>
    <w:uiPriority w:val="0"/>
    <w:pPr>
      <w:widowControl/>
      <w:adjustRightInd w:val="0"/>
      <w:snapToGrid w:val="0"/>
      <w:spacing w:line="360" w:lineRule="auto"/>
      <w:ind w:right="442"/>
      <w:textAlignment w:val="baseline"/>
    </w:pPr>
    <w:rPr>
      <w:rFonts w:ascii="宋体"/>
      <w:kern w:val="0"/>
      <w:szCs w:val="20"/>
    </w:rPr>
  </w:style>
  <w:style w:type="paragraph" w:customStyle="1" w:styleId="1037">
    <w:name w:val="公式"/>
    <w:basedOn w:val="69"/>
    <w:qFormat/>
    <w:uiPriority w:val="0"/>
    <w:pPr>
      <w:tabs>
        <w:tab w:val="center" w:pos="800"/>
        <w:tab w:val="left" w:pos="1410"/>
        <w:tab w:val="right" w:pos="3969"/>
      </w:tabs>
      <w:adjustRightInd w:val="0"/>
      <w:spacing w:before="60"/>
      <w:ind w:firstLine="0" w:firstLineChars="0"/>
      <w:jc w:val="center"/>
      <w:textAlignment w:val="baseline"/>
    </w:pPr>
    <w:rPr>
      <w:kern w:val="0"/>
      <w:position w:val="-26"/>
      <w:szCs w:val="20"/>
      <w:lang w:val="en-US" w:eastAsia="zh-CN"/>
    </w:rPr>
  </w:style>
  <w:style w:type="character" w:customStyle="1" w:styleId="1038">
    <w:name w:val="正文表标题[SWIEE] Char"/>
    <w:qFormat/>
    <w:uiPriority w:val="0"/>
    <w:rPr>
      <w:rFonts w:ascii="黑体" w:eastAsia="黑体"/>
      <w:sz w:val="21"/>
      <w:lang w:val="en-US" w:eastAsia="zh-CN" w:bidi="ar-SA"/>
    </w:rPr>
  </w:style>
  <w:style w:type="paragraph" w:customStyle="1" w:styleId="1039">
    <w:name w:val="样式 样式 正文文本 + 仿宋_GB2312 (符号) 宋体 四号 首行缩进:  2 字符 + 首行缩进:  2 字符"/>
    <w:qFormat/>
    <w:uiPriority w:val="0"/>
    <w:pPr>
      <w:ind w:firstLine="561"/>
    </w:pPr>
    <w:rPr>
      <w:rFonts w:ascii="仿宋_GB2312" w:hAnsi="宋体" w:eastAsia="仿宋_GB2312" w:cs="宋体"/>
      <w:sz w:val="28"/>
      <w:lang w:val="en-US" w:eastAsia="zh-CN" w:bidi="ar-SA"/>
    </w:rPr>
  </w:style>
  <w:style w:type="paragraph" w:customStyle="1" w:styleId="1040">
    <w:name w:val="仿宋_GB2312 四号"/>
    <w:basedOn w:val="1"/>
    <w:link w:val="1041"/>
    <w:qFormat/>
    <w:uiPriority w:val="0"/>
    <w:pPr>
      <w:ind w:firstLine="560" w:firstLineChars="200"/>
    </w:pPr>
    <w:rPr>
      <w:rFonts w:ascii="仿宋_GB2312" w:eastAsia="仿宋_GB2312"/>
      <w:sz w:val="28"/>
      <w:szCs w:val="20"/>
      <w:lang w:val="zh-CN" w:eastAsia="zh-CN"/>
    </w:rPr>
  </w:style>
  <w:style w:type="character" w:customStyle="1" w:styleId="1041">
    <w:name w:val="仿宋_GB2312 四号 Char"/>
    <w:link w:val="1040"/>
    <w:qFormat/>
    <w:uiPriority w:val="0"/>
    <w:rPr>
      <w:rFonts w:ascii="仿宋_GB2312" w:eastAsia="仿宋_GB2312"/>
      <w:kern w:val="2"/>
      <w:sz w:val="28"/>
    </w:rPr>
  </w:style>
  <w:style w:type="paragraph" w:customStyle="1" w:styleId="1042">
    <w:name w:val="列项——"/>
    <w:qFormat/>
    <w:uiPriority w:val="0"/>
    <w:pPr>
      <w:widowControl w:val="0"/>
      <w:numPr>
        <w:ilvl w:val="0"/>
        <w:numId w:val="36"/>
      </w:numPr>
      <w:tabs>
        <w:tab w:val="left" w:pos="854"/>
        <w:tab w:val="clear" w:pos="1140"/>
      </w:tabs>
      <w:spacing w:beforeLines="50"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1043">
    <w:name w:val="正文图标题[SWIEE][Alt+T]"/>
    <w:next w:val="1"/>
    <w:qFormat/>
    <w:uiPriority w:val="0"/>
    <w:pPr>
      <w:ind w:left="420" w:hanging="420"/>
      <w:jc w:val="center"/>
    </w:pPr>
    <w:rPr>
      <w:rFonts w:ascii="仿宋_GB2312" w:hAnsi="仿宋_GB2312" w:eastAsia="仿宋_GB2312" w:cs="Times New Roman"/>
      <w:sz w:val="28"/>
      <w:lang w:val="en-US" w:eastAsia="zh-CN" w:bidi="ar-SA"/>
    </w:rPr>
  </w:style>
  <w:style w:type="paragraph" w:customStyle="1" w:styleId="1044">
    <w:name w:val="仿宋四号正文"/>
    <w:basedOn w:val="1"/>
    <w:link w:val="1045"/>
    <w:qFormat/>
    <w:uiPriority w:val="0"/>
    <w:pPr>
      <w:spacing w:line="360" w:lineRule="auto"/>
      <w:ind w:firstLine="200" w:firstLineChars="200"/>
    </w:pPr>
    <w:rPr>
      <w:rFonts w:eastAsia="仿宋_GB2312"/>
      <w:sz w:val="28"/>
      <w:lang w:val="zh-CN" w:eastAsia="zh-CN"/>
    </w:rPr>
  </w:style>
  <w:style w:type="character" w:customStyle="1" w:styleId="1045">
    <w:name w:val="仿宋四号正文 Char Char"/>
    <w:link w:val="1044"/>
    <w:qFormat/>
    <w:uiPriority w:val="0"/>
    <w:rPr>
      <w:rFonts w:eastAsia="仿宋_GB2312"/>
      <w:kern w:val="2"/>
      <w:sz w:val="28"/>
      <w:szCs w:val="24"/>
    </w:rPr>
  </w:style>
  <w:style w:type="character" w:customStyle="1" w:styleId="1046">
    <w:name w:val="字母编号列项[SWIEE] Char"/>
    <w:link w:val="400"/>
    <w:qFormat/>
    <w:uiPriority w:val="0"/>
    <w:rPr>
      <w:sz w:val="24"/>
      <w:lang w:bidi="ar-SA"/>
    </w:rPr>
  </w:style>
  <w:style w:type="paragraph" w:customStyle="1" w:styleId="1047">
    <w:name w:val="样式 样式 正文图标题[SWIEE] + 仿宋_GB2312 四号 行距: 1.5 倍行距 + 加粗"/>
    <w:basedOn w:val="1"/>
    <w:qFormat/>
    <w:uiPriority w:val="0"/>
    <w:pPr>
      <w:widowControl/>
      <w:numPr>
        <w:ilvl w:val="0"/>
        <w:numId w:val="37"/>
      </w:numPr>
      <w:spacing w:line="360" w:lineRule="auto"/>
      <w:jc w:val="center"/>
    </w:pPr>
    <w:rPr>
      <w:rFonts w:ascii="仿宋_GB2312" w:hAnsi="仿宋_GB2312" w:eastAsia="仿宋_GB2312" w:cs="宋体"/>
      <w:bCs/>
      <w:kern w:val="0"/>
      <w:sz w:val="28"/>
      <w:szCs w:val="28"/>
    </w:rPr>
  </w:style>
  <w:style w:type="paragraph" w:customStyle="1" w:styleId="1048">
    <w:name w:val="样式 样式 标题 2 + 仿宋_GB2312 四号 段前: 0 磅 段后: 0 磅 + 黑色 段前: 0.5 行 段后: 0..."/>
    <w:basedOn w:val="1"/>
    <w:qFormat/>
    <w:uiPriority w:val="0"/>
    <w:pPr>
      <w:keepNext/>
      <w:keepLines/>
      <w:numPr>
        <w:ilvl w:val="1"/>
        <w:numId w:val="38"/>
      </w:numPr>
      <w:tabs>
        <w:tab w:val="left" w:pos="624"/>
      </w:tabs>
      <w:adjustRightInd w:val="0"/>
      <w:snapToGrid w:val="0"/>
      <w:spacing w:line="360" w:lineRule="auto"/>
      <w:outlineLvl w:val="1"/>
    </w:pPr>
    <w:rPr>
      <w:rFonts w:ascii="黑体" w:hAnsi="Arial" w:eastAsia="黑体" w:cs="宋体"/>
      <w:color w:val="000000"/>
      <w:sz w:val="28"/>
      <w:szCs w:val="28"/>
    </w:rPr>
  </w:style>
  <w:style w:type="paragraph" w:customStyle="1" w:styleId="1049">
    <w:name w:val="样式图形"/>
    <w:qFormat/>
    <w:uiPriority w:val="0"/>
    <w:pPr>
      <w:spacing w:line="360" w:lineRule="auto"/>
      <w:jc w:val="center"/>
    </w:pPr>
    <w:rPr>
      <w:rFonts w:ascii="Times New Roman" w:hAnsi="Times New Roman" w:eastAsia="黑体" w:cs="Times New Roman"/>
      <w:kern w:val="2"/>
      <w:sz w:val="24"/>
      <w:szCs w:val="24"/>
      <w:lang w:val="en-US" w:eastAsia="zh-CN" w:bidi="ar-SA"/>
    </w:rPr>
  </w:style>
  <w:style w:type="paragraph" w:customStyle="1" w:styleId="1050">
    <w:name w:val="Char Char4 Char Char Char Char Char Char Char Char Char Char Char Char Char Char Char Char Char Char Char Char Char Char"/>
    <w:basedOn w:val="1"/>
    <w:semiHidden/>
    <w:qFormat/>
    <w:uiPriority w:val="0"/>
    <w:pPr>
      <w:adjustRightInd w:val="0"/>
      <w:snapToGrid w:val="0"/>
      <w:spacing w:line="360" w:lineRule="atLeast"/>
    </w:pPr>
    <w:rPr>
      <w:kern w:val="0"/>
      <w:sz w:val="21"/>
      <w:szCs w:val="21"/>
    </w:rPr>
  </w:style>
  <w:style w:type="paragraph" w:customStyle="1" w:styleId="1051">
    <w:name w:val="窗体文字"/>
    <w:qFormat/>
    <w:uiPriority w:val="0"/>
    <w:pPr>
      <w:adjustRightInd w:val="0"/>
      <w:snapToGrid w:val="0"/>
      <w:jc w:val="both"/>
    </w:pPr>
    <w:rPr>
      <w:rFonts w:ascii="Times New Roman" w:hAnsi="Times New Roman" w:eastAsia="宋体" w:cs="宋体"/>
      <w:kern w:val="2"/>
      <w:sz w:val="18"/>
      <w:lang w:val="en-US" w:eastAsia="zh-CN" w:bidi="ar-SA"/>
    </w:rPr>
  </w:style>
  <w:style w:type="paragraph" w:customStyle="1" w:styleId="1052">
    <w:name w:val="窗体文字居中"/>
    <w:basedOn w:val="1051"/>
    <w:qFormat/>
    <w:uiPriority w:val="0"/>
    <w:pPr>
      <w:jc w:val="center"/>
    </w:pPr>
  </w:style>
  <w:style w:type="paragraph" w:customStyle="1" w:styleId="1053">
    <w:name w:val="列出段落1"/>
    <w:basedOn w:val="1"/>
    <w:qFormat/>
    <w:uiPriority w:val="0"/>
    <w:pPr>
      <w:overflowPunct w:val="0"/>
      <w:adjustRightInd w:val="0"/>
      <w:snapToGrid w:val="0"/>
      <w:spacing w:line="360" w:lineRule="auto"/>
      <w:ind w:firstLine="420" w:firstLineChars="200"/>
    </w:pPr>
    <w:rPr>
      <w:kern w:val="0"/>
    </w:rPr>
  </w:style>
  <w:style w:type="paragraph" w:customStyle="1" w:styleId="1054">
    <w:name w:val="altnswiee"/>
    <w:basedOn w:val="1"/>
    <w:qFormat/>
    <w:uiPriority w:val="0"/>
    <w:pPr>
      <w:widowControl/>
      <w:jc w:val="left"/>
    </w:pPr>
    <w:rPr>
      <w:rFonts w:ascii="宋体" w:hAnsi="宋体" w:cs="宋体"/>
      <w:kern w:val="0"/>
    </w:rPr>
  </w:style>
  <w:style w:type="paragraph" w:customStyle="1" w:styleId="1055">
    <w:name w:val="intable"/>
    <w:basedOn w:val="1"/>
    <w:qFormat/>
    <w:uiPriority w:val="0"/>
    <w:pPr>
      <w:widowControl/>
      <w:jc w:val="left"/>
    </w:pPr>
    <w:rPr>
      <w:rFonts w:ascii="宋体" w:hAnsi="宋体" w:cs="宋体"/>
      <w:kern w:val="0"/>
    </w:rPr>
  </w:style>
  <w:style w:type="paragraph" w:customStyle="1" w:styleId="1056">
    <w:name w:val="msolistparagraph"/>
    <w:basedOn w:val="1"/>
    <w:qFormat/>
    <w:uiPriority w:val="0"/>
    <w:pPr>
      <w:widowControl/>
      <w:ind w:firstLine="420"/>
      <w:jc w:val="left"/>
    </w:pPr>
    <w:rPr>
      <w:rFonts w:ascii="宋体" w:hAnsi="宋体" w:cs="宋体"/>
      <w:kern w:val="0"/>
    </w:rPr>
  </w:style>
  <w:style w:type="paragraph" w:customStyle="1" w:styleId="1057">
    <w:name w:val="501"/>
    <w:basedOn w:val="1"/>
    <w:qFormat/>
    <w:uiPriority w:val="0"/>
    <w:pPr>
      <w:widowControl/>
      <w:jc w:val="left"/>
    </w:pPr>
    <w:rPr>
      <w:rFonts w:ascii="宋体" w:hAnsi="宋体" w:cs="宋体"/>
      <w:kern w:val="0"/>
    </w:rPr>
  </w:style>
  <w:style w:type="paragraph" w:customStyle="1" w:styleId="1058">
    <w:name w:val="ABC"/>
    <w:basedOn w:val="619"/>
    <w:qFormat/>
    <w:uiPriority w:val="0"/>
    <w:pPr>
      <w:numPr>
        <w:ilvl w:val="0"/>
        <w:numId w:val="39"/>
      </w:numPr>
      <w:tabs>
        <w:tab w:val="left" w:pos="360"/>
        <w:tab w:val="left" w:pos="911"/>
      </w:tabs>
      <w:ind w:left="911" w:hanging="431" w:firstLineChars="0"/>
    </w:pPr>
    <w:rPr>
      <w:lang w:val="en-US" w:eastAsia="zh-CN"/>
    </w:rPr>
  </w:style>
  <w:style w:type="paragraph" w:customStyle="1" w:styleId="1059">
    <w:name w:val="表注[SWIEE]"/>
    <w:basedOn w:val="1"/>
    <w:qFormat/>
    <w:uiPriority w:val="0"/>
    <w:pPr>
      <w:kinsoku w:val="0"/>
      <w:wordWrap w:val="0"/>
      <w:overflowPunct w:val="0"/>
      <w:adjustRightInd w:val="0"/>
      <w:snapToGrid w:val="0"/>
      <w:spacing w:line="420" w:lineRule="atLeast"/>
      <w:ind w:left="482" w:hanging="482"/>
    </w:pPr>
    <w:rPr>
      <w:kern w:val="0"/>
      <w:sz w:val="21"/>
      <w:szCs w:val="21"/>
    </w:rPr>
  </w:style>
  <w:style w:type="paragraph" w:customStyle="1" w:styleId="1060">
    <w:name w:val="条文的注和图注[SWIEE]"/>
    <w:basedOn w:val="1059"/>
    <w:qFormat/>
    <w:uiPriority w:val="0"/>
  </w:style>
  <w:style w:type="paragraph" w:customStyle="1" w:styleId="1061">
    <w:name w:val="文档注释"/>
    <w:basedOn w:val="1"/>
    <w:qFormat/>
    <w:uiPriority w:val="0"/>
    <w:pPr>
      <w:adjustRightInd w:val="0"/>
      <w:snapToGrid w:val="0"/>
      <w:spacing w:line="360" w:lineRule="auto"/>
      <w:ind w:left="1440" w:firstLine="482"/>
    </w:pPr>
    <w:rPr>
      <w:sz w:val="21"/>
      <w:szCs w:val="20"/>
    </w:rPr>
  </w:style>
  <w:style w:type="paragraph" w:customStyle="1" w:styleId="1062">
    <w:name w:val="页脚文字"/>
    <w:qFormat/>
    <w:uiPriority w:val="0"/>
    <w:pPr>
      <w:tabs>
        <w:tab w:val="center" w:pos="4153"/>
        <w:tab w:val="right" w:pos="8306"/>
      </w:tabs>
    </w:pPr>
    <w:rPr>
      <w:rFonts w:ascii="Times New Roman" w:hAnsi="Times New Roman" w:eastAsia="楷体_GB2312" w:cs="Times New Roman"/>
      <w:lang w:val="en-US" w:eastAsia="zh-CN" w:bidi="ar-SA"/>
    </w:rPr>
  </w:style>
  <w:style w:type="paragraph" w:customStyle="1" w:styleId="1063">
    <w:name w:val="单位"/>
    <w:basedOn w:val="1"/>
    <w:qFormat/>
    <w:uiPriority w:val="0"/>
    <w:pPr>
      <w:adjustRightInd w:val="0"/>
      <w:snapToGrid w:val="0"/>
      <w:spacing w:after="120" w:line="360" w:lineRule="atLeast"/>
      <w:ind w:left="1440" w:firstLine="482"/>
      <w:jc w:val="center"/>
    </w:pPr>
    <w:rPr>
      <w:rFonts w:ascii="楷体_GB2312" w:eastAsia="楷体_GB2312"/>
      <w:b/>
      <w:spacing w:val="12"/>
      <w:sz w:val="44"/>
      <w:szCs w:val="20"/>
    </w:rPr>
  </w:style>
  <w:style w:type="paragraph" w:customStyle="1" w:styleId="1064">
    <w:name w:val="图表编号"/>
    <w:basedOn w:val="1"/>
    <w:next w:val="1"/>
    <w:qFormat/>
    <w:uiPriority w:val="0"/>
    <w:pPr>
      <w:adjustRightInd w:val="0"/>
      <w:snapToGrid w:val="0"/>
      <w:spacing w:before="40" w:after="40" w:line="360" w:lineRule="auto"/>
      <w:ind w:left="1440"/>
      <w:jc w:val="left"/>
    </w:pPr>
    <w:rPr>
      <w:rFonts w:eastAsia="黑体"/>
      <w:szCs w:val="20"/>
    </w:rPr>
  </w:style>
  <w:style w:type="paragraph" w:customStyle="1" w:styleId="1065">
    <w:name w:val="批准日期"/>
    <w:basedOn w:val="1"/>
    <w:qFormat/>
    <w:uiPriority w:val="0"/>
    <w:pPr>
      <w:adjustRightInd w:val="0"/>
      <w:snapToGrid w:val="0"/>
      <w:spacing w:line="360" w:lineRule="atLeast"/>
      <w:ind w:left="1259"/>
      <w:jc w:val="center"/>
    </w:pPr>
    <w:rPr>
      <w:rFonts w:ascii="楷体_GB2312" w:eastAsia="楷体_GB2312"/>
      <w:spacing w:val="40"/>
      <w:sz w:val="44"/>
      <w:szCs w:val="20"/>
    </w:rPr>
  </w:style>
  <w:style w:type="paragraph" w:customStyle="1" w:styleId="1066">
    <w:name w:val="页脚BM号"/>
    <w:basedOn w:val="1062"/>
    <w:qFormat/>
    <w:uiPriority w:val="0"/>
    <w:rPr>
      <w:sz w:val="30"/>
    </w:rPr>
  </w:style>
  <w:style w:type="paragraph" w:customStyle="1" w:styleId="1067">
    <w:name w:val="带编号无标题的条"/>
    <w:basedOn w:val="1"/>
    <w:qFormat/>
    <w:uiPriority w:val="0"/>
    <w:pPr>
      <w:adjustRightInd w:val="0"/>
      <w:snapToGrid w:val="0"/>
      <w:spacing w:line="360" w:lineRule="auto"/>
      <w:ind w:left="1440"/>
    </w:pPr>
    <w:rPr>
      <w:szCs w:val="20"/>
    </w:rPr>
  </w:style>
  <w:style w:type="paragraph" w:customStyle="1" w:styleId="1068">
    <w:name w:val="表注"/>
    <w:basedOn w:val="1"/>
    <w:qFormat/>
    <w:uiPriority w:val="0"/>
    <w:pPr>
      <w:kinsoku w:val="0"/>
      <w:wordWrap w:val="0"/>
      <w:adjustRightInd w:val="0"/>
      <w:snapToGrid w:val="0"/>
      <w:spacing w:line="360" w:lineRule="auto"/>
      <w:ind w:left="726" w:hanging="442"/>
      <w:jc w:val="left"/>
    </w:pPr>
    <w:rPr>
      <w:sz w:val="21"/>
      <w:szCs w:val="20"/>
    </w:rPr>
  </w:style>
  <w:style w:type="paragraph" w:customStyle="1" w:styleId="1069">
    <w:name w:val="条文的注和图注"/>
    <w:basedOn w:val="1068"/>
    <w:qFormat/>
    <w:uiPriority w:val="0"/>
    <w:pPr>
      <w:ind w:left="2353"/>
    </w:pPr>
  </w:style>
  <w:style w:type="character" w:customStyle="1" w:styleId="1070">
    <w:name w:val="电子邮件签名 Char"/>
    <w:link w:val="27"/>
    <w:qFormat/>
    <w:uiPriority w:val="0"/>
    <w:rPr>
      <w:sz w:val="24"/>
      <w:szCs w:val="24"/>
    </w:rPr>
  </w:style>
  <w:style w:type="character" w:customStyle="1" w:styleId="1071">
    <w:name w:val="签名 Char"/>
    <w:link w:val="73"/>
    <w:qFormat/>
    <w:uiPriority w:val="0"/>
    <w:rPr>
      <w:sz w:val="24"/>
      <w:szCs w:val="24"/>
    </w:rPr>
  </w:style>
  <w:style w:type="paragraph" w:customStyle="1" w:styleId="1072">
    <w:name w:val="表格文字居左"/>
    <w:qFormat/>
    <w:uiPriority w:val="0"/>
    <w:pPr>
      <w:ind w:right="1"/>
    </w:pPr>
    <w:rPr>
      <w:rFonts w:ascii="Times New Roman" w:hAnsi="Times New Roman" w:eastAsia="宋体" w:cs="Times New Roman"/>
      <w:kern w:val="2"/>
      <w:sz w:val="21"/>
      <w:lang w:val="en-US" w:eastAsia="zh-CN" w:bidi="ar-SA"/>
    </w:rPr>
  </w:style>
  <w:style w:type="paragraph" w:customStyle="1" w:styleId="1073">
    <w:name w:val="11altsswiee0"/>
    <w:basedOn w:val="1"/>
    <w:qFormat/>
    <w:uiPriority w:val="0"/>
    <w:pPr>
      <w:widowControl/>
      <w:jc w:val="left"/>
    </w:pPr>
    <w:rPr>
      <w:rFonts w:ascii="宋体" w:hAnsi="宋体" w:cs="宋体"/>
      <w:kern w:val="0"/>
    </w:rPr>
  </w:style>
  <w:style w:type="paragraph" w:customStyle="1" w:styleId="1074">
    <w:name w:val="第1层字母编号列项1[Alt+A]"/>
    <w:qFormat/>
    <w:uiPriority w:val="0"/>
    <w:pPr>
      <w:widowControl w:val="0"/>
      <w:tabs>
        <w:tab w:val="left" w:pos="874"/>
      </w:tabs>
      <w:adjustRightInd w:val="0"/>
      <w:snapToGrid w:val="0"/>
      <w:spacing w:line="360" w:lineRule="auto"/>
      <w:ind w:left="874" w:hanging="420"/>
    </w:pPr>
    <w:rPr>
      <w:rFonts w:ascii="Times New Roman" w:hAnsi="Times New Roman" w:eastAsia="宋体" w:cs="Times New Roman"/>
      <w:sz w:val="24"/>
      <w:lang w:val="en-US" w:eastAsia="zh-CN" w:bidi="ar-SA"/>
    </w:rPr>
  </w:style>
  <w:style w:type="paragraph" w:customStyle="1" w:styleId="1075">
    <w:name w:val="正文图标题"/>
    <w:next w:val="69"/>
    <w:qFormat/>
    <w:uiPriority w:val="0"/>
    <w:pPr>
      <w:spacing w:line="360" w:lineRule="auto"/>
      <w:jc w:val="center"/>
    </w:pPr>
    <w:rPr>
      <w:rFonts w:ascii="Times New Roman" w:hAnsi="Times New Roman" w:eastAsia="黑体" w:cs="Times New Roman"/>
      <w:sz w:val="21"/>
      <w:lang w:val="en-US" w:eastAsia="zh-CN" w:bidi="ar-SA"/>
    </w:rPr>
  </w:style>
  <w:style w:type="character" w:customStyle="1" w:styleId="1076">
    <w:name w:val="第三层条 Char Char"/>
    <w:qFormat/>
    <w:uiPriority w:val="0"/>
    <w:rPr>
      <w:rFonts w:ascii="Times New Roman" w:hAnsi="Times New Roman" w:eastAsia="宋体" w:cs="Times New Roman"/>
      <w:b/>
      <w:bCs/>
      <w:sz w:val="24"/>
      <w:szCs w:val="24"/>
    </w:rPr>
  </w:style>
  <w:style w:type="character" w:customStyle="1" w:styleId="1077">
    <w:name w:val="Char Char21"/>
    <w:qFormat/>
    <w:uiPriority w:val="0"/>
    <w:rPr>
      <w:rFonts w:ascii="宋体" w:hAnsi="宋体" w:eastAsia="宋体" w:cs="Times New Roman"/>
      <w:spacing w:val="6"/>
      <w:sz w:val="24"/>
      <w:szCs w:val="24"/>
    </w:rPr>
  </w:style>
  <w:style w:type="paragraph" w:customStyle="1" w:styleId="1078">
    <w:name w:val="!标准正文"/>
    <w:basedOn w:val="1"/>
    <w:qFormat/>
    <w:uiPriority w:val="0"/>
    <w:pPr>
      <w:spacing w:line="360" w:lineRule="auto"/>
      <w:ind w:firstLine="480" w:firstLineChars="200"/>
    </w:pPr>
    <w:rPr>
      <w:rFonts w:ascii="宋体" w:hAnsi="宋体"/>
    </w:rPr>
  </w:style>
  <w:style w:type="paragraph" w:customStyle="1" w:styleId="1079">
    <w:name w:val="正文a)"/>
    <w:basedOn w:val="1"/>
    <w:qFormat/>
    <w:uiPriority w:val="0"/>
    <w:pPr>
      <w:tabs>
        <w:tab w:val="left" w:pos="465"/>
      </w:tabs>
      <w:adjustRightInd w:val="0"/>
      <w:snapToGrid w:val="0"/>
      <w:spacing w:line="360" w:lineRule="auto"/>
      <w:ind w:left="-75" w:leftChars="-75" w:hanging="180" w:hangingChars="75"/>
    </w:pPr>
  </w:style>
  <w:style w:type="paragraph" w:customStyle="1" w:styleId="1080">
    <w:name w:val="附录1"/>
    <w:basedOn w:val="2"/>
    <w:qFormat/>
    <w:uiPriority w:val="0"/>
    <w:pPr>
      <w:numPr>
        <w:numId w:val="40"/>
      </w:numPr>
      <w:suppressLineNumbers/>
      <w:tabs>
        <w:tab w:val="left" w:pos="280"/>
        <w:tab w:val="left" w:pos="320"/>
        <w:tab w:val="left" w:pos="9395"/>
      </w:tabs>
      <w:suppressAutoHyphens/>
      <w:adjustRightInd/>
      <w:spacing w:beforeLines="100" w:after="0" w:line="578" w:lineRule="auto"/>
      <w:jc w:val="both"/>
    </w:pPr>
    <w:rPr>
      <w:b/>
      <w:bCs/>
      <w:smallCaps w:val="0"/>
      <w:kern w:val="44"/>
      <w:sz w:val="32"/>
      <w:szCs w:val="32"/>
      <w:lang w:val="en-US" w:eastAsia="zh-CN"/>
    </w:rPr>
  </w:style>
  <w:style w:type="character" w:customStyle="1" w:styleId="1081">
    <w:name w:val="HTML 地址 Char"/>
    <w:link w:val="34"/>
    <w:qFormat/>
    <w:uiPriority w:val="0"/>
    <w:rPr>
      <w:i/>
      <w:iCs/>
      <w:kern w:val="2"/>
      <w:sz w:val="24"/>
      <w:szCs w:val="24"/>
    </w:rPr>
  </w:style>
  <w:style w:type="character" w:customStyle="1" w:styleId="1082">
    <w:name w:val="称呼 Char"/>
    <w:link w:val="72"/>
    <w:qFormat/>
    <w:uiPriority w:val="0"/>
    <w:rPr>
      <w:kern w:val="2"/>
      <w:sz w:val="24"/>
      <w:szCs w:val="24"/>
    </w:rPr>
  </w:style>
  <w:style w:type="character" w:customStyle="1" w:styleId="1083">
    <w:name w:val="电子邮件签名 Char1"/>
    <w:qFormat/>
    <w:uiPriority w:val="0"/>
    <w:rPr>
      <w:kern w:val="2"/>
      <w:sz w:val="24"/>
      <w:szCs w:val="24"/>
    </w:rPr>
  </w:style>
  <w:style w:type="character" w:customStyle="1" w:styleId="1084">
    <w:name w:val="结束语 Char"/>
    <w:link w:val="22"/>
    <w:qFormat/>
    <w:uiPriority w:val="0"/>
    <w:rPr>
      <w:kern w:val="2"/>
      <w:sz w:val="24"/>
      <w:szCs w:val="24"/>
    </w:rPr>
  </w:style>
  <w:style w:type="character" w:customStyle="1" w:styleId="1085">
    <w:name w:val="签名 Char1"/>
    <w:qFormat/>
    <w:uiPriority w:val="0"/>
    <w:rPr>
      <w:kern w:val="2"/>
      <w:sz w:val="24"/>
      <w:szCs w:val="24"/>
    </w:rPr>
  </w:style>
  <w:style w:type="character" w:customStyle="1" w:styleId="1086">
    <w:name w:val="信息标题 Char"/>
    <w:link w:val="67"/>
    <w:qFormat/>
    <w:uiPriority w:val="0"/>
    <w:rPr>
      <w:rFonts w:ascii="Arial" w:hAnsi="Arial"/>
      <w:kern w:val="2"/>
      <w:sz w:val="24"/>
      <w:szCs w:val="24"/>
      <w:shd w:val="pct20" w:color="auto" w:fill="auto"/>
    </w:rPr>
  </w:style>
  <w:style w:type="paragraph" w:customStyle="1" w:styleId="1087">
    <w:name w:val="标题0"/>
    <w:basedOn w:val="1"/>
    <w:next w:val="1"/>
    <w:qFormat/>
    <w:uiPriority w:val="0"/>
    <w:pPr>
      <w:adjustRightInd w:val="0"/>
      <w:spacing w:before="240" w:after="240" w:line="360" w:lineRule="atLeast"/>
      <w:textAlignment w:val="baseline"/>
    </w:pPr>
    <w:rPr>
      <w:rFonts w:ascii="Arial" w:eastAsia="黑体"/>
      <w:b/>
      <w:kern w:val="44"/>
      <w:sz w:val="44"/>
    </w:rPr>
  </w:style>
  <w:style w:type="paragraph" w:customStyle="1" w:styleId="1088">
    <w:name w:val="样式 标题 1 + 段前: 1 行1"/>
    <w:basedOn w:val="1"/>
    <w:next w:val="1"/>
    <w:qFormat/>
    <w:uiPriority w:val="0"/>
    <w:pPr>
      <w:keepNext/>
      <w:keepLines/>
      <w:tabs>
        <w:tab w:val="left" w:pos="432"/>
      </w:tabs>
      <w:snapToGrid w:val="0"/>
      <w:spacing w:beforeLines="100" w:line="578" w:lineRule="auto"/>
      <w:ind w:left="432" w:hanging="432"/>
      <w:outlineLvl w:val="0"/>
    </w:pPr>
    <w:rPr>
      <w:rFonts w:eastAsia="黑体"/>
      <w:b/>
      <w:sz w:val="36"/>
      <w:szCs w:val="20"/>
    </w:rPr>
  </w:style>
  <w:style w:type="paragraph" w:customStyle="1" w:styleId="1089">
    <w:name w:val="样式 正文缩进 + 五号 居中"/>
    <w:basedOn w:val="69"/>
    <w:qFormat/>
    <w:uiPriority w:val="0"/>
    <w:pPr>
      <w:ind w:firstLine="0" w:firstLineChars="0"/>
      <w:jc w:val="center"/>
    </w:pPr>
    <w:rPr>
      <w:sz w:val="21"/>
      <w:szCs w:val="20"/>
      <w:lang w:val="en-US" w:eastAsia="zh-CN"/>
    </w:rPr>
  </w:style>
  <w:style w:type="paragraph" w:customStyle="1" w:styleId="1090">
    <w:name w:val="正文内容"/>
    <w:basedOn w:val="1"/>
    <w:qFormat/>
    <w:uiPriority w:val="0"/>
    <w:pPr>
      <w:adjustRightInd w:val="0"/>
      <w:spacing w:line="360" w:lineRule="auto"/>
      <w:ind w:firstLine="420"/>
      <w:textAlignment w:val="baseline"/>
    </w:pPr>
    <w:rPr>
      <w:bCs/>
      <w:kern w:val="0"/>
      <w:sz w:val="28"/>
      <w:szCs w:val="28"/>
    </w:rPr>
  </w:style>
  <w:style w:type="character" w:customStyle="1" w:styleId="1091">
    <w:name w:val="表格文字 Char"/>
    <w:link w:val="711"/>
    <w:qFormat/>
    <w:locked/>
    <w:uiPriority w:val="0"/>
    <w:rPr>
      <w:sz w:val="24"/>
      <w:lang w:bidi="ar-SA"/>
    </w:rPr>
  </w:style>
  <w:style w:type="paragraph" w:customStyle="1" w:styleId="1092">
    <w:name w:val="表格标题"/>
    <w:basedOn w:val="1"/>
    <w:next w:val="1"/>
    <w:qFormat/>
    <w:uiPriority w:val="0"/>
    <w:pPr>
      <w:spacing w:line="360" w:lineRule="auto"/>
      <w:jc w:val="center"/>
    </w:pPr>
    <w:rPr>
      <w:sz w:val="28"/>
      <w:szCs w:val="28"/>
    </w:rPr>
  </w:style>
  <w:style w:type="paragraph" w:customStyle="1" w:styleId="1093">
    <w:name w:val="段落文字"/>
    <w:basedOn w:val="18"/>
    <w:qFormat/>
    <w:uiPriority w:val="0"/>
    <w:pPr>
      <w:spacing w:line="360" w:lineRule="auto"/>
      <w:ind w:firstLine="560"/>
    </w:pPr>
    <w:rPr>
      <w:sz w:val="28"/>
      <w:szCs w:val="28"/>
      <w:lang w:val="en-US" w:eastAsia="zh-CN"/>
    </w:rPr>
  </w:style>
  <w:style w:type="paragraph" w:customStyle="1" w:styleId="1094">
    <w:name w:val="标准文件_附录表标题"/>
    <w:next w:val="1"/>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095">
    <w:name w:val="标准文件_段"/>
    <w:qFormat/>
    <w:uiPriority w:val="0"/>
    <w:pPr>
      <w:autoSpaceDE w:val="0"/>
      <w:autoSpaceDN w:val="0"/>
      <w:adjustRightInd w:val="0"/>
      <w:snapToGrid w:val="0"/>
      <w:spacing w:line="350" w:lineRule="exact"/>
      <w:ind w:left="-50" w:leftChars="-50" w:right="-50" w:rightChars="-50" w:firstLine="200" w:firstLineChars="200"/>
      <w:jc w:val="both"/>
    </w:pPr>
    <w:rPr>
      <w:rFonts w:ascii="宋体" w:hAnsi="Times New Roman" w:eastAsia="宋体" w:cs="Times New Roman"/>
      <w:spacing w:val="2"/>
      <w:sz w:val="21"/>
      <w:lang w:val="en-US" w:eastAsia="zh-CN" w:bidi="ar-SA"/>
    </w:rPr>
  </w:style>
  <w:style w:type="paragraph" w:customStyle="1" w:styleId="1096">
    <w:name w:val="样式 标题 4 + 宋体 小四 非加粗"/>
    <w:basedOn w:val="6"/>
    <w:qFormat/>
    <w:uiPriority w:val="0"/>
    <w:pPr>
      <w:numPr>
        <w:numId w:val="0"/>
      </w:numPr>
      <w:tabs>
        <w:tab w:val="left" w:pos="1080"/>
      </w:tabs>
      <w:adjustRightInd/>
      <w:spacing w:before="0" w:line="377" w:lineRule="auto"/>
      <w:ind w:left="862" w:hanging="862" w:firstLineChars="100"/>
      <w:jc w:val="both"/>
    </w:pPr>
    <w:rPr>
      <w:rFonts w:ascii="宋体" w:hAnsi="宋体"/>
      <w:b w:val="0"/>
      <w:bCs w:val="0"/>
      <w:smallCaps w:val="0"/>
      <w:kern w:val="2"/>
      <w:sz w:val="24"/>
      <w:szCs w:val="20"/>
      <w:lang w:val="en-US" w:eastAsia="zh-CN"/>
    </w:rPr>
  </w:style>
  <w:style w:type="paragraph" w:customStyle="1" w:styleId="1097">
    <w:name w:val="图表题"/>
    <w:basedOn w:val="1"/>
    <w:qFormat/>
    <w:uiPriority w:val="0"/>
    <w:pPr>
      <w:spacing w:before="62" w:after="62" w:line="288" w:lineRule="auto"/>
      <w:jc w:val="center"/>
    </w:pPr>
    <w:rPr>
      <w:rFonts w:eastAsia="仿宋_GB2312"/>
      <w:sz w:val="21"/>
      <w:szCs w:val="21"/>
    </w:rPr>
  </w:style>
  <w:style w:type="paragraph" w:customStyle="1" w:styleId="1098">
    <w:name w:val="样式 标题 2 + 段前: 6 磅 段后: 0 磅 行距: 单倍行距"/>
    <w:basedOn w:val="4"/>
    <w:qFormat/>
    <w:uiPriority w:val="0"/>
    <w:pPr>
      <w:numPr>
        <w:numId w:val="0"/>
      </w:numPr>
      <w:tabs>
        <w:tab w:val="left" w:pos="576"/>
      </w:tabs>
      <w:adjustRightInd/>
      <w:spacing w:before="0" w:after="260" w:afterLines="50" w:line="240" w:lineRule="auto"/>
      <w:ind w:left="578" w:hanging="578"/>
      <w:jc w:val="both"/>
    </w:pPr>
    <w:rPr>
      <w:rFonts w:eastAsia="宋体"/>
      <w:smallCaps w:val="0"/>
      <w:kern w:val="2"/>
      <w:sz w:val="24"/>
      <w:szCs w:val="20"/>
      <w:lang w:val="en-US" w:eastAsia="zh-CN"/>
    </w:rPr>
  </w:style>
  <w:style w:type="paragraph" w:customStyle="1" w:styleId="1099">
    <w:name w:val="星船-正文格式"/>
    <w:basedOn w:val="1"/>
    <w:link w:val="1100"/>
    <w:qFormat/>
    <w:uiPriority w:val="0"/>
    <w:pPr>
      <w:spacing w:line="360" w:lineRule="auto"/>
      <w:ind w:firstLine="480" w:firstLineChars="200"/>
    </w:pPr>
    <w:rPr>
      <w:szCs w:val="20"/>
      <w:lang w:val="zh-CN" w:eastAsia="zh-CN"/>
    </w:rPr>
  </w:style>
  <w:style w:type="character" w:customStyle="1" w:styleId="1100">
    <w:name w:val="星船-正文格式 Char"/>
    <w:link w:val="1099"/>
    <w:qFormat/>
    <w:uiPriority w:val="0"/>
    <w:rPr>
      <w:kern w:val="2"/>
      <w:sz w:val="24"/>
    </w:rPr>
  </w:style>
  <w:style w:type="paragraph" w:customStyle="1" w:styleId="1101">
    <w:name w:val="纯文本2"/>
    <w:basedOn w:val="1"/>
    <w:qFormat/>
    <w:uiPriority w:val="0"/>
    <w:pPr>
      <w:autoSpaceDE w:val="0"/>
      <w:autoSpaceDN w:val="0"/>
      <w:adjustRightInd w:val="0"/>
      <w:snapToGrid w:val="0"/>
      <w:spacing w:line="360" w:lineRule="auto"/>
      <w:ind w:firstLine="200" w:firstLineChars="200"/>
      <w:jc w:val="center"/>
      <w:textAlignment w:val="baseline"/>
    </w:pPr>
    <w:rPr>
      <w:rFonts w:ascii="宋体" w:hAnsi="Tms Rmn"/>
      <w:kern w:val="0"/>
      <w:szCs w:val="20"/>
    </w:rPr>
  </w:style>
  <w:style w:type="paragraph" w:customStyle="1" w:styleId="1102">
    <w:name w:val="样式 居中 行距: 最小值 23 磅"/>
    <w:basedOn w:val="1"/>
    <w:qFormat/>
    <w:uiPriority w:val="0"/>
    <w:pPr>
      <w:spacing w:line="460" w:lineRule="atLeast"/>
      <w:jc w:val="center"/>
    </w:pPr>
    <w:rPr>
      <w:rFonts w:cs="宋体"/>
      <w:sz w:val="21"/>
      <w:szCs w:val="20"/>
    </w:rPr>
  </w:style>
  <w:style w:type="paragraph" w:customStyle="1" w:styleId="1103">
    <w:name w:val="列出段落2"/>
    <w:basedOn w:val="1"/>
    <w:qFormat/>
    <w:uiPriority w:val="0"/>
    <w:pPr>
      <w:overflowPunct w:val="0"/>
      <w:adjustRightInd w:val="0"/>
      <w:snapToGrid w:val="0"/>
      <w:spacing w:line="360" w:lineRule="auto"/>
      <w:ind w:firstLine="420" w:firstLineChars="200"/>
    </w:pPr>
    <w:rPr>
      <w:kern w:val="0"/>
    </w:rPr>
  </w:style>
  <w:style w:type="paragraph" w:customStyle="1" w:styleId="1104">
    <w:name w:val="样式 正文表标题[SWIEE] + 五号"/>
    <w:basedOn w:val="357"/>
    <w:qFormat/>
    <w:uiPriority w:val="0"/>
    <w:pPr>
      <w:keepNext/>
      <w:numPr>
        <w:numId w:val="0"/>
      </w:numPr>
      <w:tabs>
        <w:tab w:val="left" w:pos="840"/>
      </w:tabs>
      <w:ind w:left="2852" w:hanging="420"/>
    </w:pPr>
    <w:rPr>
      <w:sz w:val="21"/>
    </w:rPr>
  </w:style>
  <w:style w:type="paragraph" w:customStyle="1" w:styleId="1105">
    <w:name w:val="纯文本3"/>
    <w:basedOn w:val="1"/>
    <w:qFormat/>
    <w:uiPriority w:val="0"/>
    <w:pPr>
      <w:autoSpaceDE w:val="0"/>
      <w:autoSpaceDN w:val="0"/>
      <w:adjustRightInd w:val="0"/>
      <w:snapToGrid w:val="0"/>
      <w:spacing w:line="360" w:lineRule="auto"/>
      <w:ind w:firstLine="200" w:firstLineChars="200"/>
      <w:jc w:val="center"/>
    </w:pPr>
    <w:rPr>
      <w:rFonts w:ascii="宋体" w:hAnsi="Tms Rmn"/>
      <w:kern w:val="0"/>
      <w:szCs w:val="20"/>
    </w:rPr>
  </w:style>
  <w:style w:type="paragraph" w:customStyle="1" w:styleId="1106">
    <w:name w:val="正文文本缩进 31_0"/>
    <w:basedOn w:val="1"/>
    <w:qFormat/>
    <w:uiPriority w:val="0"/>
    <w:pPr>
      <w:widowControl/>
      <w:adjustRightInd w:val="0"/>
      <w:spacing w:after="120"/>
      <w:ind w:left="420"/>
      <w:jc w:val="left"/>
    </w:pPr>
    <w:rPr>
      <w:rFonts w:ascii="宋体"/>
      <w:kern w:val="0"/>
      <w:sz w:val="16"/>
      <w:szCs w:val="20"/>
    </w:rPr>
  </w:style>
  <w:style w:type="paragraph" w:customStyle="1" w:styleId="1107">
    <w:name w:val="无缩进标题"/>
    <w:basedOn w:val="1"/>
    <w:link w:val="1108"/>
    <w:qFormat/>
    <w:uiPriority w:val="0"/>
    <w:pPr>
      <w:spacing w:before="60" w:line="460" w:lineRule="exact"/>
      <w:ind w:left="357" w:hanging="357"/>
    </w:pPr>
    <w:rPr>
      <w:rFonts w:ascii="华文中宋" w:hAnsi="华文中宋" w:eastAsia="华文中宋"/>
      <w:lang w:val="zh-CN" w:eastAsia="zh-CN"/>
    </w:rPr>
  </w:style>
  <w:style w:type="character" w:customStyle="1" w:styleId="1108">
    <w:name w:val="无缩进标题 Char"/>
    <w:link w:val="1107"/>
    <w:qFormat/>
    <w:uiPriority w:val="0"/>
    <w:rPr>
      <w:rFonts w:ascii="华文中宋" w:hAnsi="华文中宋" w:eastAsia="华文中宋"/>
      <w:kern w:val="2"/>
      <w:sz w:val="24"/>
      <w:szCs w:val="24"/>
    </w:rPr>
  </w:style>
  <w:style w:type="character" w:customStyle="1" w:styleId="1109">
    <w:name w:val="m1"/>
    <w:qFormat/>
    <w:uiPriority w:val="0"/>
    <w:rPr>
      <w:color w:val="0000FF"/>
    </w:rPr>
  </w:style>
  <w:style w:type="character" w:customStyle="1" w:styleId="1110">
    <w:name w:val="pi1"/>
    <w:qFormat/>
    <w:uiPriority w:val="0"/>
    <w:rPr>
      <w:color w:val="0000FF"/>
    </w:rPr>
  </w:style>
  <w:style w:type="character" w:customStyle="1" w:styleId="1111">
    <w:name w:val="t1"/>
    <w:qFormat/>
    <w:uiPriority w:val="0"/>
    <w:rPr>
      <w:color w:val="990000"/>
    </w:rPr>
  </w:style>
  <w:style w:type="character" w:customStyle="1" w:styleId="1112">
    <w:name w:val="b1"/>
    <w:qFormat/>
    <w:uiPriority w:val="0"/>
    <w:rPr>
      <w:rFonts w:hint="default" w:ascii="Courier New" w:hAnsi="Courier New" w:cs="Courier New"/>
      <w:b/>
      <w:bCs/>
      <w:color w:val="FF0000"/>
      <w:u w:val="none"/>
    </w:rPr>
  </w:style>
  <w:style w:type="character" w:customStyle="1" w:styleId="1113">
    <w:name w:val="apple-converted-spac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wmf"/><Relationship Id="rId17" Type="http://schemas.openxmlformats.org/officeDocument/2006/relationships/oleObject" Target="embeddings/oleObject2.bin"/><Relationship Id="rId16" Type="http://schemas.openxmlformats.org/officeDocument/2006/relationships/image" Target="media/image2.jpeg"/><Relationship Id="rId15" Type="http://schemas.openxmlformats.org/officeDocument/2006/relationships/image" Target="media/image1.w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0381B-2E8B-49D8-821C-1D041FA7F67E}">
  <ds:schemaRefs/>
</ds:datastoreItem>
</file>

<file path=docProps/app.xml><?xml version="1.0" encoding="utf-8"?>
<Properties xmlns="http://schemas.openxmlformats.org/officeDocument/2006/extended-properties" xmlns:vt="http://schemas.openxmlformats.org/officeDocument/2006/docPropsVTypes">
  <Template>Normal.dotm</Template>
  <Pages>271</Pages>
  <Words>24045</Words>
  <Characters>137062</Characters>
  <Lines>1142</Lines>
  <Paragraphs>321</Paragraphs>
  <TotalTime>0</TotalTime>
  <ScaleCrop>false</ScaleCrop>
  <LinksUpToDate>false</LinksUpToDate>
  <CharactersWithSpaces>160786</CharactersWithSpaces>
  <Application>WPS Office_11.2.0.9127_F1E327BC-269C-435d-A152-05C5408002CA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2018-08-22T01:36:00Z</dcterms:created>
  <dc:creator>FENGYONG</dc:creator>
  <cp:lastModifiedBy>VAS-1</cp:lastModifiedBy>
  <dcterms:modified xsi:type="dcterms:W3CDTF">2020-01-11T09:01:27Z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